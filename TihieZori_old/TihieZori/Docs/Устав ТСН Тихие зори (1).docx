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4BB58" w14:textId="77777777" w:rsidR="005F610D" w:rsidRPr="00C4513D" w:rsidRDefault="005F610D" w:rsidP="005F610D">
      <w:pPr>
        <w:pStyle w:val="8"/>
        <w:spacing w:before="0"/>
        <w:jc w:val="right"/>
        <w:rPr>
          <w:rFonts w:ascii="Times New Roman" w:hAnsi="Times New Roman" w:cs="Times New Roman"/>
          <w:b/>
          <w:color w:val="auto"/>
          <w:kern w:val="22"/>
          <w:sz w:val="24"/>
          <w:szCs w:val="24"/>
        </w:rPr>
      </w:pPr>
      <w:r w:rsidRPr="00C4513D">
        <w:rPr>
          <w:rFonts w:ascii="Times New Roman" w:hAnsi="Times New Roman" w:cs="Times New Roman"/>
          <w:b/>
          <w:color w:val="auto"/>
          <w:kern w:val="22"/>
          <w:sz w:val="24"/>
          <w:szCs w:val="24"/>
        </w:rPr>
        <w:t>УТВЕРЖДЕН</w:t>
      </w:r>
    </w:p>
    <w:p w14:paraId="28022DFC" w14:textId="2E5F9D55" w:rsidR="005F610D" w:rsidRPr="00C4513D" w:rsidRDefault="005F610D" w:rsidP="005F610D">
      <w:pPr>
        <w:spacing w:after="0"/>
        <w:jc w:val="right"/>
        <w:rPr>
          <w:rFonts w:ascii="Times New Roman" w:hAnsi="Times New Roman" w:cs="Times New Roman"/>
          <w:b/>
          <w:kern w:val="22"/>
          <w:sz w:val="24"/>
          <w:szCs w:val="24"/>
        </w:rPr>
      </w:pPr>
      <w:r w:rsidRPr="00C4513D">
        <w:rPr>
          <w:rFonts w:ascii="Times New Roman" w:hAnsi="Times New Roman" w:cs="Times New Roman"/>
          <w:b/>
          <w:kern w:val="22"/>
          <w:sz w:val="24"/>
          <w:szCs w:val="24"/>
        </w:rPr>
        <w:t>Протоколом общего собрания членов</w:t>
      </w:r>
    </w:p>
    <w:p w14:paraId="5B464507" w14:textId="2973D0ED" w:rsidR="005F610D" w:rsidRPr="00C4513D" w:rsidRDefault="00F6091D" w:rsidP="005F610D">
      <w:pPr>
        <w:spacing w:after="0"/>
        <w:jc w:val="right"/>
        <w:rPr>
          <w:rFonts w:ascii="Times New Roman" w:hAnsi="Times New Roman" w:cs="Times New Roman"/>
          <w:b/>
          <w:kern w:val="22"/>
          <w:sz w:val="24"/>
          <w:szCs w:val="24"/>
        </w:rPr>
      </w:pPr>
      <w:r>
        <w:rPr>
          <w:rFonts w:ascii="Times New Roman" w:hAnsi="Times New Roman" w:cs="Times New Roman"/>
          <w:b/>
          <w:kern w:val="22"/>
          <w:sz w:val="24"/>
          <w:szCs w:val="24"/>
        </w:rPr>
        <w:t>Товарищества с</w:t>
      </w:r>
      <w:r w:rsidR="00205D53">
        <w:rPr>
          <w:rFonts w:ascii="Times New Roman" w:hAnsi="Times New Roman" w:cs="Times New Roman"/>
          <w:b/>
          <w:kern w:val="22"/>
          <w:sz w:val="24"/>
          <w:szCs w:val="24"/>
        </w:rPr>
        <w:t>обственников</w:t>
      </w:r>
    </w:p>
    <w:p w14:paraId="76AADFC1" w14:textId="1DE99F81" w:rsidR="005F610D" w:rsidRPr="00C4513D" w:rsidRDefault="00205D53" w:rsidP="005F610D">
      <w:pPr>
        <w:spacing w:after="0"/>
        <w:jc w:val="right"/>
        <w:rPr>
          <w:rFonts w:ascii="Times New Roman" w:hAnsi="Times New Roman" w:cs="Times New Roman"/>
          <w:b/>
          <w:kern w:val="22"/>
          <w:sz w:val="24"/>
          <w:szCs w:val="24"/>
          <w:lang w:val="lt-LT"/>
        </w:rPr>
      </w:pPr>
      <w:r>
        <w:rPr>
          <w:rFonts w:ascii="Times New Roman" w:hAnsi="Times New Roman" w:cs="Times New Roman"/>
          <w:b/>
          <w:kern w:val="22"/>
          <w:sz w:val="24"/>
          <w:szCs w:val="24"/>
        </w:rPr>
        <w:t>недвижимости</w:t>
      </w:r>
      <w:r w:rsidR="005F610D" w:rsidRPr="00C4513D">
        <w:rPr>
          <w:rFonts w:ascii="Times New Roman" w:hAnsi="Times New Roman" w:cs="Times New Roman"/>
          <w:b/>
          <w:kern w:val="22"/>
          <w:sz w:val="24"/>
          <w:szCs w:val="24"/>
        </w:rPr>
        <w:t xml:space="preserve"> "</w:t>
      </w:r>
      <w:r w:rsidR="00B41327">
        <w:rPr>
          <w:rFonts w:ascii="Times New Roman" w:hAnsi="Times New Roman" w:cs="Times New Roman"/>
          <w:b/>
          <w:kern w:val="22"/>
          <w:sz w:val="24"/>
          <w:szCs w:val="24"/>
        </w:rPr>
        <w:t>Тихие зори</w:t>
      </w:r>
      <w:r w:rsidR="005F610D" w:rsidRPr="00C4513D">
        <w:rPr>
          <w:rFonts w:ascii="Times New Roman" w:hAnsi="Times New Roman" w:cs="Times New Roman"/>
          <w:b/>
          <w:kern w:val="22"/>
          <w:sz w:val="24"/>
          <w:szCs w:val="24"/>
        </w:rPr>
        <w:t>"</w:t>
      </w:r>
    </w:p>
    <w:p w14:paraId="1456ECB2" w14:textId="32CAF239" w:rsidR="005F610D" w:rsidRPr="00C4513D" w:rsidRDefault="005F610D" w:rsidP="005F610D">
      <w:pPr>
        <w:spacing w:after="0"/>
        <w:jc w:val="right"/>
        <w:rPr>
          <w:rFonts w:ascii="Times New Roman" w:hAnsi="Times New Roman" w:cs="Times New Roman"/>
          <w:b/>
          <w:kern w:val="22"/>
          <w:sz w:val="24"/>
          <w:szCs w:val="24"/>
        </w:rPr>
      </w:pPr>
      <w:r w:rsidRPr="00C4513D">
        <w:rPr>
          <w:rFonts w:ascii="Times New Roman" w:hAnsi="Times New Roman" w:cs="Times New Roman"/>
          <w:b/>
          <w:kern w:val="22"/>
          <w:sz w:val="24"/>
          <w:szCs w:val="24"/>
        </w:rPr>
        <w:t xml:space="preserve">Протокол № __ от «___» </w:t>
      </w:r>
      <w:r w:rsidR="00C4513D" w:rsidRPr="00C4513D">
        <w:rPr>
          <w:rFonts w:ascii="Times New Roman" w:hAnsi="Times New Roman" w:cs="Times New Roman"/>
          <w:b/>
          <w:kern w:val="22"/>
          <w:sz w:val="24"/>
          <w:szCs w:val="24"/>
        </w:rPr>
        <w:t>_____</w:t>
      </w:r>
      <w:r w:rsidRPr="00C4513D">
        <w:rPr>
          <w:rFonts w:ascii="Times New Roman" w:hAnsi="Times New Roman" w:cs="Times New Roman"/>
          <w:b/>
          <w:kern w:val="22"/>
          <w:sz w:val="24"/>
          <w:szCs w:val="24"/>
        </w:rPr>
        <w:t xml:space="preserve"> 201</w:t>
      </w:r>
      <w:r w:rsidR="00C4513D" w:rsidRPr="00C4513D">
        <w:rPr>
          <w:rFonts w:ascii="Times New Roman" w:hAnsi="Times New Roman" w:cs="Times New Roman"/>
          <w:b/>
          <w:kern w:val="22"/>
          <w:sz w:val="24"/>
          <w:szCs w:val="24"/>
        </w:rPr>
        <w:t>__</w:t>
      </w:r>
      <w:r w:rsidRPr="00C4513D">
        <w:rPr>
          <w:rFonts w:ascii="Times New Roman" w:hAnsi="Times New Roman" w:cs="Times New Roman"/>
          <w:b/>
          <w:kern w:val="22"/>
          <w:sz w:val="24"/>
          <w:szCs w:val="24"/>
        </w:rPr>
        <w:t xml:space="preserve"> г.</w:t>
      </w:r>
    </w:p>
    <w:p w14:paraId="48BAE1D8" w14:textId="2EBB342C"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5ECD500D" w14:textId="0584FB49"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59A8DCF6" w14:textId="3E31A11C"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10FE7D8D" w14:textId="0E233D8D"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78FD0DF4" w14:textId="1F0D51A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5D01A7C4" w14:textId="238DE3F8"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231E85B" w14:textId="6FABB2C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8F5DC86" w14:textId="7B19D9EA"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DA8A652" w14:textId="0190541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7F34F5A8" w14:textId="2DC12DEF"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670C060F" w14:textId="77777777"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4CA110F"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6C4DA443"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116E35A1"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22A40A2E" w14:textId="79A38690" w:rsidR="00D136FD" w:rsidRPr="00C4513D" w:rsidRDefault="00D136FD" w:rsidP="00D136FD">
      <w:pPr>
        <w:pStyle w:val="a3"/>
        <w:shd w:val="clear" w:color="auto" w:fill="FFFFFF"/>
        <w:spacing w:before="0" w:beforeAutospacing="0" w:after="0" w:afterAutospacing="0"/>
        <w:jc w:val="center"/>
        <w:textAlignment w:val="baseline"/>
        <w:rPr>
          <w:sz w:val="96"/>
          <w:szCs w:val="96"/>
        </w:rPr>
      </w:pPr>
      <w:r w:rsidRPr="00C4513D">
        <w:rPr>
          <w:rStyle w:val="a4"/>
          <w:sz w:val="96"/>
          <w:szCs w:val="96"/>
          <w:bdr w:val="none" w:sz="0" w:space="0" w:color="auto" w:frame="1"/>
        </w:rPr>
        <w:t>УСТАВ</w:t>
      </w:r>
    </w:p>
    <w:p w14:paraId="6DB7302F" w14:textId="6AFC6F64" w:rsidR="00205D53" w:rsidRDefault="00633904" w:rsidP="00D136FD">
      <w:pPr>
        <w:pStyle w:val="a3"/>
        <w:shd w:val="clear" w:color="auto" w:fill="FFFFFF"/>
        <w:spacing w:before="0" w:beforeAutospacing="0" w:after="0" w:afterAutospacing="0"/>
        <w:jc w:val="center"/>
        <w:textAlignment w:val="baseline"/>
        <w:rPr>
          <w:rStyle w:val="a5"/>
          <w:b/>
          <w:bCs/>
          <w:sz w:val="56"/>
          <w:szCs w:val="56"/>
          <w:bdr w:val="none" w:sz="0" w:space="0" w:color="auto" w:frame="1"/>
        </w:rPr>
      </w:pPr>
      <w:r>
        <w:rPr>
          <w:rStyle w:val="a5"/>
          <w:b/>
          <w:bCs/>
          <w:sz w:val="56"/>
          <w:szCs w:val="56"/>
          <w:bdr w:val="none" w:sz="0" w:space="0" w:color="auto" w:frame="1"/>
        </w:rPr>
        <w:t>Т</w:t>
      </w:r>
      <w:r w:rsidR="00205D53">
        <w:rPr>
          <w:rStyle w:val="a5"/>
          <w:b/>
          <w:bCs/>
          <w:sz w:val="56"/>
          <w:szCs w:val="56"/>
          <w:bdr w:val="none" w:sz="0" w:space="0" w:color="auto" w:frame="1"/>
        </w:rPr>
        <w:t>оварищества собственников недвижимости</w:t>
      </w:r>
    </w:p>
    <w:p w14:paraId="2145CEB4" w14:textId="48A398EB" w:rsidR="00D136FD" w:rsidRPr="00205D53" w:rsidRDefault="00D136FD" w:rsidP="00D136FD">
      <w:pPr>
        <w:pStyle w:val="a3"/>
        <w:shd w:val="clear" w:color="auto" w:fill="FFFFFF"/>
        <w:spacing w:before="0" w:beforeAutospacing="0" w:after="0" w:afterAutospacing="0"/>
        <w:jc w:val="center"/>
        <w:textAlignment w:val="baseline"/>
        <w:rPr>
          <w:sz w:val="72"/>
          <w:szCs w:val="72"/>
        </w:rPr>
      </w:pPr>
      <w:r w:rsidRPr="00205D53">
        <w:rPr>
          <w:rStyle w:val="a5"/>
          <w:b/>
          <w:bCs/>
          <w:sz w:val="72"/>
          <w:szCs w:val="72"/>
          <w:bdr w:val="none" w:sz="0" w:space="0" w:color="auto" w:frame="1"/>
        </w:rPr>
        <w:t>«</w:t>
      </w:r>
      <w:r w:rsidR="00633904">
        <w:rPr>
          <w:rStyle w:val="a5"/>
          <w:b/>
          <w:bCs/>
          <w:sz w:val="72"/>
          <w:szCs w:val="72"/>
          <w:bdr w:val="none" w:sz="0" w:space="0" w:color="auto" w:frame="1"/>
        </w:rPr>
        <w:t>Тихие зори</w:t>
      </w:r>
      <w:r w:rsidRPr="00205D53">
        <w:rPr>
          <w:rStyle w:val="a5"/>
          <w:b/>
          <w:bCs/>
          <w:sz w:val="72"/>
          <w:szCs w:val="72"/>
          <w:bdr w:val="none" w:sz="0" w:space="0" w:color="auto" w:frame="1"/>
        </w:rPr>
        <w:t>»</w:t>
      </w:r>
    </w:p>
    <w:p w14:paraId="377FEAC3" w14:textId="77777777" w:rsidR="00D136FD" w:rsidRPr="00C4513D" w:rsidRDefault="00D136FD" w:rsidP="00D136FD">
      <w:pPr>
        <w:pStyle w:val="a3"/>
        <w:shd w:val="clear" w:color="auto" w:fill="FFFFFF"/>
        <w:spacing w:before="0" w:beforeAutospacing="0" w:after="0" w:afterAutospacing="0"/>
        <w:jc w:val="center"/>
        <w:textAlignment w:val="baseline"/>
        <w:rPr>
          <w:b/>
        </w:rPr>
      </w:pPr>
      <w:r w:rsidRPr="00C4513D">
        <w:rPr>
          <w:rStyle w:val="a5"/>
          <w:b/>
          <w:bdr w:val="none" w:sz="0" w:space="0" w:color="auto" w:frame="1"/>
        </w:rPr>
        <w:t>(новая редакция)</w:t>
      </w:r>
    </w:p>
    <w:p w14:paraId="09E329B4" w14:textId="53515E4A" w:rsidR="00C4513D" w:rsidRDefault="00C4513D" w:rsidP="00D136FD">
      <w:pPr>
        <w:pStyle w:val="a3"/>
        <w:shd w:val="clear" w:color="auto" w:fill="FFFFFF"/>
        <w:spacing w:before="0" w:beforeAutospacing="0" w:after="0" w:afterAutospacing="0"/>
        <w:textAlignment w:val="baseline"/>
      </w:pPr>
    </w:p>
    <w:p w14:paraId="739B2BD9" w14:textId="35351003" w:rsidR="00C4513D" w:rsidRDefault="00C4513D" w:rsidP="00D136FD">
      <w:pPr>
        <w:pStyle w:val="a3"/>
        <w:shd w:val="clear" w:color="auto" w:fill="FFFFFF"/>
        <w:spacing w:before="0" w:beforeAutospacing="0" w:after="0" w:afterAutospacing="0"/>
        <w:textAlignment w:val="baseline"/>
      </w:pPr>
    </w:p>
    <w:p w14:paraId="4FB41ACB" w14:textId="4B74BBD1" w:rsidR="00C4513D" w:rsidRDefault="00C4513D" w:rsidP="00D136FD">
      <w:pPr>
        <w:pStyle w:val="a3"/>
        <w:shd w:val="clear" w:color="auto" w:fill="FFFFFF"/>
        <w:spacing w:before="0" w:beforeAutospacing="0" w:after="0" w:afterAutospacing="0"/>
        <w:textAlignment w:val="baseline"/>
      </w:pPr>
    </w:p>
    <w:p w14:paraId="58562FD2" w14:textId="7D755E88" w:rsidR="00C4513D" w:rsidRDefault="00C4513D" w:rsidP="00D136FD">
      <w:pPr>
        <w:pStyle w:val="a3"/>
        <w:shd w:val="clear" w:color="auto" w:fill="FFFFFF"/>
        <w:spacing w:before="0" w:beforeAutospacing="0" w:after="0" w:afterAutospacing="0"/>
        <w:textAlignment w:val="baseline"/>
      </w:pPr>
    </w:p>
    <w:p w14:paraId="24F79E4C" w14:textId="4A808E65" w:rsidR="00C4513D" w:rsidRDefault="00C4513D" w:rsidP="00D136FD">
      <w:pPr>
        <w:pStyle w:val="a3"/>
        <w:shd w:val="clear" w:color="auto" w:fill="FFFFFF"/>
        <w:spacing w:before="0" w:beforeAutospacing="0" w:after="0" w:afterAutospacing="0"/>
        <w:textAlignment w:val="baseline"/>
      </w:pPr>
    </w:p>
    <w:p w14:paraId="40E388CA" w14:textId="74038DE3" w:rsidR="00C4513D" w:rsidRDefault="00C4513D" w:rsidP="00D136FD">
      <w:pPr>
        <w:pStyle w:val="a3"/>
        <w:shd w:val="clear" w:color="auto" w:fill="FFFFFF"/>
        <w:spacing w:before="0" w:beforeAutospacing="0" w:after="0" w:afterAutospacing="0"/>
        <w:textAlignment w:val="baseline"/>
      </w:pPr>
    </w:p>
    <w:p w14:paraId="47673BDE" w14:textId="5E709DF8" w:rsidR="00C4513D" w:rsidRDefault="00C4513D" w:rsidP="00D136FD">
      <w:pPr>
        <w:pStyle w:val="a3"/>
        <w:shd w:val="clear" w:color="auto" w:fill="FFFFFF"/>
        <w:spacing w:before="0" w:beforeAutospacing="0" w:after="0" w:afterAutospacing="0"/>
        <w:textAlignment w:val="baseline"/>
      </w:pPr>
    </w:p>
    <w:p w14:paraId="216929A2" w14:textId="5A6EECF7" w:rsidR="00C4513D" w:rsidRDefault="00C4513D" w:rsidP="00D136FD">
      <w:pPr>
        <w:pStyle w:val="a3"/>
        <w:shd w:val="clear" w:color="auto" w:fill="FFFFFF"/>
        <w:spacing w:before="0" w:beforeAutospacing="0" w:after="0" w:afterAutospacing="0"/>
        <w:textAlignment w:val="baseline"/>
      </w:pPr>
    </w:p>
    <w:p w14:paraId="6C8593A6" w14:textId="5B7E31ED" w:rsidR="00C4513D" w:rsidRDefault="00C4513D" w:rsidP="00D136FD">
      <w:pPr>
        <w:pStyle w:val="a3"/>
        <w:shd w:val="clear" w:color="auto" w:fill="FFFFFF"/>
        <w:spacing w:before="0" w:beforeAutospacing="0" w:after="0" w:afterAutospacing="0"/>
        <w:textAlignment w:val="baseline"/>
      </w:pPr>
    </w:p>
    <w:p w14:paraId="134E3D39" w14:textId="472E4ADC" w:rsidR="00C4513D" w:rsidRDefault="00C4513D" w:rsidP="00D136FD">
      <w:pPr>
        <w:pStyle w:val="a3"/>
        <w:shd w:val="clear" w:color="auto" w:fill="FFFFFF"/>
        <w:spacing w:before="0" w:beforeAutospacing="0" w:after="0" w:afterAutospacing="0"/>
        <w:textAlignment w:val="baseline"/>
      </w:pPr>
    </w:p>
    <w:p w14:paraId="55FAAB71" w14:textId="77777777" w:rsidR="00633904" w:rsidRDefault="00633904" w:rsidP="00D136FD">
      <w:pPr>
        <w:pStyle w:val="a3"/>
        <w:shd w:val="clear" w:color="auto" w:fill="FFFFFF"/>
        <w:spacing w:before="0" w:beforeAutospacing="0" w:after="0" w:afterAutospacing="0"/>
        <w:textAlignment w:val="baseline"/>
      </w:pPr>
    </w:p>
    <w:p w14:paraId="081460A3" w14:textId="10CC03C4" w:rsidR="00C4513D" w:rsidRDefault="00C4513D" w:rsidP="00D136FD">
      <w:pPr>
        <w:pStyle w:val="a3"/>
        <w:shd w:val="clear" w:color="auto" w:fill="FFFFFF"/>
        <w:spacing w:before="0" w:beforeAutospacing="0" w:after="0" w:afterAutospacing="0"/>
        <w:textAlignment w:val="baseline"/>
      </w:pPr>
    </w:p>
    <w:p w14:paraId="7DB932AB" w14:textId="44D9BA5D" w:rsidR="00C4513D" w:rsidRDefault="00C4513D" w:rsidP="00D136FD">
      <w:pPr>
        <w:pStyle w:val="a3"/>
        <w:shd w:val="clear" w:color="auto" w:fill="FFFFFF"/>
        <w:spacing w:before="0" w:beforeAutospacing="0" w:after="0" w:afterAutospacing="0"/>
        <w:textAlignment w:val="baseline"/>
      </w:pPr>
    </w:p>
    <w:p w14:paraId="6FCF5F85" w14:textId="77777777" w:rsidR="00C4513D" w:rsidRDefault="00C4513D" w:rsidP="00D136FD">
      <w:pPr>
        <w:pStyle w:val="a3"/>
        <w:shd w:val="clear" w:color="auto" w:fill="FFFFFF"/>
        <w:spacing w:before="0" w:beforeAutospacing="0" w:after="0" w:afterAutospacing="0"/>
        <w:textAlignment w:val="baseline"/>
      </w:pPr>
    </w:p>
    <w:p w14:paraId="6D8E8E7F" w14:textId="10FD9294" w:rsidR="00C4513D" w:rsidRDefault="00C4513D" w:rsidP="00D136FD">
      <w:pPr>
        <w:pStyle w:val="a3"/>
        <w:shd w:val="clear" w:color="auto" w:fill="FFFFFF"/>
        <w:spacing w:before="0" w:beforeAutospacing="0" w:after="0" w:afterAutospacing="0"/>
        <w:textAlignment w:val="baseline"/>
      </w:pPr>
    </w:p>
    <w:p w14:paraId="564C649A" w14:textId="77777777" w:rsidR="00C4513D" w:rsidRDefault="00C4513D" w:rsidP="00C4513D">
      <w:pPr>
        <w:pStyle w:val="a3"/>
        <w:shd w:val="clear" w:color="auto" w:fill="FFFFFF"/>
        <w:spacing w:before="0" w:beforeAutospacing="0" w:after="0" w:afterAutospacing="0"/>
        <w:jc w:val="center"/>
        <w:textAlignment w:val="baseline"/>
        <w:rPr>
          <w:b/>
        </w:rPr>
      </w:pPr>
      <w:r>
        <w:rPr>
          <w:b/>
        </w:rPr>
        <w:t>с. Ленинское</w:t>
      </w:r>
    </w:p>
    <w:p w14:paraId="6AECF5BB" w14:textId="4BBC5929" w:rsidR="00C4513D" w:rsidRDefault="00C4513D" w:rsidP="00C4513D">
      <w:pPr>
        <w:pStyle w:val="a3"/>
        <w:shd w:val="clear" w:color="auto" w:fill="FFFFFF"/>
        <w:spacing w:before="0" w:beforeAutospacing="0" w:after="0" w:afterAutospacing="0"/>
        <w:jc w:val="center"/>
        <w:textAlignment w:val="baseline"/>
        <w:rPr>
          <w:b/>
        </w:rPr>
      </w:pPr>
      <w:r>
        <w:rPr>
          <w:b/>
        </w:rPr>
        <w:t>Новосибирского р-на</w:t>
      </w:r>
    </w:p>
    <w:p w14:paraId="13B56558" w14:textId="18F588C3" w:rsidR="00C4513D" w:rsidRPr="00C4513D" w:rsidRDefault="00C4513D" w:rsidP="00C4513D">
      <w:pPr>
        <w:pStyle w:val="a3"/>
        <w:shd w:val="clear" w:color="auto" w:fill="FFFFFF"/>
        <w:spacing w:before="0" w:beforeAutospacing="0" w:after="0" w:afterAutospacing="0"/>
        <w:jc w:val="center"/>
        <w:textAlignment w:val="baseline"/>
        <w:rPr>
          <w:b/>
        </w:rPr>
      </w:pPr>
      <w:r>
        <w:rPr>
          <w:b/>
        </w:rPr>
        <w:t>Новосибирской обл.</w:t>
      </w:r>
    </w:p>
    <w:p w14:paraId="4DABB2A8" w14:textId="25E9A068" w:rsidR="00D136FD" w:rsidRPr="00C4513D" w:rsidRDefault="00D136FD" w:rsidP="00D136FD">
      <w:pPr>
        <w:pStyle w:val="a3"/>
        <w:shd w:val="clear" w:color="auto" w:fill="FFFFFF"/>
        <w:spacing w:before="0" w:beforeAutospacing="0" w:after="0" w:afterAutospacing="0"/>
        <w:jc w:val="center"/>
        <w:textAlignment w:val="baseline"/>
        <w:rPr>
          <w:b/>
        </w:rPr>
      </w:pPr>
      <w:r w:rsidRPr="00C4513D">
        <w:rPr>
          <w:b/>
        </w:rPr>
        <w:t>201</w:t>
      </w:r>
      <w:r w:rsidR="00C46A15">
        <w:rPr>
          <w:b/>
        </w:rPr>
        <w:t>9</w:t>
      </w:r>
      <w:r w:rsidRPr="00C4513D">
        <w:rPr>
          <w:b/>
        </w:rPr>
        <w:t xml:space="preserve"> год</w:t>
      </w:r>
    </w:p>
    <w:p w14:paraId="5AE7C5EF" w14:textId="5F7EC7D7" w:rsidR="00D136FD" w:rsidRPr="00D136FD" w:rsidRDefault="00C4513D" w:rsidP="00C4513D">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Pr>
          <w:rFonts w:ascii="Times New Roman" w:eastAsia="Times New Roman" w:hAnsi="Times New Roman" w:cs="Times New Roman"/>
          <w:b/>
          <w:bCs/>
          <w:kern w:val="36"/>
          <w:sz w:val="24"/>
          <w:szCs w:val="24"/>
          <w:lang w:eastAsia="ru-RU"/>
        </w:rPr>
        <w:lastRenderedPageBreak/>
        <w:t>1</w:t>
      </w:r>
      <w:r w:rsidR="00D136FD" w:rsidRPr="00D136FD">
        <w:rPr>
          <w:rFonts w:ascii="Times New Roman" w:eastAsia="Times New Roman" w:hAnsi="Times New Roman" w:cs="Times New Roman"/>
          <w:b/>
          <w:bCs/>
          <w:kern w:val="36"/>
          <w:sz w:val="24"/>
          <w:szCs w:val="24"/>
          <w:lang w:eastAsia="ru-RU"/>
        </w:rPr>
        <w:t>. Общие положения</w:t>
      </w:r>
    </w:p>
    <w:p w14:paraId="791BF35C" w14:textId="105EFFE8" w:rsidR="00205D53" w:rsidRPr="00B05B61" w:rsidRDefault="00C4513D" w:rsidP="00C4513D">
      <w:pPr>
        <w:spacing w:after="0" w:line="384" w:lineRule="atLeast"/>
        <w:jc w:val="both"/>
        <w:textAlignment w:val="baseline"/>
        <w:rPr>
          <w:rFonts w:ascii="Times New Roman" w:hAnsi="Times New Roman" w:cs="Times New Roman"/>
          <w:color w:val="000000" w:themeColor="text1"/>
          <w:sz w:val="24"/>
          <w:szCs w:val="24"/>
        </w:rPr>
      </w:pPr>
      <w:r>
        <w:rPr>
          <w:rFonts w:ascii="Times New Roman" w:eastAsia="Times New Roman" w:hAnsi="Times New Roman" w:cs="Times New Roman"/>
          <w:sz w:val="24"/>
          <w:szCs w:val="24"/>
          <w:lang w:eastAsia="ru-RU"/>
        </w:rPr>
        <w:t>1.</w:t>
      </w:r>
      <w:r w:rsidR="00D136FD" w:rsidRPr="00D136FD">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 xml:space="preserve"> </w:t>
      </w:r>
      <w:r w:rsidR="00633904">
        <w:rPr>
          <w:rFonts w:ascii="Times New Roman" w:eastAsia="Times New Roman" w:hAnsi="Times New Roman" w:cs="Times New Roman"/>
          <w:sz w:val="24"/>
          <w:szCs w:val="24"/>
          <w:lang w:eastAsia="ru-RU"/>
        </w:rPr>
        <w:t>Т</w:t>
      </w:r>
      <w:r w:rsidR="00205D53" w:rsidRPr="00205D53">
        <w:rPr>
          <w:rFonts w:ascii="Times New Roman" w:hAnsi="Times New Roman" w:cs="Times New Roman"/>
          <w:sz w:val="24"/>
          <w:szCs w:val="24"/>
        </w:rPr>
        <w:t>оварищество собственников недвижимости «</w:t>
      </w:r>
      <w:r w:rsidR="00633904">
        <w:rPr>
          <w:rFonts w:ascii="Times New Roman" w:hAnsi="Times New Roman" w:cs="Times New Roman"/>
          <w:sz w:val="24"/>
          <w:szCs w:val="24"/>
        </w:rPr>
        <w:t>Тихие зори</w:t>
      </w:r>
      <w:r w:rsidR="00205D53" w:rsidRPr="00205D53">
        <w:rPr>
          <w:rFonts w:ascii="Times New Roman" w:hAnsi="Times New Roman" w:cs="Times New Roman"/>
          <w:sz w:val="24"/>
          <w:szCs w:val="24"/>
        </w:rPr>
        <w:t>»</w:t>
      </w:r>
      <w:r w:rsidR="00C46A15">
        <w:rPr>
          <w:rFonts w:ascii="Times New Roman" w:hAnsi="Times New Roman" w:cs="Times New Roman"/>
          <w:sz w:val="24"/>
          <w:szCs w:val="24"/>
        </w:rPr>
        <w:t xml:space="preserve"> (Далее по тексту – «Товарищество»)</w:t>
      </w:r>
      <w:r w:rsidR="00205D53" w:rsidRPr="00205D53">
        <w:rPr>
          <w:rFonts w:ascii="Times New Roman" w:hAnsi="Times New Roman" w:cs="Times New Roman"/>
          <w:sz w:val="24"/>
          <w:szCs w:val="24"/>
        </w:rPr>
        <w:t xml:space="preserve">, создано путем преобразования </w:t>
      </w:r>
      <w:r w:rsidR="00C46A15">
        <w:rPr>
          <w:rFonts w:ascii="Times New Roman" w:hAnsi="Times New Roman" w:cs="Times New Roman"/>
          <w:sz w:val="24"/>
          <w:szCs w:val="24"/>
        </w:rPr>
        <w:t>Д</w:t>
      </w:r>
      <w:r w:rsidR="00205D53">
        <w:rPr>
          <w:rFonts w:ascii="Times New Roman" w:hAnsi="Times New Roman" w:cs="Times New Roman"/>
          <w:sz w:val="24"/>
          <w:szCs w:val="24"/>
        </w:rPr>
        <w:t>ачного</w:t>
      </w:r>
      <w:r w:rsidR="00205D53" w:rsidRPr="00205D53">
        <w:rPr>
          <w:rFonts w:ascii="Times New Roman" w:hAnsi="Times New Roman" w:cs="Times New Roman"/>
          <w:sz w:val="24"/>
          <w:szCs w:val="24"/>
        </w:rPr>
        <w:t xml:space="preserve"> некоммерческого товарищества «</w:t>
      </w:r>
      <w:r w:rsidR="00633904">
        <w:rPr>
          <w:rFonts w:ascii="Times New Roman" w:hAnsi="Times New Roman" w:cs="Times New Roman"/>
          <w:sz w:val="24"/>
          <w:szCs w:val="24"/>
        </w:rPr>
        <w:t>Тихие зори</w:t>
      </w:r>
      <w:r w:rsidR="00205D53" w:rsidRPr="00205D53">
        <w:rPr>
          <w:rFonts w:ascii="Times New Roman" w:hAnsi="Times New Roman" w:cs="Times New Roman"/>
          <w:sz w:val="24"/>
          <w:szCs w:val="24"/>
        </w:rPr>
        <w:t>»,</w:t>
      </w:r>
      <w:r w:rsidR="00205D53">
        <w:rPr>
          <w:rFonts w:ascii="Times New Roman" w:hAnsi="Times New Roman" w:cs="Times New Roman"/>
          <w:sz w:val="24"/>
          <w:szCs w:val="24"/>
        </w:rPr>
        <w:t xml:space="preserve"> </w:t>
      </w:r>
      <w:r w:rsidR="00205D53" w:rsidRPr="00205D53">
        <w:rPr>
          <w:rFonts w:ascii="Times New Roman" w:hAnsi="Times New Roman" w:cs="Times New Roman"/>
          <w:sz w:val="24"/>
          <w:szCs w:val="24"/>
        </w:rPr>
        <w:t xml:space="preserve">которое ранее было создано </w:t>
      </w:r>
      <w:r w:rsidR="00205D53">
        <w:rPr>
          <w:rFonts w:ascii="Times New Roman" w:hAnsi="Times New Roman" w:cs="Times New Roman"/>
          <w:sz w:val="24"/>
          <w:szCs w:val="24"/>
        </w:rPr>
        <w:t>Протоколом</w:t>
      </w:r>
      <w:r w:rsidR="00C17770">
        <w:rPr>
          <w:rFonts w:ascii="Times New Roman" w:hAnsi="Times New Roman" w:cs="Times New Roman"/>
          <w:sz w:val="24"/>
          <w:szCs w:val="24"/>
        </w:rPr>
        <w:t xml:space="preserve"> №1</w:t>
      </w:r>
      <w:r w:rsidR="00205D53">
        <w:rPr>
          <w:rFonts w:ascii="Times New Roman" w:hAnsi="Times New Roman" w:cs="Times New Roman"/>
          <w:sz w:val="24"/>
          <w:szCs w:val="24"/>
        </w:rPr>
        <w:t xml:space="preserve"> общего собрания </w:t>
      </w:r>
      <w:r w:rsidR="00C17770" w:rsidRPr="00B05B61">
        <w:rPr>
          <w:rFonts w:ascii="Times New Roman" w:hAnsi="Times New Roman" w:cs="Times New Roman"/>
          <w:color w:val="000000" w:themeColor="text1"/>
          <w:sz w:val="24"/>
          <w:szCs w:val="24"/>
          <w:u w:val="single"/>
        </w:rPr>
        <w:t xml:space="preserve">учредителей Дачного некоммерческого товарищества «Тихие зори» от 26.02.2007г. </w:t>
      </w:r>
    </w:p>
    <w:p w14:paraId="5089BFF1" w14:textId="45FD908A" w:rsidR="00290DC9"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w:t>
      </w:r>
      <w:r w:rsidR="00702BE0">
        <w:rPr>
          <w:rFonts w:ascii="Times New Roman" w:hAnsi="Times New Roman" w:cs="Times New Roman"/>
          <w:sz w:val="24"/>
          <w:szCs w:val="24"/>
        </w:rPr>
        <w:t>2</w:t>
      </w:r>
      <w:r w:rsidRPr="00205D53">
        <w:rPr>
          <w:rFonts w:ascii="Times New Roman" w:hAnsi="Times New Roman" w:cs="Times New Roman"/>
          <w:sz w:val="24"/>
          <w:szCs w:val="24"/>
        </w:rPr>
        <w:t xml:space="preserve">. </w:t>
      </w:r>
      <w:r w:rsidR="00290DC9">
        <w:rPr>
          <w:rFonts w:ascii="Times New Roman" w:hAnsi="Times New Roman" w:cs="Times New Roman"/>
          <w:sz w:val="24"/>
          <w:szCs w:val="24"/>
        </w:rPr>
        <w:t>Организационно-правовая форма Товарищества –</w:t>
      </w:r>
      <w:r w:rsidR="00633904">
        <w:rPr>
          <w:rFonts w:ascii="Times New Roman" w:hAnsi="Times New Roman" w:cs="Times New Roman"/>
          <w:sz w:val="24"/>
          <w:szCs w:val="24"/>
        </w:rPr>
        <w:t>Т</w:t>
      </w:r>
      <w:r w:rsidR="00AF704F">
        <w:rPr>
          <w:rFonts w:ascii="Times New Roman" w:hAnsi="Times New Roman" w:cs="Times New Roman"/>
          <w:sz w:val="24"/>
          <w:szCs w:val="24"/>
        </w:rPr>
        <w:t>оварищество</w:t>
      </w:r>
      <w:r w:rsidR="00290DC9">
        <w:rPr>
          <w:rFonts w:ascii="Times New Roman" w:hAnsi="Times New Roman" w:cs="Times New Roman"/>
          <w:sz w:val="24"/>
          <w:szCs w:val="24"/>
        </w:rPr>
        <w:t xml:space="preserve"> собственников недвижимости. </w:t>
      </w:r>
    </w:p>
    <w:p w14:paraId="54A59D4F" w14:textId="2B9ED98C" w:rsidR="00205D53" w:rsidRPr="00205D53" w:rsidRDefault="00205D53" w:rsidP="00290DC9">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 xml:space="preserve">Полное наименование </w:t>
      </w:r>
      <w:r w:rsidR="00C46A15">
        <w:rPr>
          <w:rFonts w:ascii="Times New Roman" w:hAnsi="Times New Roman" w:cs="Times New Roman"/>
          <w:sz w:val="24"/>
          <w:szCs w:val="24"/>
        </w:rPr>
        <w:t>Т</w:t>
      </w:r>
      <w:r w:rsidRPr="00205D53">
        <w:rPr>
          <w:rFonts w:ascii="Times New Roman" w:hAnsi="Times New Roman" w:cs="Times New Roman"/>
          <w:sz w:val="24"/>
          <w:szCs w:val="24"/>
        </w:rPr>
        <w:t>оварищества –</w:t>
      </w:r>
      <w:r w:rsidR="00633904">
        <w:rPr>
          <w:rFonts w:ascii="Times New Roman" w:hAnsi="Times New Roman" w:cs="Times New Roman"/>
          <w:sz w:val="24"/>
          <w:szCs w:val="24"/>
        </w:rPr>
        <w:t>Т</w:t>
      </w:r>
      <w:r w:rsidRPr="00205D53">
        <w:rPr>
          <w:rFonts w:ascii="Times New Roman" w:hAnsi="Times New Roman" w:cs="Times New Roman"/>
          <w:sz w:val="24"/>
          <w:szCs w:val="24"/>
        </w:rPr>
        <w:t>оварищество собственников недвижимости «</w:t>
      </w:r>
      <w:r w:rsidR="00633904">
        <w:rPr>
          <w:rFonts w:ascii="Times New Roman" w:hAnsi="Times New Roman" w:cs="Times New Roman"/>
          <w:sz w:val="24"/>
          <w:szCs w:val="24"/>
        </w:rPr>
        <w:t>Тихие зори</w:t>
      </w:r>
      <w:r w:rsidRPr="00205D53">
        <w:rPr>
          <w:rFonts w:ascii="Times New Roman" w:hAnsi="Times New Roman" w:cs="Times New Roman"/>
          <w:sz w:val="24"/>
          <w:szCs w:val="24"/>
        </w:rPr>
        <w:t>»;</w:t>
      </w:r>
    </w:p>
    <w:p w14:paraId="7090C78C" w14:textId="1B46F73F" w:rsidR="00205D53" w:rsidRPr="00205D53" w:rsidRDefault="00205D53" w:rsidP="00290DC9">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Сокращенное наименование -ТСН «</w:t>
      </w:r>
      <w:r w:rsidR="00633904">
        <w:rPr>
          <w:rFonts w:ascii="Times New Roman" w:hAnsi="Times New Roman" w:cs="Times New Roman"/>
          <w:sz w:val="24"/>
          <w:szCs w:val="24"/>
        </w:rPr>
        <w:t>Тихие зори</w:t>
      </w:r>
      <w:r w:rsidRPr="00205D53">
        <w:rPr>
          <w:rFonts w:ascii="Times New Roman" w:hAnsi="Times New Roman" w:cs="Times New Roman"/>
          <w:sz w:val="24"/>
          <w:szCs w:val="24"/>
        </w:rPr>
        <w:t>».</w:t>
      </w:r>
    </w:p>
    <w:p w14:paraId="7D443C9E" w14:textId="04F7A3D3"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w:t>
      </w:r>
      <w:r w:rsidR="00702BE0">
        <w:rPr>
          <w:rFonts w:ascii="Times New Roman" w:hAnsi="Times New Roman" w:cs="Times New Roman"/>
          <w:sz w:val="24"/>
          <w:szCs w:val="24"/>
        </w:rPr>
        <w:t>3</w:t>
      </w:r>
      <w:r w:rsidRPr="00205D53">
        <w:rPr>
          <w:rFonts w:ascii="Times New Roman" w:hAnsi="Times New Roman" w:cs="Times New Roman"/>
          <w:sz w:val="24"/>
          <w:szCs w:val="24"/>
        </w:rPr>
        <w:t>. Местонахождения постоянно действующего исполнительного органа</w:t>
      </w:r>
      <w:r w:rsidR="00C46A15">
        <w:rPr>
          <w:rFonts w:ascii="Times New Roman" w:hAnsi="Times New Roman" w:cs="Times New Roman"/>
          <w:sz w:val="24"/>
          <w:szCs w:val="24"/>
        </w:rPr>
        <w:t xml:space="preserve"> Товарищества</w:t>
      </w:r>
      <w:r w:rsidRPr="00205D53">
        <w:rPr>
          <w:rFonts w:ascii="Times New Roman" w:hAnsi="Times New Roman" w:cs="Times New Roman"/>
          <w:sz w:val="24"/>
          <w:szCs w:val="24"/>
        </w:rPr>
        <w:t xml:space="preserve">: </w:t>
      </w:r>
      <w:r w:rsidR="00AF704F" w:rsidRPr="00B05B61">
        <w:rPr>
          <w:rFonts w:ascii="Times New Roman" w:hAnsi="Times New Roman" w:cs="Times New Roman"/>
          <w:i/>
          <w:color w:val="000000" w:themeColor="text1"/>
          <w:sz w:val="24"/>
          <w:szCs w:val="24"/>
          <w:u w:val="single"/>
        </w:rPr>
        <w:t xml:space="preserve">630056 </w:t>
      </w:r>
      <w:proofErr w:type="spellStart"/>
      <w:r w:rsidR="00AF704F" w:rsidRPr="00B05B61">
        <w:rPr>
          <w:rFonts w:ascii="Times New Roman" w:hAnsi="Times New Roman" w:cs="Times New Roman"/>
          <w:i/>
          <w:color w:val="000000" w:themeColor="text1"/>
          <w:sz w:val="24"/>
          <w:szCs w:val="24"/>
          <w:u w:val="single"/>
        </w:rPr>
        <w:t>г.Новосибирск</w:t>
      </w:r>
      <w:proofErr w:type="spellEnd"/>
      <w:r w:rsidR="00AF704F" w:rsidRPr="00B05B61">
        <w:rPr>
          <w:rFonts w:ascii="Times New Roman" w:hAnsi="Times New Roman" w:cs="Times New Roman"/>
          <w:i/>
          <w:color w:val="000000" w:themeColor="text1"/>
          <w:sz w:val="24"/>
          <w:szCs w:val="24"/>
          <w:u w:val="single"/>
        </w:rPr>
        <w:t>, Советский район, ул. Софийская 5Б, корпус 1. 2 этаж.</w:t>
      </w:r>
      <w:r w:rsidRPr="00B05B61">
        <w:rPr>
          <w:rFonts w:ascii="Times New Roman" w:hAnsi="Times New Roman" w:cs="Times New Roman"/>
          <w:color w:val="000000" w:themeColor="text1"/>
          <w:sz w:val="24"/>
          <w:szCs w:val="24"/>
        </w:rPr>
        <w:t xml:space="preserve"> </w:t>
      </w:r>
      <w:r w:rsidRPr="00205D53">
        <w:rPr>
          <w:rFonts w:ascii="Times New Roman" w:hAnsi="Times New Roman" w:cs="Times New Roman"/>
          <w:sz w:val="24"/>
          <w:szCs w:val="24"/>
        </w:rPr>
        <w:t xml:space="preserve">Местонахождение Товарищества: </w:t>
      </w:r>
      <w:r w:rsidR="00702BE0">
        <w:rPr>
          <w:rFonts w:ascii="Times New Roman" w:hAnsi="Times New Roman" w:cs="Times New Roman"/>
          <w:sz w:val="24"/>
          <w:szCs w:val="24"/>
        </w:rPr>
        <w:t>630555</w:t>
      </w:r>
      <w:r w:rsidRPr="00205D53">
        <w:rPr>
          <w:rFonts w:ascii="Times New Roman" w:hAnsi="Times New Roman" w:cs="Times New Roman"/>
          <w:sz w:val="24"/>
          <w:szCs w:val="24"/>
        </w:rPr>
        <w:t xml:space="preserve">, </w:t>
      </w:r>
      <w:r w:rsidR="00702BE0">
        <w:rPr>
          <w:rFonts w:ascii="Times New Roman" w:hAnsi="Times New Roman" w:cs="Times New Roman"/>
          <w:sz w:val="24"/>
          <w:szCs w:val="24"/>
        </w:rPr>
        <w:t>Новосибирская</w:t>
      </w:r>
      <w:r w:rsidRPr="00205D53">
        <w:rPr>
          <w:rFonts w:ascii="Times New Roman" w:hAnsi="Times New Roman" w:cs="Times New Roman"/>
          <w:sz w:val="24"/>
          <w:szCs w:val="24"/>
        </w:rPr>
        <w:t xml:space="preserve"> область, </w:t>
      </w:r>
      <w:r w:rsidR="00702BE0">
        <w:rPr>
          <w:rFonts w:ascii="Times New Roman" w:hAnsi="Times New Roman" w:cs="Times New Roman"/>
          <w:sz w:val="24"/>
          <w:szCs w:val="24"/>
        </w:rPr>
        <w:t>Новосибирский</w:t>
      </w:r>
      <w:r w:rsidRPr="00205D53">
        <w:rPr>
          <w:rFonts w:ascii="Times New Roman" w:hAnsi="Times New Roman" w:cs="Times New Roman"/>
          <w:sz w:val="24"/>
          <w:szCs w:val="24"/>
        </w:rPr>
        <w:t xml:space="preserve"> район, </w:t>
      </w:r>
      <w:r w:rsidR="00702BE0">
        <w:rPr>
          <w:rFonts w:ascii="Times New Roman" w:hAnsi="Times New Roman" w:cs="Times New Roman"/>
          <w:sz w:val="24"/>
          <w:szCs w:val="24"/>
        </w:rPr>
        <w:t>село Ленинское;</w:t>
      </w:r>
    </w:p>
    <w:p w14:paraId="67742128" w14:textId="1FE1EC9E"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w:t>
      </w:r>
      <w:r w:rsidR="00702BE0">
        <w:rPr>
          <w:rFonts w:ascii="Times New Roman" w:hAnsi="Times New Roman" w:cs="Times New Roman"/>
          <w:sz w:val="24"/>
          <w:szCs w:val="24"/>
        </w:rPr>
        <w:t>4</w:t>
      </w:r>
      <w:r w:rsidRPr="00205D53">
        <w:rPr>
          <w:rFonts w:ascii="Times New Roman" w:hAnsi="Times New Roman" w:cs="Times New Roman"/>
          <w:sz w:val="24"/>
          <w:szCs w:val="24"/>
        </w:rPr>
        <w:t>. Товарищество является добровольным объединением граждан - владельцев садовых земельных участков, предоставленным им или приобретенными ими с целью удовлетворения материальных и иных потребностей, а также в целях объединения усилий и возможностей для содействия им и членам их семей в решении общих социально-хозяйственных задач ведения садоводства.</w:t>
      </w:r>
    </w:p>
    <w:p w14:paraId="6D28EA1F" w14:textId="77777777" w:rsidR="00205D53" w:rsidRPr="00205D53" w:rsidRDefault="00205D53" w:rsidP="00702BE0">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Товарищество является некоммерческой организацией, не имеющей цели извлечение прибыли в качестве предмета и основных задач своей деятельности и не распределяющей полученную на законных основаниях прибыль между членами Товарищества.</w:t>
      </w:r>
    </w:p>
    <w:p w14:paraId="55AAAB5C" w14:textId="5D77094C" w:rsidR="00205D53" w:rsidRDefault="00205D53" w:rsidP="00702BE0">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Товарищество вправе осуществлять предпринимательскую деятельность лишь постольку, поскольку это служит достижению целей Товарищества, предусмотренных законодательством РФ и настоящим</w:t>
      </w:r>
      <w:r w:rsidR="00702BE0">
        <w:rPr>
          <w:rFonts w:ascii="Times New Roman" w:hAnsi="Times New Roman" w:cs="Times New Roman"/>
          <w:sz w:val="24"/>
          <w:szCs w:val="24"/>
        </w:rPr>
        <w:t xml:space="preserve"> </w:t>
      </w:r>
      <w:hyperlink r:id="rId6" w:tooltip="Устав Товарищества собственников недвижимости " w:history="1">
        <w:r w:rsidRPr="00702BE0">
          <w:rPr>
            <w:rStyle w:val="a6"/>
            <w:rFonts w:ascii="Times New Roman" w:hAnsi="Times New Roman" w:cs="Times New Roman"/>
            <w:color w:val="auto"/>
            <w:sz w:val="24"/>
            <w:szCs w:val="24"/>
            <w:u w:val="none"/>
          </w:rPr>
          <w:t>Уставом</w:t>
        </w:r>
      </w:hyperlink>
      <w:r w:rsidRPr="00205D53">
        <w:rPr>
          <w:rFonts w:ascii="Times New Roman" w:hAnsi="Times New Roman" w:cs="Times New Roman"/>
          <w:sz w:val="24"/>
          <w:szCs w:val="24"/>
        </w:rPr>
        <w:t>;</w:t>
      </w:r>
    </w:p>
    <w:p w14:paraId="0F7CCB41"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1.5. Товарищество является юридическим лицом с момента его государственной регистрации, имеет в собственности обособленное имущество, приходно-расходную смету, печать со своим полным наименованием на русском языке. Товарищество вправе в установленном порядке открывать счета в банках на территории Российской Федерации, иметь штампы и бланки со своим наименованием, а также зарегистрированную в установленном порядке эмблему;</w:t>
      </w:r>
    </w:p>
    <w:p w14:paraId="418E467E"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1.6. Товарищество как некоммерческая организация вправе осуществлять хозяйственную деятельность, соответствующую целям и задачам, для достижения которых оно создано;</w:t>
      </w:r>
    </w:p>
    <w:p w14:paraId="0A332D5D" w14:textId="5266E5C5"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1.7. Члены Товарищества</w:t>
      </w:r>
      <w:r w:rsidR="00593A4F">
        <w:rPr>
          <w:rFonts w:ascii="Times New Roman" w:hAnsi="Times New Roman" w:cs="Times New Roman"/>
          <w:sz w:val="24"/>
          <w:szCs w:val="24"/>
        </w:rPr>
        <w:t xml:space="preserve"> не</w:t>
      </w:r>
      <w:r w:rsidRPr="00205D53">
        <w:rPr>
          <w:rFonts w:ascii="Times New Roman" w:hAnsi="Times New Roman" w:cs="Times New Roman"/>
          <w:sz w:val="24"/>
          <w:szCs w:val="24"/>
        </w:rPr>
        <w:t xml:space="preserve"> отвечают по его обязательствам, а Товарищество не отвечает по обязательствам своих членов;</w:t>
      </w:r>
    </w:p>
    <w:p w14:paraId="685FF73D" w14:textId="54828425"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1.8. Товарищество осуществляет хозяйственную деятельность только в соответствии с предметом, основными целями и задачами деятельности и в пределах, предусмотренных положениями настоящего Устава, а также законодательства РФ, в частности, Федерального закона 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rsidR="006B776E">
        <w:rPr>
          <w:rFonts w:ascii="Times New Roman" w:hAnsi="Times New Roman" w:cs="Times New Roman"/>
          <w:sz w:val="24"/>
          <w:szCs w:val="24"/>
        </w:rPr>
        <w:t>, Гражданского кодекса Российской Федерации</w:t>
      </w:r>
      <w:r w:rsidRPr="00205D53">
        <w:rPr>
          <w:rFonts w:ascii="Times New Roman" w:hAnsi="Times New Roman" w:cs="Times New Roman"/>
          <w:sz w:val="24"/>
          <w:szCs w:val="24"/>
        </w:rPr>
        <w:t>;</w:t>
      </w:r>
    </w:p>
    <w:p w14:paraId="449CD0AD"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1.9. С момента его государственной регистрации в установленном законом порядке Товарищество может от своего имени приобретать и осуществлять имущественные и неимущественные права, нести обязанности, быть истцом и ответчиком в судах;</w:t>
      </w:r>
    </w:p>
    <w:p w14:paraId="4EFE5DCE" w14:textId="76216AFD" w:rsid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lastRenderedPageBreak/>
        <w:t>1.10. Товарищество организовано (учреждено) без ограничения срока деятельности;</w:t>
      </w:r>
    </w:p>
    <w:p w14:paraId="0A38B4F2" w14:textId="77777777" w:rsidR="00111A3C" w:rsidRPr="00D136FD" w:rsidRDefault="00111A3C" w:rsidP="00205D53">
      <w:pPr>
        <w:spacing w:after="0" w:line="384" w:lineRule="atLeast"/>
        <w:textAlignment w:val="baseline"/>
        <w:rPr>
          <w:rFonts w:ascii="Times New Roman" w:eastAsia="Times New Roman" w:hAnsi="Times New Roman" w:cs="Times New Roman"/>
          <w:sz w:val="24"/>
          <w:szCs w:val="24"/>
          <w:lang w:eastAsia="ru-RU"/>
        </w:rPr>
      </w:pPr>
    </w:p>
    <w:p w14:paraId="6D3C054B" w14:textId="003A3350" w:rsidR="00D136FD" w:rsidRPr="00D136FD" w:rsidRDefault="00111A3C" w:rsidP="00111A3C">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2</w:t>
      </w:r>
      <w:r w:rsidR="00D136FD" w:rsidRPr="00D136FD">
        <w:rPr>
          <w:sz w:val="24"/>
          <w:szCs w:val="24"/>
        </w:rPr>
        <w:t>. Предмет</w:t>
      </w:r>
      <w:r w:rsidR="00657499">
        <w:rPr>
          <w:sz w:val="24"/>
          <w:szCs w:val="24"/>
        </w:rPr>
        <w:t xml:space="preserve"> и</w:t>
      </w:r>
      <w:r w:rsidR="00D136FD" w:rsidRPr="00D136FD">
        <w:rPr>
          <w:sz w:val="24"/>
          <w:szCs w:val="24"/>
        </w:rPr>
        <w:t xml:space="preserve"> цели деятельности Товарищества</w:t>
      </w:r>
    </w:p>
    <w:p w14:paraId="50D4987D" w14:textId="2804B00E" w:rsidR="00290DC9" w:rsidRPr="00290DC9" w:rsidRDefault="00111A3C" w:rsidP="00290DC9">
      <w:pPr>
        <w:spacing w:after="0"/>
        <w:jc w:val="both"/>
        <w:rPr>
          <w:rFonts w:ascii="Times New Roman" w:hAnsi="Times New Roman" w:cs="Times New Roman"/>
          <w:sz w:val="24"/>
          <w:szCs w:val="24"/>
        </w:rPr>
      </w:pPr>
      <w:r w:rsidRPr="00290DC9">
        <w:rPr>
          <w:rFonts w:ascii="Times New Roman" w:hAnsi="Times New Roman" w:cs="Times New Roman"/>
          <w:sz w:val="24"/>
          <w:szCs w:val="24"/>
        </w:rPr>
        <w:t xml:space="preserve">2.1. </w:t>
      </w:r>
      <w:r w:rsidR="00290DC9" w:rsidRPr="00290DC9">
        <w:rPr>
          <w:rFonts w:ascii="Times New Roman" w:hAnsi="Times New Roman" w:cs="Times New Roman"/>
          <w:sz w:val="24"/>
          <w:szCs w:val="24"/>
        </w:rPr>
        <w:t>Товарищество создано и вправе осуществлять свою деятельность для совместного владения, пользования и в установленных федеральным законом пределах распоряжения гражданами имуществом общего пользования, находящимся в их общей долевой собственности или в общем пользовании, а также для следующих целей:</w:t>
      </w:r>
    </w:p>
    <w:p w14:paraId="06EAC742" w14:textId="74B9C927" w:rsidR="00290DC9" w:rsidRPr="00290DC9" w:rsidRDefault="00290DC9" w:rsidP="00290DC9">
      <w:pPr>
        <w:spacing w:after="0"/>
        <w:jc w:val="both"/>
        <w:rPr>
          <w:rFonts w:ascii="Times New Roman" w:hAnsi="Times New Roman" w:cs="Times New Roman"/>
          <w:sz w:val="24"/>
          <w:szCs w:val="24"/>
        </w:rPr>
      </w:pPr>
      <w:bookmarkStart w:id="0" w:name="dst100044"/>
      <w:bookmarkEnd w:id="0"/>
      <w:r>
        <w:rPr>
          <w:rFonts w:ascii="Times New Roman" w:hAnsi="Times New Roman" w:cs="Times New Roman"/>
          <w:sz w:val="24"/>
          <w:szCs w:val="24"/>
        </w:rPr>
        <w:t>2.1.</w:t>
      </w:r>
      <w:r w:rsidRPr="00290DC9">
        <w:rPr>
          <w:rFonts w:ascii="Times New Roman" w:hAnsi="Times New Roman" w:cs="Times New Roman"/>
          <w:sz w:val="24"/>
          <w:szCs w:val="24"/>
        </w:rPr>
        <w:t>1</w:t>
      </w:r>
      <w:r>
        <w:rPr>
          <w:rFonts w:ascii="Times New Roman" w:hAnsi="Times New Roman" w:cs="Times New Roman"/>
          <w:sz w:val="24"/>
          <w:szCs w:val="24"/>
        </w:rPr>
        <w:t>.</w:t>
      </w:r>
      <w:r w:rsidRPr="00290DC9">
        <w:rPr>
          <w:rFonts w:ascii="Times New Roman" w:hAnsi="Times New Roman" w:cs="Times New Roman"/>
          <w:sz w:val="24"/>
          <w:szCs w:val="24"/>
        </w:rPr>
        <w:t xml:space="preserve"> создание благоприятных условий для ведения гражданами садоводства (обеспечение тепловой и электрической энергией, водой, газом, водоотведения, обращения с твердыми коммунальными отходами, благоустройства и охраны территории садоводства или огородничества, обеспечение пожарной безопасности территории садоводства или огородничества и иные условия);</w:t>
      </w:r>
    </w:p>
    <w:p w14:paraId="77EAEC44" w14:textId="058F6293" w:rsidR="00290DC9" w:rsidRPr="00290DC9" w:rsidRDefault="00290DC9" w:rsidP="00290DC9">
      <w:pPr>
        <w:spacing w:after="0"/>
        <w:jc w:val="both"/>
        <w:rPr>
          <w:rFonts w:ascii="Times New Roman" w:hAnsi="Times New Roman" w:cs="Times New Roman"/>
          <w:sz w:val="24"/>
          <w:szCs w:val="24"/>
        </w:rPr>
      </w:pPr>
      <w:bookmarkStart w:id="1" w:name="dst100045"/>
      <w:bookmarkEnd w:id="1"/>
      <w:r>
        <w:rPr>
          <w:rFonts w:ascii="Times New Roman" w:hAnsi="Times New Roman" w:cs="Times New Roman"/>
          <w:sz w:val="24"/>
          <w:szCs w:val="24"/>
        </w:rPr>
        <w:t>2.1.</w:t>
      </w:r>
      <w:r w:rsidRPr="00290DC9">
        <w:rPr>
          <w:rFonts w:ascii="Times New Roman" w:hAnsi="Times New Roman" w:cs="Times New Roman"/>
          <w:sz w:val="24"/>
          <w:szCs w:val="24"/>
        </w:rPr>
        <w:t>2</w:t>
      </w:r>
      <w:r>
        <w:rPr>
          <w:rFonts w:ascii="Times New Roman" w:hAnsi="Times New Roman" w:cs="Times New Roman"/>
          <w:sz w:val="24"/>
          <w:szCs w:val="24"/>
        </w:rPr>
        <w:t>.</w:t>
      </w:r>
      <w:r w:rsidRPr="00290DC9">
        <w:rPr>
          <w:rFonts w:ascii="Times New Roman" w:hAnsi="Times New Roman" w:cs="Times New Roman"/>
          <w:sz w:val="24"/>
          <w:szCs w:val="24"/>
        </w:rPr>
        <w:t xml:space="preserve"> содействие гражданам в освоении земельных участков в границах территории садоводства;</w:t>
      </w:r>
    </w:p>
    <w:p w14:paraId="0A76DCE0" w14:textId="4A5E133F" w:rsidR="00290DC9" w:rsidRDefault="00290DC9" w:rsidP="00290DC9">
      <w:pPr>
        <w:spacing w:after="0"/>
        <w:jc w:val="both"/>
        <w:rPr>
          <w:rFonts w:ascii="Times New Roman" w:hAnsi="Times New Roman" w:cs="Times New Roman"/>
          <w:sz w:val="24"/>
          <w:szCs w:val="24"/>
        </w:rPr>
      </w:pPr>
      <w:bookmarkStart w:id="2" w:name="dst100046"/>
      <w:bookmarkEnd w:id="2"/>
      <w:r>
        <w:rPr>
          <w:rFonts w:ascii="Times New Roman" w:hAnsi="Times New Roman" w:cs="Times New Roman"/>
          <w:sz w:val="24"/>
          <w:szCs w:val="24"/>
        </w:rPr>
        <w:t>2.1.</w:t>
      </w:r>
      <w:r w:rsidRPr="00290DC9">
        <w:rPr>
          <w:rFonts w:ascii="Times New Roman" w:hAnsi="Times New Roman" w:cs="Times New Roman"/>
          <w:sz w:val="24"/>
          <w:szCs w:val="24"/>
        </w:rPr>
        <w:t>3</w:t>
      </w:r>
      <w:r>
        <w:rPr>
          <w:rFonts w:ascii="Times New Roman" w:hAnsi="Times New Roman" w:cs="Times New Roman"/>
          <w:sz w:val="24"/>
          <w:szCs w:val="24"/>
        </w:rPr>
        <w:t>.</w:t>
      </w:r>
      <w:r w:rsidRPr="00290DC9">
        <w:rPr>
          <w:rFonts w:ascii="Times New Roman" w:hAnsi="Times New Roman" w:cs="Times New Roman"/>
          <w:sz w:val="24"/>
          <w:szCs w:val="24"/>
        </w:rPr>
        <w:t xml:space="preserve"> содействие членам товарищества во взаимодействии между собой и с третьими лицами, в том числе с органами государственной власти и органами местного самоуправления, а также защита их прав и законных интересов.</w:t>
      </w:r>
    </w:p>
    <w:p w14:paraId="540AE74C" w14:textId="7E90E723" w:rsid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Pr>
          <w:rFonts w:ascii="Times New Roman" w:hAnsi="Times New Roman" w:cs="Times New Roman"/>
          <w:sz w:val="24"/>
          <w:szCs w:val="24"/>
        </w:rPr>
        <w:t>2</w:t>
      </w:r>
      <w:r w:rsidRPr="006936F3">
        <w:rPr>
          <w:rFonts w:ascii="Times New Roman" w:hAnsi="Times New Roman" w:cs="Times New Roman"/>
          <w:sz w:val="24"/>
          <w:szCs w:val="24"/>
        </w:rPr>
        <w:t xml:space="preserve">. Предметом деятельности Товарищества является: </w:t>
      </w:r>
    </w:p>
    <w:p w14:paraId="53D42EBA" w14:textId="49CE3B99" w:rsidR="006936F3" w:rsidRPr="006936F3" w:rsidRDefault="006936F3" w:rsidP="006936F3">
      <w:pPr>
        <w:spacing w:after="0"/>
        <w:jc w:val="both"/>
        <w:rPr>
          <w:rFonts w:ascii="Times New Roman" w:hAnsi="Times New Roman" w:cs="Times New Roman"/>
          <w:sz w:val="24"/>
          <w:szCs w:val="24"/>
        </w:rPr>
      </w:pPr>
      <w:r>
        <w:rPr>
          <w:rFonts w:ascii="Times New Roman" w:hAnsi="Times New Roman"/>
          <w:sz w:val="24"/>
          <w:szCs w:val="24"/>
        </w:rPr>
        <w:t xml:space="preserve">2.2.1. </w:t>
      </w:r>
      <w:r w:rsidRPr="006936F3">
        <w:rPr>
          <w:rFonts w:ascii="Times New Roman" w:hAnsi="Times New Roman" w:cs="Times New Roman"/>
          <w:sz w:val="24"/>
          <w:szCs w:val="24"/>
        </w:rPr>
        <w:t>Совместное пользование и</w:t>
      </w:r>
      <w:r>
        <w:rPr>
          <w:rFonts w:ascii="Times New Roman" w:hAnsi="Times New Roman" w:cs="Times New Roman"/>
          <w:sz w:val="24"/>
          <w:szCs w:val="24"/>
        </w:rPr>
        <w:t>,</w:t>
      </w:r>
      <w:r w:rsidRPr="006936F3">
        <w:rPr>
          <w:rFonts w:ascii="Times New Roman" w:hAnsi="Times New Roman" w:cs="Times New Roman"/>
          <w:sz w:val="24"/>
          <w:szCs w:val="24"/>
        </w:rPr>
        <w:t xml:space="preserve"> в установленных законом пределах</w:t>
      </w:r>
      <w:r>
        <w:rPr>
          <w:rFonts w:ascii="Times New Roman" w:hAnsi="Times New Roman" w:cs="Times New Roman"/>
          <w:sz w:val="24"/>
          <w:szCs w:val="24"/>
        </w:rPr>
        <w:t xml:space="preserve">, </w:t>
      </w:r>
      <w:r w:rsidRPr="006936F3">
        <w:rPr>
          <w:rFonts w:ascii="Times New Roman" w:hAnsi="Times New Roman" w:cs="Times New Roman"/>
          <w:sz w:val="24"/>
          <w:szCs w:val="24"/>
        </w:rPr>
        <w:t>распоряжение гражданами имуществом общего пользования, находящимся в</w:t>
      </w:r>
      <w:r>
        <w:rPr>
          <w:rFonts w:ascii="Times New Roman" w:hAnsi="Times New Roman" w:cs="Times New Roman"/>
          <w:sz w:val="24"/>
          <w:szCs w:val="24"/>
        </w:rPr>
        <w:t xml:space="preserve"> </w:t>
      </w:r>
      <w:r w:rsidRPr="006936F3">
        <w:rPr>
          <w:rFonts w:ascii="Times New Roman" w:hAnsi="Times New Roman" w:cs="Times New Roman"/>
          <w:sz w:val="24"/>
          <w:szCs w:val="24"/>
        </w:rPr>
        <w:t>их общей долевой собственности или в общем пользовании.</w:t>
      </w:r>
    </w:p>
    <w:p w14:paraId="7CC7BFE0" w14:textId="71BF5F82"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2.2.2. Управление имуществом общего пользования в установленных законо</w:t>
      </w:r>
      <w:r>
        <w:rPr>
          <w:rFonts w:ascii="Times New Roman" w:hAnsi="Times New Roman" w:cs="Times New Roman"/>
          <w:sz w:val="24"/>
          <w:szCs w:val="24"/>
        </w:rPr>
        <w:t>м и Уставом</w:t>
      </w:r>
      <w:r w:rsidRPr="006936F3">
        <w:rPr>
          <w:rFonts w:ascii="Times New Roman" w:hAnsi="Times New Roman" w:cs="Times New Roman"/>
          <w:sz w:val="24"/>
          <w:szCs w:val="24"/>
        </w:rPr>
        <w:t xml:space="preserve"> пределах.</w:t>
      </w:r>
    </w:p>
    <w:p w14:paraId="41581E7C" w14:textId="66889622"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Pr>
          <w:rFonts w:ascii="Times New Roman" w:hAnsi="Times New Roman" w:cs="Times New Roman"/>
          <w:sz w:val="24"/>
          <w:szCs w:val="24"/>
        </w:rPr>
        <w:t>3</w:t>
      </w:r>
      <w:r w:rsidRPr="006936F3">
        <w:rPr>
          <w:rFonts w:ascii="Times New Roman" w:hAnsi="Times New Roman" w:cs="Times New Roman"/>
          <w:sz w:val="24"/>
          <w:szCs w:val="24"/>
        </w:rPr>
        <w:t>. В соответствии с предметом деятельности Товарищества, целями</w:t>
      </w:r>
      <w:r w:rsidR="006C49AA">
        <w:rPr>
          <w:rFonts w:ascii="Times New Roman" w:hAnsi="Times New Roman" w:cs="Times New Roman"/>
          <w:sz w:val="24"/>
          <w:szCs w:val="24"/>
        </w:rPr>
        <w:t xml:space="preserve"> и задачами</w:t>
      </w:r>
      <w:r>
        <w:rPr>
          <w:rFonts w:ascii="Times New Roman" w:hAnsi="Times New Roman" w:cs="Times New Roman"/>
          <w:sz w:val="24"/>
          <w:szCs w:val="24"/>
        </w:rPr>
        <w:t xml:space="preserve"> его</w:t>
      </w:r>
      <w:r w:rsidRPr="006936F3">
        <w:rPr>
          <w:rFonts w:ascii="Times New Roman" w:hAnsi="Times New Roman" w:cs="Times New Roman"/>
          <w:sz w:val="24"/>
          <w:szCs w:val="24"/>
        </w:rPr>
        <w:t xml:space="preserve"> деятельности явля</w:t>
      </w:r>
      <w:r>
        <w:rPr>
          <w:rFonts w:ascii="Times New Roman" w:hAnsi="Times New Roman" w:cs="Times New Roman"/>
          <w:sz w:val="24"/>
          <w:szCs w:val="24"/>
        </w:rPr>
        <w:t>е</w:t>
      </w:r>
      <w:r w:rsidRPr="006936F3">
        <w:rPr>
          <w:rFonts w:ascii="Times New Roman" w:hAnsi="Times New Roman" w:cs="Times New Roman"/>
          <w:sz w:val="24"/>
          <w:szCs w:val="24"/>
        </w:rPr>
        <w:t>тся:</w:t>
      </w:r>
    </w:p>
    <w:p w14:paraId="6C9646A6" w14:textId="5F67D94B" w:rsidR="006936F3" w:rsidRPr="006936F3" w:rsidRDefault="006936F3" w:rsidP="006C49AA">
      <w:pPr>
        <w:pStyle w:val="a3"/>
        <w:spacing w:before="0" w:beforeAutospacing="0" w:after="0" w:afterAutospacing="0" w:line="384" w:lineRule="atLeast"/>
        <w:jc w:val="both"/>
        <w:textAlignment w:val="baseline"/>
      </w:pPr>
      <w:r w:rsidRPr="006936F3">
        <w:t>2.</w:t>
      </w:r>
      <w:r>
        <w:t>3</w:t>
      </w:r>
      <w:r w:rsidRPr="006936F3">
        <w:t>.</w:t>
      </w:r>
      <w:r>
        <w:t>1</w:t>
      </w:r>
      <w:r w:rsidRPr="006936F3">
        <w:t xml:space="preserve">. </w:t>
      </w:r>
      <w:r w:rsidR="006C49AA" w:rsidRPr="00D136FD">
        <w:t>Организация совместного управления и обеспечения эксплуатации имущества Товарищества,</w:t>
      </w:r>
      <w:r w:rsidR="006C49AA">
        <w:t xml:space="preserve"> </w:t>
      </w:r>
      <w:r w:rsidR="006C49AA" w:rsidRPr="00D136FD">
        <w:t>владения, пользования и в установленных законодательством пределах распоряжения общим имуществом в Товариществе</w:t>
      </w:r>
      <w:r w:rsidRPr="006936F3">
        <w:t>;</w:t>
      </w:r>
    </w:p>
    <w:p w14:paraId="5C2132B5" w14:textId="3F11E757"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 xml:space="preserve">2. Контроль исполнения обязательств по заключённым договорам, ведение бухгалтерской и технической документации, планирование работ и услуг по содержанию, ремонту </w:t>
      </w:r>
      <w:r w:rsidR="006C49AA">
        <w:rPr>
          <w:rFonts w:ascii="Times New Roman" w:hAnsi="Times New Roman" w:cs="Times New Roman"/>
          <w:sz w:val="24"/>
          <w:szCs w:val="24"/>
        </w:rPr>
        <w:t xml:space="preserve">общего </w:t>
      </w:r>
      <w:r w:rsidRPr="006936F3">
        <w:rPr>
          <w:rFonts w:ascii="Times New Roman" w:hAnsi="Times New Roman" w:cs="Times New Roman"/>
          <w:sz w:val="24"/>
          <w:szCs w:val="24"/>
        </w:rPr>
        <w:t>имущества;</w:t>
      </w:r>
    </w:p>
    <w:p w14:paraId="00A332E2" w14:textId="49F9E0E4"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3</w:t>
      </w:r>
      <w:r w:rsidRPr="006936F3">
        <w:rPr>
          <w:rFonts w:ascii="Times New Roman" w:hAnsi="Times New Roman" w:cs="Times New Roman"/>
          <w:sz w:val="24"/>
          <w:szCs w:val="24"/>
        </w:rPr>
        <w:t>. Осуществление планового финансирования в целях использования, содержания, эксплуатации и развития имущества;</w:t>
      </w:r>
    </w:p>
    <w:p w14:paraId="2DB718EA" w14:textId="0DF3CFDE"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4</w:t>
      </w:r>
      <w:r w:rsidRPr="006936F3">
        <w:rPr>
          <w:rFonts w:ascii="Times New Roman" w:hAnsi="Times New Roman" w:cs="Times New Roman"/>
          <w:sz w:val="24"/>
          <w:szCs w:val="24"/>
        </w:rPr>
        <w:t xml:space="preserve">. Обеспечение надлежащего технического, противопожарного, экологического и санитарного состояния общего имущества, земель общего пользования и имущества Товарищества (в </w:t>
      </w:r>
      <w:proofErr w:type="spellStart"/>
      <w:r w:rsidRPr="006936F3">
        <w:rPr>
          <w:rFonts w:ascii="Times New Roman" w:hAnsi="Times New Roman" w:cs="Times New Roman"/>
          <w:sz w:val="24"/>
          <w:szCs w:val="24"/>
        </w:rPr>
        <w:t>т.ч</w:t>
      </w:r>
      <w:proofErr w:type="spellEnd"/>
      <w:r w:rsidRPr="006936F3">
        <w:rPr>
          <w:rFonts w:ascii="Times New Roman" w:hAnsi="Times New Roman" w:cs="Times New Roman"/>
          <w:sz w:val="24"/>
          <w:szCs w:val="24"/>
        </w:rPr>
        <w:t>. путем заключения договоров с профильными управляющими компаниями и третьими лицами);</w:t>
      </w:r>
    </w:p>
    <w:p w14:paraId="11BB6138" w14:textId="09B786BC" w:rsid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5</w:t>
      </w:r>
      <w:r w:rsidRPr="006936F3">
        <w:rPr>
          <w:rFonts w:ascii="Times New Roman" w:hAnsi="Times New Roman" w:cs="Times New Roman"/>
          <w:sz w:val="24"/>
          <w:szCs w:val="24"/>
        </w:rPr>
        <w:t xml:space="preserve">. Создание благоприятных условий для ведения гражданами садоводства (обеспечение </w:t>
      </w:r>
      <w:r w:rsidR="006C49AA">
        <w:rPr>
          <w:rFonts w:ascii="Times New Roman" w:hAnsi="Times New Roman" w:cs="Times New Roman"/>
          <w:sz w:val="24"/>
          <w:szCs w:val="24"/>
        </w:rPr>
        <w:t>электроснабжением</w:t>
      </w:r>
      <w:r w:rsidRPr="006936F3">
        <w:rPr>
          <w:rFonts w:ascii="Times New Roman" w:hAnsi="Times New Roman" w:cs="Times New Roman"/>
          <w:sz w:val="24"/>
          <w:szCs w:val="24"/>
        </w:rPr>
        <w:t xml:space="preserve">, </w:t>
      </w:r>
      <w:r w:rsidR="006C49AA">
        <w:rPr>
          <w:rFonts w:ascii="Times New Roman" w:hAnsi="Times New Roman" w:cs="Times New Roman"/>
          <w:sz w:val="24"/>
          <w:szCs w:val="24"/>
        </w:rPr>
        <w:t xml:space="preserve">газоснабжением, </w:t>
      </w:r>
      <w:r w:rsidRPr="006936F3">
        <w:rPr>
          <w:rFonts w:ascii="Times New Roman" w:hAnsi="Times New Roman" w:cs="Times New Roman"/>
          <w:sz w:val="24"/>
          <w:szCs w:val="24"/>
        </w:rPr>
        <w:t>водо</w:t>
      </w:r>
      <w:r w:rsidR="006C49AA">
        <w:rPr>
          <w:rFonts w:ascii="Times New Roman" w:hAnsi="Times New Roman" w:cs="Times New Roman"/>
          <w:sz w:val="24"/>
          <w:szCs w:val="24"/>
        </w:rPr>
        <w:t>снабжением</w:t>
      </w:r>
      <w:r w:rsidRPr="006936F3">
        <w:rPr>
          <w:rFonts w:ascii="Times New Roman" w:hAnsi="Times New Roman" w:cs="Times New Roman"/>
          <w:sz w:val="24"/>
          <w:szCs w:val="24"/>
        </w:rPr>
        <w:t>, обращения с твердыми коммунальными отходами, благоустройства и охраны территории</w:t>
      </w:r>
      <w:r w:rsidR="006C49AA">
        <w:rPr>
          <w:rFonts w:ascii="Times New Roman" w:hAnsi="Times New Roman" w:cs="Times New Roman"/>
          <w:sz w:val="24"/>
          <w:szCs w:val="24"/>
        </w:rPr>
        <w:t xml:space="preserve"> Товарищества</w:t>
      </w:r>
      <w:r w:rsidRPr="006936F3">
        <w:rPr>
          <w:rFonts w:ascii="Times New Roman" w:hAnsi="Times New Roman" w:cs="Times New Roman"/>
          <w:sz w:val="24"/>
          <w:szCs w:val="24"/>
        </w:rPr>
        <w:t xml:space="preserve">, обеспечение пожарной безопасности территории </w:t>
      </w:r>
      <w:r w:rsidR="006C49AA">
        <w:rPr>
          <w:rFonts w:ascii="Times New Roman" w:hAnsi="Times New Roman" w:cs="Times New Roman"/>
          <w:sz w:val="24"/>
          <w:szCs w:val="24"/>
        </w:rPr>
        <w:t>товарищества</w:t>
      </w:r>
      <w:r w:rsidRPr="006936F3">
        <w:rPr>
          <w:rFonts w:ascii="Times New Roman" w:hAnsi="Times New Roman" w:cs="Times New Roman"/>
          <w:sz w:val="24"/>
          <w:szCs w:val="24"/>
        </w:rPr>
        <w:t xml:space="preserve"> и иные условия)</w:t>
      </w:r>
      <w:r w:rsidR="006A7954">
        <w:rPr>
          <w:rFonts w:ascii="Times New Roman" w:hAnsi="Times New Roman" w:cs="Times New Roman"/>
          <w:sz w:val="24"/>
          <w:szCs w:val="24"/>
        </w:rPr>
        <w:t>.</w:t>
      </w:r>
    </w:p>
    <w:p w14:paraId="73C978A7" w14:textId="028587D2" w:rsidR="00354394" w:rsidRDefault="00354394" w:rsidP="00111A3C">
      <w:pPr>
        <w:pStyle w:val="a3"/>
        <w:spacing w:before="0" w:beforeAutospacing="0" w:after="0" w:afterAutospacing="0" w:line="384" w:lineRule="atLeast"/>
        <w:jc w:val="both"/>
        <w:textAlignment w:val="baseline"/>
      </w:pPr>
      <w:r>
        <w:t>2.</w:t>
      </w:r>
      <w:r w:rsidR="00290DC9">
        <w:t>3</w:t>
      </w:r>
      <w:r w:rsidR="00D136FD" w:rsidRPr="00D136FD">
        <w:t>.</w:t>
      </w:r>
      <w:r w:rsidR="006C49AA">
        <w:t>6</w:t>
      </w:r>
      <w:r>
        <w:t xml:space="preserve">. </w:t>
      </w:r>
      <w:r w:rsidR="00D136FD" w:rsidRPr="00D136FD">
        <w:t>Обеспечение согласия членов (не членов) Товарищества о нормах общежития, о порядке реализации ими своих прав по владению, пользованию и распоряжению общей собственностью Товарищества.</w:t>
      </w:r>
    </w:p>
    <w:p w14:paraId="55CC1E58" w14:textId="1EBA214E" w:rsidR="00354394" w:rsidRDefault="00354394" w:rsidP="00111A3C">
      <w:pPr>
        <w:pStyle w:val="a3"/>
        <w:spacing w:before="0" w:beforeAutospacing="0" w:after="0" w:afterAutospacing="0" w:line="384" w:lineRule="atLeast"/>
        <w:jc w:val="both"/>
        <w:textAlignment w:val="baseline"/>
      </w:pPr>
      <w:r>
        <w:lastRenderedPageBreak/>
        <w:t>2.</w:t>
      </w:r>
      <w:r w:rsidR="00290DC9">
        <w:t>3</w:t>
      </w:r>
      <w:r w:rsidR="00D136FD" w:rsidRPr="00D136FD">
        <w:t>.</w:t>
      </w:r>
      <w:r w:rsidR="003C6397">
        <w:t>7</w:t>
      </w:r>
      <w:r w:rsidR="00D136FD" w:rsidRPr="00D136FD">
        <w:t>.</w:t>
      </w:r>
      <w:r>
        <w:t xml:space="preserve"> </w:t>
      </w:r>
      <w:r w:rsidR="00D136FD" w:rsidRPr="00D136FD">
        <w:t>Организация и осуществление деятельности по реконструкции, содержанию, ремонту, эксплуатации имущества Товарищества и общего имущества членов Товарищества.</w:t>
      </w:r>
    </w:p>
    <w:p w14:paraId="326067EA" w14:textId="3CECE9B5"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8</w:t>
      </w:r>
      <w:r w:rsidR="00D136FD" w:rsidRPr="00D136FD">
        <w:t>.</w:t>
      </w:r>
      <w:r>
        <w:t xml:space="preserve"> </w:t>
      </w:r>
      <w:r w:rsidR="00D136FD" w:rsidRPr="00D136FD">
        <w:t>Обеспечение соблюдения членами (не членами) Товарищества требований о целевом использовании их участков, градостроительных, строительных, экологических, санитарно-гигиенических, противопожарных и иных требований (норм, правил и нормативов), правил пользования общим имуществом и имуществом Товарищества, а также правил внутреннего распорядка Товарищества.</w:t>
      </w:r>
    </w:p>
    <w:p w14:paraId="07BDAEFE" w14:textId="7B50EE47"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9</w:t>
      </w:r>
      <w:r w:rsidR="00D136FD" w:rsidRPr="00D136FD">
        <w:t>.</w:t>
      </w:r>
      <w:r>
        <w:t xml:space="preserve"> </w:t>
      </w:r>
      <w:r w:rsidR="00D136FD" w:rsidRPr="00D136FD">
        <w:t>Представление общих интересов членов Товарищества в государственных и местных органах власти и управления, местных органах самоуправления, в судах.</w:t>
      </w:r>
    </w:p>
    <w:p w14:paraId="38414926" w14:textId="2E145C0E"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10</w:t>
      </w:r>
      <w:r w:rsidR="00D136FD" w:rsidRPr="00D136FD">
        <w:t>.</w:t>
      </w:r>
      <w:r>
        <w:t xml:space="preserve"> </w:t>
      </w:r>
      <w:r w:rsidR="00D136FD" w:rsidRPr="00D136FD">
        <w:t>Привлечение на договорной основе специализированных организаций и частных лиц для обеспечения правопорядка на территории Товарищества, охраны имущества Товарищества и имущества его членов.</w:t>
      </w:r>
    </w:p>
    <w:p w14:paraId="5E1C4C0B" w14:textId="05E68D28" w:rsidR="006B776E" w:rsidRDefault="006B776E" w:rsidP="00111A3C">
      <w:pPr>
        <w:pStyle w:val="a3"/>
        <w:spacing w:before="0" w:beforeAutospacing="0" w:after="0" w:afterAutospacing="0" w:line="384" w:lineRule="atLeast"/>
        <w:jc w:val="both"/>
        <w:textAlignment w:val="baseline"/>
      </w:pPr>
      <w:r>
        <w:t>2.4. Товарищество, как юридическое лицо, имеет право:</w:t>
      </w:r>
    </w:p>
    <w:p w14:paraId="78C1E0AA" w14:textId="08397C3F" w:rsidR="006B776E" w:rsidRDefault="006B776E" w:rsidP="00111A3C">
      <w:pPr>
        <w:pStyle w:val="a3"/>
        <w:spacing w:before="0" w:beforeAutospacing="0" w:after="0" w:afterAutospacing="0" w:line="384" w:lineRule="atLeast"/>
        <w:jc w:val="both"/>
        <w:textAlignment w:val="baseline"/>
      </w:pPr>
      <w:r>
        <w:t xml:space="preserve">2.4.1. осуществлять действия необходимые для достижения </w:t>
      </w:r>
      <w:proofErr w:type="gramStart"/>
      <w:r>
        <w:t>целей</w:t>
      </w:r>
      <w:proofErr w:type="gramEnd"/>
      <w:r>
        <w:t xml:space="preserve"> предусмотренных настоящим Уставом;</w:t>
      </w:r>
    </w:p>
    <w:p w14:paraId="2060335D" w14:textId="02532F41" w:rsidR="006B776E" w:rsidRDefault="006B776E" w:rsidP="00111A3C">
      <w:pPr>
        <w:pStyle w:val="a3"/>
        <w:spacing w:before="0" w:beforeAutospacing="0" w:after="0" w:afterAutospacing="0" w:line="384" w:lineRule="atLeast"/>
        <w:jc w:val="both"/>
        <w:textAlignment w:val="baseline"/>
      </w:pPr>
      <w:r>
        <w:t>2.4.2. приобретать и осуществлять имущественные и неимущественные права;</w:t>
      </w:r>
    </w:p>
    <w:p w14:paraId="4C487C85" w14:textId="70A2B9C6" w:rsidR="006B776E" w:rsidRDefault="006B776E" w:rsidP="00111A3C">
      <w:pPr>
        <w:pStyle w:val="a3"/>
        <w:spacing w:before="0" w:beforeAutospacing="0" w:after="0" w:afterAutospacing="0" w:line="384" w:lineRule="atLeast"/>
        <w:jc w:val="both"/>
        <w:textAlignment w:val="baseline"/>
      </w:pPr>
      <w:r>
        <w:t>2.4.3. открывать расчётные счета в банках;</w:t>
      </w:r>
    </w:p>
    <w:p w14:paraId="2DBDC915" w14:textId="695DCA6A" w:rsidR="006B776E" w:rsidRDefault="006B776E" w:rsidP="00111A3C">
      <w:pPr>
        <w:pStyle w:val="a3"/>
        <w:spacing w:before="0" w:beforeAutospacing="0" w:after="0" w:afterAutospacing="0" w:line="384" w:lineRule="atLeast"/>
        <w:jc w:val="both"/>
        <w:textAlignment w:val="baseline"/>
      </w:pPr>
      <w:r>
        <w:t>2.4.4. заключать, изменять и расторгать хозяйственные договоры;</w:t>
      </w:r>
    </w:p>
    <w:p w14:paraId="4E2B26E3" w14:textId="4AB2F966" w:rsidR="006B776E" w:rsidRDefault="006B776E" w:rsidP="00111A3C">
      <w:pPr>
        <w:pStyle w:val="a3"/>
        <w:spacing w:before="0" w:beforeAutospacing="0" w:after="0" w:afterAutospacing="0" w:line="384" w:lineRule="atLeast"/>
        <w:jc w:val="both"/>
        <w:textAlignment w:val="baseline"/>
      </w:pPr>
      <w:r>
        <w:t>2.4.5. принимать и увольнять работников;</w:t>
      </w:r>
    </w:p>
    <w:p w14:paraId="4F169D70" w14:textId="0B7D18AC" w:rsidR="006B776E" w:rsidRDefault="006B776E" w:rsidP="00111A3C">
      <w:pPr>
        <w:pStyle w:val="a3"/>
        <w:spacing w:before="0" w:beforeAutospacing="0" w:after="0" w:afterAutospacing="0" w:line="384" w:lineRule="atLeast"/>
        <w:jc w:val="both"/>
        <w:textAlignment w:val="baseline"/>
      </w:pPr>
      <w:r>
        <w:t>2.4.6. создавать или вступать в ассоциации (союзы) садоводческих некоммерческих объединений;</w:t>
      </w:r>
    </w:p>
    <w:p w14:paraId="59284417" w14:textId="2471A8A3" w:rsidR="006B776E" w:rsidRDefault="006B776E" w:rsidP="00111A3C">
      <w:pPr>
        <w:pStyle w:val="a3"/>
        <w:spacing w:before="0" w:beforeAutospacing="0" w:after="0" w:afterAutospacing="0" w:line="384" w:lineRule="atLeast"/>
        <w:jc w:val="both"/>
        <w:textAlignment w:val="baseline"/>
      </w:pPr>
      <w:r>
        <w:t>2.4.7. обращаться в органы государственной власти и органы местного самоуправления за поддержкой (содействием) Товариществу и его членам в развитии садоводства</w:t>
      </w:r>
      <w:r w:rsidR="006A7954">
        <w:t xml:space="preserve"> и решении социально-хозяйственных проблем;</w:t>
      </w:r>
    </w:p>
    <w:p w14:paraId="375F38F3" w14:textId="31A78E1B" w:rsidR="006A7954" w:rsidRDefault="006A7954" w:rsidP="00111A3C">
      <w:pPr>
        <w:pStyle w:val="a3"/>
        <w:spacing w:before="0" w:beforeAutospacing="0" w:after="0" w:afterAutospacing="0" w:line="384" w:lineRule="atLeast"/>
        <w:jc w:val="both"/>
        <w:textAlignment w:val="baseline"/>
      </w:pPr>
      <w:r>
        <w:t>2.4.8. участвовать в принятии органами власти решений, касающихся прав и законных интересов Товарищества и его членов, посредством делегирования на их заседание своего представителя;</w:t>
      </w:r>
    </w:p>
    <w:p w14:paraId="04036360" w14:textId="58C1D067" w:rsidR="006A7954" w:rsidRDefault="006A7954" w:rsidP="00111A3C">
      <w:pPr>
        <w:pStyle w:val="a3"/>
        <w:spacing w:before="0" w:beforeAutospacing="0" w:after="0" w:afterAutospacing="0" w:line="384" w:lineRule="atLeast"/>
        <w:jc w:val="both"/>
        <w:textAlignment w:val="baseline"/>
      </w:pPr>
      <w:r>
        <w:t>2.4.9. выступать истцом и ответчиком в судах общей юрисдикции и арбитражных судах;</w:t>
      </w:r>
    </w:p>
    <w:p w14:paraId="66E10832" w14:textId="5D0FCD08" w:rsidR="006A7954" w:rsidRDefault="006A7954" w:rsidP="00111A3C">
      <w:pPr>
        <w:pStyle w:val="a3"/>
        <w:spacing w:before="0" w:beforeAutospacing="0" w:after="0" w:afterAutospacing="0" w:line="384" w:lineRule="atLeast"/>
        <w:jc w:val="both"/>
        <w:textAlignment w:val="baseline"/>
      </w:pPr>
      <w:r>
        <w:t>2.4.10. обращаться в суды с заявлениями о признании недействительными (полностью или частично) актов органов государственной власти и органов местного самоуправления, нарушающих права и законные интересы Товарищества и его членов либо нарушения этих прав и интересов должностными лицами;</w:t>
      </w:r>
    </w:p>
    <w:p w14:paraId="4239A225" w14:textId="50136418" w:rsidR="006A7954" w:rsidRDefault="006A7954" w:rsidP="00111A3C">
      <w:pPr>
        <w:pStyle w:val="a3"/>
        <w:spacing w:before="0" w:beforeAutospacing="0" w:after="0" w:afterAutospacing="0" w:line="384" w:lineRule="atLeast"/>
        <w:jc w:val="both"/>
        <w:textAlignment w:val="baseline"/>
      </w:pPr>
      <w:r>
        <w:t>2.4.11. осуществлять иные, не противоречащие действующему законодательству Р</w:t>
      </w:r>
      <w:r w:rsidR="007F04B9">
        <w:t xml:space="preserve">оссийской </w:t>
      </w:r>
      <w:r>
        <w:t>Ф</w:t>
      </w:r>
      <w:r w:rsidR="007F04B9">
        <w:t>едерации</w:t>
      </w:r>
      <w:r>
        <w:t>, полномочия.</w:t>
      </w:r>
    </w:p>
    <w:p w14:paraId="69237F4E" w14:textId="63F90D93"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 Товарищество обязано решать следующие основные социально-хозяйственные задачи:</w:t>
      </w:r>
    </w:p>
    <w:p w14:paraId="11D7B126" w14:textId="381D623A"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lastRenderedPageBreak/>
        <w:t>2.5.1. представлять и защищать права и законные интересы членов Товарищества в органах государственной власти, органах местного самоуправления, судебных и правоохранительных органах, коммерческих и некоммерческих организациях;</w:t>
      </w:r>
    </w:p>
    <w:p w14:paraId="1AB3C22B" w14:textId="7FD733C0"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2.5.2. осуществлять эффективное ведение финансово-хозяйственной деятельности;</w:t>
      </w:r>
    </w:p>
    <w:p w14:paraId="7D2CAA68" w14:textId="12F3CB95"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2.5.3.</w:t>
      </w:r>
      <w:r w:rsidR="007F04B9">
        <w:rPr>
          <w:rFonts w:ascii="Times New Roman" w:hAnsi="Times New Roman" w:cs="Times New Roman"/>
          <w:sz w:val="24"/>
          <w:szCs w:val="24"/>
        </w:rPr>
        <w:t xml:space="preserve"> </w:t>
      </w:r>
      <w:r>
        <w:rPr>
          <w:rFonts w:ascii="Times New Roman" w:hAnsi="Times New Roman" w:cs="Times New Roman"/>
          <w:sz w:val="24"/>
          <w:szCs w:val="24"/>
        </w:rPr>
        <w:t>эффективно и бережно эксплуатировать инженерные сети, дороги и иные объекты инфраструктуры Товарищества;</w:t>
      </w:r>
    </w:p>
    <w:p w14:paraId="3592603A" w14:textId="0B02EA30" w:rsidR="0098071E" w:rsidRPr="006936F3"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 xml:space="preserve">2.5.4. организовывать работы по благоустройству, организации уборки, санитарной и пожарной безопасности территории Товарищества. </w:t>
      </w:r>
    </w:p>
    <w:p w14:paraId="54DBA7C6" w14:textId="77777777" w:rsidR="003C5E97" w:rsidRPr="00A62425" w:rsidRDefault="003C5E97" w:rsidP="003C5E97">
      <w:pPr>
        <w:spacing w:after="0" w:line="276" w:lineRule="auto"/>
        <w:jc w:val="both"/>
        <w:rPr>
          <w:rFonts w:ascii="Times New Roman" w:hAnsi="Times New Roman" w:cs="Times New Roman"/>
          <w:color w:val="FF0000"/>
          <w:sz w:val="24"/>
          <w:szCs w:val="24"/>
        </w:rPr>
      </w:pPr>
      <w:r w:rsidRPr="00A62425">
        <w:rPr>
          <w:rFonts w:ascii="Times New Roman" w:hAnsi="Times New Roman" w:cs="Times New Roman"/>
          <w:color w:val="FF0000"/>
          <w:sz w:val="24"/>
          <w:szCs w:val="24"/>
        </w:rPr>
        <w:t>2.6. Использование объектов общего пользования допускается только по их прямому назначению, с условием соблюдения технических, санитарных, противопожарных норм, установленных настоящим уставом и действующим законодательством, не нарушая прав и интересов других собственников по пользованию данными объектами.</w:t>
      </w:r>
    </w:p>
    <w:p w14:paraId="09C04BAC" w14:textId="77777777" w:rsidR="003C5E97" w:rsidRPr="00A62425" w:rsidRDefault="003C5E97" w:rsidP="003C5E97">
      <w:pPr>
        <w:spacing w:after="0" w:line="276" w:lineRule="auto"/>
        <w:jc w:val="both"/>
        <w:rPr>
          <w:rFonts w:ascii="Times New Roman" w:hAnsi="Times New Roman" w:cs="Times New Roman"/>
          <w:color w:val="FF0000"/>
          <w:sz w:val="24"/>
          <w:szCs w:val="24"/>
        </w:rPr>
      </w:pPr>
      <w:r w:rsidRPr="00A62425">
        <w:rPr>
          <w:rFonts w:ascii="Times New Roman" w:hAnsi="Times New Roman" w:cs="Times New Roman"/>
          <w:color w:val="FF0000"/>
          <w:sz w:val="24"/>
          <w:szCs w:val="24"/>
        </w:rPr>
        <w:t>2.7. Ущерб, нанесенный имуществу общего пользования собственников земельных участков, а также имуществу других собственников и третьих лиц компенсируется за счет виновника.</w:t>
      </w:r>
    </w:p>
    <w:p w14:paraId="59379C3D" w14:textId="77777777" w:rsidR="00E42375" w:rsidRPr="00D136FD" w:rsidRDefault="00E42375" w:rsidP="00111A3C">
      <w:pPr>
        <w:pStyle w:val="a3"/>
        <w:spacing w:before="0" w:beforeAutospacing="0" w:after="0" w:afterAutospacing="0" w:line="384" w:lineRule="atLeast"/>
        <w:jc w:val="both"/>
        <w:textAlignment w:val="baseline"/>
      </w:pPr>
    </w:p>
    <w:p w14:paraId="0999743C" w14:textId="5DF3E700" w:rsidR="00D136FD" w:rsidRPr="00D136FD" w:rsidRDefault="00E42375" w:rsidP="00E4237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3.</w:t>
      </w:r>
      <w:r w:rsidR="00D136FD" w:rsidRPr="00D136FD">
        <w:rPr>
          <w:sz w:val="24"/>
          <w:szCs w:val="24"/>
        </w:rPr>
        <w:t xml:space="preserve"> </w:t>
      </w:r>
      <w:r w:rsidR="00B165E1">
        <w:rPr>
          <w:sz w:val="24"/>
          <w:szCs w:val="24"/>
        </w:rPr>
        <w:t>Порядок приёма в члены</w:t>
      </w:r>
      <w:r w:rsidR="00D136FD" w:rsidRPr="00D136FD">
        <w:rPr>
          <w:sz w:val="24"/>
          <w:szCs w:val="24"/>
        </w:rPr>
        <w:t xml:space="preserve"> Товариществ</w:t>
      </w:r>
      <w:r w:rsidR="00B165E1">
        <w:rPr>
          <w:sz w:val="24"/>
          <w:szCs w:val="24"/>
        </w:rPr>
        <w:t>а, выхода и исключения из числа членов Товарищества</w:t>
      </w:r>
    </w:p>
    <w:p w14:paraId="581A1D3A" w14:textId="0749F013" w:rsidR="00FC12E0" w:rsidRPr="00FC12E0" w:rsidRDefault="00FC12E0" w:rsidP="00FC12E0">
      <w:pPr>
        <w:spacing w:after="0"/>
        <w:jc w:val="both"/>
        <w:rPr>
          <w:rFonts w:ascii="Times New Roman" w:hAnsi="Times New Roman" w:cs="Times New Roman"/>
          <w:sz w:val="24"/>
          <w:szCs w:val="24"/>
        </w:rPr>
      </w:pPr>
      <w:r>
        <w:rPr>
          <w:rFonts w:ascii="Times New Roman" w:hAnsi="Times New Roman" w:cs="Times New Roman"/>
          <w:sz w:val="24"/>
          <w:szCs w:val="24"/>
        </w:rPr>
        <w:t>3.</w:t>
      </w:r>
      <w:r w:rsidRPr="00FC12E0">
        <w:rPr>
          <w:rFonts w:ascii="Times New Roman" w:hAnsi="Times New Roman" w:cs="Times New Roman"/>
          <w:sz w:val="24"/>
          <w:szCs w:val="24"/>
        </w:rPr>
        <w:t xml:space="preserve">1. Членами </w:t>
      </w:r>
      <w:r w:rsidR="00B165E1">
        <w:rPr>
          <w:rFonts w:ascii="Times New Roman" w:hAnsi="Times New Roman" w:cs="Times New Roman"/>
          <w:sz w:val="24"/>
          <w:szCs w:val="24"/>
        </w:rPr>
        <w:t>Т</w:t>
      </w:r>
      <w:r w:rsidRPr="00FC12E0">
        <w:rPr>
          <w:rFonts w:ascii="Times New Roman" w:hAnsi="Times New Roman" w:cs="Times New Roman"/>
          <w:sz w:val="24"/>
          <w:szCs w:val="24"/>
        </w:rPr>
        <w:t>оварищества могут являться исключительно физические лица.</w:t>
      </w:r>
    </w:p>
    <w:p w14:paraId="7CE01D7F" w14:textId="288145E5" w:rsidR="00FC12E0" w:rsidRPr="00FC12E0" w:rsidRDefault="00FC12E0" w:rsidP="00FC12E0">
      <w:pPr>
        <w:spacing w:after="0"/>
        <w:jc w:val="both"/>
        <w:rPr>
          <w:rFonts w:ascii="Times New Roman" w:hAnsi="Times New Roman" w:cs="Times New Roman"/>
          <w:sz w:val="24"/>
          <w:szCs w:val="24"/>
        </w:rPr>
      </w:pPr>
      <w:bookmarkStart w:id="3" w:name="dst100104"/>
      <w:bookmarkEnd w:id="3"/>
      <w:r>
        <w:rPr>
          <w:rFonts w:ascii="Times New Roman" w:hAnsi="Times New Roman" w:cs="Times New Roman"/>
          <w:sz w:val="24"/>
          <w:szCs w:val="24"/>
        </w:rPr>
        <w:t>3.</w:t>
      </w:r>
      <w:r w:rsidRPr="00FC12E0">
        <w:rPr>
          <w:rFonts w:ascii="Times New Roman" w:hAnsi="Times New Roman" w:cs="Times New Roman"/>
          <w:sz w:val="24"/>
          <w:szCs w:val="24"/>
        </w:rPr>
        <w:t xml:space="preserve">2. Принятие в члены </w:t>
      </w:r>
      <w:r w:rsidR="00B165E1">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осуществляется на основании заявления правообладателя садового земельного участка, расположенного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 xml:space="preserve">, которое подается в правление </w:t>
      </w:r>
      <w:r>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для вынесения его на рассмотрение общего собрания членов </w:t>
      </w:r>
      <w:r w:rsidR="00B165E1">
        <w:rPr>
          <w:rFonts w:ascii="Times New Roman" w:hAnsi="Times New Roman" w:cs="Times New Roman"/>
          <w:sz w:val="24"/>
          <w:szCs w:val="24"/>
        </w:rPr>
        <w:t>Т</w:t>
      </w:r>
      <w:r w:rsidRPr="00FC12E0">
        <w:rPr>
          <w:rFonts w:ascii="Times New Roman" w:hAnsi="Times New Roman" w:cs="Times New Roman"/>
          <w:sz w:val="24"/>
          <w:szCs w:val="24"/>
        </w:rPr>
        <w:t>оварищества.</w:t>
      </w:r>
    </w:p>
    <w:p w14:paraId="3CD892C3" w14:textId="1B7C414C" w:rsidR="00FC12E0" w:rsidRPr="00FC12E0" w:rsidRDefault="00FC12E0" w:rsidP="00FC12E0">
      <w:pPr>
        <w:spacing w:after="0"/>
        <w:jc w:val="both"/>
        <w:rPr>
          <w:rFonts w:ascii="Times New Roman" w:hAnsi="Times New Roman" w:cs="Times New Roman"/>
          <w:sz w:val="24"/>
          <w:szCs w:val="24"/>
        </w:rPr>
      </w:pPr>
      <w:bookmarkStart w:id="4" w:name="dst100105"/>
      <w:bookmarkEnd w:id="4"/>
      <w:r>
        <w:rPr>
          <w:rFonts w:ascii="Times New Roman" w:hAnsi="Times New Roman" w:cs="Times New Roman"/>
          <w:sz w:val="24"/>
          <w:szCs w:val="24"/>
        </w:rPr>
        <w:t>3.</w:t>
      </w:r>
      <w:r w:rsidRPr="00FC12E0">
        <w:rPr>
          <w:rFonts w:ascii="Times New Roman" w:hAnsi="Times New Roman" w:cs="Times New Roman"/>
          <w:sz w:val="24"/>
          <w:szCs w:val="24"/>
        </w:rPr>
        <w:t xml:space="preserve">3. В члены </w:t>
      </w:r>
      <w:r w:rsidR="00B165E1">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могут быть приняты собственники или правообладатели садовых земельных участков, расположенных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w:t>
      </w:r>
    </w:p>
    <w:p w14:paraId="5B8325F8" w14:textId="3F7B64B5" w:rsidR="00FC12E0" w:rsidRPr="00FC12E0" w:rsidRDefault="00FC12E0" w:rsidP="00FC12E0">
      <w:pPr>
        <w:spacing w:after="0"/>
        <w:jc w:val="both"/>
        <w:rPr>
          <w:rFonts w:ascii="Times New Roman" w:hAnsi="Times New Roman" w:cs="Times New Roman"/>
          <w:sz w:val="24"/>
          <w:szCs w:val="24"/>
        </w:rPr>
      </w:pPr>
      <w:bookmarkStart w:id="5" w:name="dst100106"/>
      <w:bookmarkEnd w:id="5"/>
      <w:r>
        <w:rPr>
          <w:rFonts w:ascii="Times New Roman" w:hAnsi="Times New Roman" w:cs="Times New Roman"/>
          <w:sz w:val="24"/>
          <w:szCs w:val="24"/>
        </w:rPr>
        <w:t>3.</w:t>
      </w:r>
      <w:r w:rsidRPr="00FC12E0">
        <w:rPr>
          <w:rFonts w:ascii="Times New Roman" w:hAnsi="Times New Roman" w:cs="Times New Roman"/>
          <w:sz w:val="24"/>
          <w:szCs w:val="24"/>
        </w:rPr>
        <w:t xml:space="preserve">4. Правообладатель садового земельного участка до подачи заявления о вступлении в члены </w:t>
      </w:r>
      <w:r>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вправе ознакомиться с </w:t>
      </w:r>
      <w:r>
        <w:rPr>
          <w:rFonts w:ascii="Times New Roman" w:hAnsi="Times New Roman" w:cs="Times New Roman"/>
          <w:sz w:val="24"/>
          <w:szCs w:val="24"/>
        </w:rPr>
        <w:t>У</w:t>
      </w:r>
      <w:r w:rsidRPr="00FC12E0">
        <w:rPr>
          <w:rFonts w:ascii="Times New Roman" w:hAnsi="Times New Roman" w:cs="Times New Roman"/>
          <w:sz w:val="24"/>
          <w:szCs w:val="24"/>
        </w:rPr>
        <w:t>ставом</w:t>
      </w:r>
      <w:r>
        <w:rPr>
          <w:rFonts w:ascii="Times New Roman" w:hAnsi="Times New Roman" w:cs="Times New Roman"/>
          <w:sz w:val="24"/>
          <w:szCs w:val="24"/>
        </w:rPr>
        <w:t xml:space="preserve"> Товарищества</w:t>
      </w:r>
      <w:r w:rsidRPr="00FC12E0">
        <w:rPr>
          <w:rFonts w:ascii="Times New Roman" w:hAnsi="Times New Roman" w:cs="Times New Roman"/>
          <w:sz w:val="24"/>
          <w:szCs w:val="24"/>
        </w:rPr>
        <w:t>.</w:t>
      </w:r>
    </w:p>
    <w:p w14:paraId="515480D8" w14:textId="7AB7ADD8" w:rsidR="00FC12E0" w:rsidRPr="00FC12E0" w:rsidRDefault="00FC12E0" w:rsidP="00FC12E0">
      <w:pPr>
        <w:spacing w:after="0"/>
        <w:jc w:val="both"/>
        <w:rPr>
          <w:rFonts w:ascii="Times New Roman" w:hAnsi="Times New Roman" w:cs="Times New Roman"/>
          <w:sz w:val="24"/>
          <w:szCs w:val="24"/>
        </w:rPr>
      </w:pPr>
      <w:bookmarkStart w:id="6" w:name="dst100107"/>
      <w:bookmarkEnd w:id="6"/>
      <w:r>
        <w:rPr>
          <w:rFonts w:ascii="Times New Roman" w:hAnsi="Times New Roman" w:cs="Times New Roman"/>
          <w:sz w:val="24"/>
          <w:szCs w:val="24"/>
        </w:rPr>
        <w:t>3.</w:t>
      </w:r>
      <w:r w:rsidRPr="00FC12E0">
        <w:rPr>
          <w:rFonts w:ascii="Times New Roman" w:hAnsi="Times New Roman" w:cs="Times New Roman"/>
          <w:sz w:val="24"/>
          <w:szCs w:val="24"/>
        </w:rPr>
        <w:t>5. В заявлении, указанном в</w:t>
      </w:r>
      <w:r>
        <w:rPr>
          <w:rFonts w:ascii="Times New Roman" w:hAnsi="Times New Roman" w:cs="Times New Roman"/>
          <w:sz w:val="24"/>
          <w:szCs w:val="24"/>
        </w:rPr>
        <w:t xml:space="preserve"> п. 3.2. Устава Товарищества</w:t>
      </w:r>
      <w:r w:rsidRPr="00FC12E0">
        <w:rPr>
          <w:rFonts w:ascii="Times New Roman" w:hAnsi="Times New Roman" w:cs="Times New Roman"/>
          <w:sz w:val="24"/>
          <w:szCs w:val="24"/>
        </w:rPr>
        <w:t>, указываются:</w:t>
      </w:r>
    </w:p>
    <w:p w14:paraId="31DFD1EF" w14:textId="46E9CBAE" w:rsidR="00FC12E0" w:rsidRPr="00FC12E0" w:rsidRDefault="00FC12E0" w:rsidP="00FC12E0">
      <w:pPr>
        <w:spacing w:after="0"/>
        <w:jc w:val="both"/>
        <w:rPr>
          <w:rFonts w:ascii="Times New Roman" w:hAnsi="Times New Roman" w:cs="Times New Roman"/>
          <w:sz w:val="24"/>
          <w:szCs w:val="24"/>
        </w:rPr>
      </w:pPr>
      <w:bookmarkStart w:id="7" w:name="dst100108"/>
      <w:bookmarkEnd w:id="7"/>
      <w:r>
        <w:rPr>
          <w:rFonts w:ascii="Times New Roman" w:hAnsi="Times New Roman" w:cs="Times New Roman"/>
          <w:sz w:val="24"/>
          <w:szCs w:val="24"/>
        </w:rPr>
        <w:t>3.5.</w:t>
      </w:r>
      <w:r w:rsidRPr="00FC12E0">
        <w:rPr>
          <w:rFonts w:ascii="Times New Roman" w:hAnsi="Times New Roman" w:cs="Times New Roman"/>
          <w:sz w:val="24"/>
          <w:szCs w:val="24"/>
        </w:rPr>
        <w:t>1</w:t>
      </w:r>
      <w:r>
        <w:rPr>
          <w:rFonts w:ascii="Times New Roman" w:hAnsi="Times New Roman" w:cs="Times New Roman"/>
          <w:sz w:val="24"/>
          <w:szCs w:val="24"/>
        </w:rPr>
        <w:t>.</w:t>
      </w:r>
      <w:r w:rsidRPr="00FC12E0">
        <w:rPr>
          <w:rFonts w:ascii="Times New Roman" w:hAnsi="Times New Roman" w:cs="Times New Roman"/>
          <w:sz w:val="24"/>
          <w:szCs w:val="24"/>
        </w:rPr>
        <w:t xml:space="preserve"> фамилия, имя, отчество (последнее - при наличии) заявителя;</w:t>
      </w:r>
    </w:p>
    <w:p w14:paraId="72859424" w14:textId="54F8D8AF" w:rsidR="00FC12E0" w:rsidRPr="00FC12E0" w:rsidRDefault="00FC12E0" w:rsidP="00FC12E0">
      <w:pPr>
        <w:spacing w:after="0"/>
        <w:jc w:val="both"/>
        <w:rPr>
          <w:rFonts w:ascii="Times New Roman" w:hAnsi="Times New Roman" w:cs="Times New Roman"/>
          <w:sz w:val="24"/>
          <w:szCs w:val="24"/>
        </w:rPr>
      </w:pPr>
      <w:bookmarkStart w:id="8" w:name="dst100109"/>
      <w:bookmarkEnd w:id="8"/>
      <w:r>
        <w:rPr>
          <w:rFonts w:ascii="Times New Roman" w:hAnsi="Times New Roman" w:cs="Times New Roman"/>
          <w:sz w:val="24"/>
          <w:szCs w:val="24"/>
        </w:rPr>
        <w:t>3.5.2.</w:t>
      </w:r>
      <w:r w:rsidRPr="00FC12E0">
        <w:rPr>
          <w:rFonts w:ascii="Times New Roman" w:hAnsi="Times New Roman" w:cs="Times New Roman"/>
          <w:sz w:val="24"/>
          <w:szCs w:val="24"/>
        </w:rPr>
        <w:t xml:space="preserve"> адрес места жительства заявителя;</w:t>
      </w:r>
    </w:p>
    <w:p w14:paraId="09910C83" w14:textId="5572785A" w:rsidR="00FC12E0" w:rsidRPr="00FC12E0" w:rsidRDefault="00FC12E0" w:rsidP="00FC12E0">
      <w:pPr>
        <w:spacing w:after="0"/>
        <w:jc w:val="both"/>
        <w:rPr>
          <w:rFonts w:ascii="Times New Roman" w:hAnsi="Times New Roman" w:cs="Times New Roman"/>
          <w:sz w:val="24"/>
          <w:szCs w:val="24"/>
        </w:rPr>
      </w:pPr>
      <w:bookmarkStart w:id="9" w:name="dst100110"/>
      <w:bookmarkEnd w:id="9"/>
      <w:r>
        <w:rPr>
          <w:rFonts w:ascii="Times New Roman" w:hAnsi="Times New Roman" w:cs="Times New Roman"/>
          <w:sz w:val="24"/>
          <w:szCs w:val="24"/>
        </w:rPr>
        <w:t>3.5.</w:t>
      </w:r>
      <w:r w:rsidRPr="00FC12E0">
        <w:rPr>
          <w:rFonts w:ascii="Times New Roman" w:hAnsi="Times New Roman" w:cs="Times New Roman"/>
          <w:sz w:val="24"/>
          <w:szCs w:val="24"/>
        </w:rPr>
        <w:t>3</w:t>
      </w:r>
      <w:r>
        <w:rPr>
          <w:rFonts w:ascii="Times New Roman" w:hAnsi="Times New Roman" w:cs="Times New Roman"/>
          <w:sz w:val="24"/>
          <w:szCs w:val="24"/>
        </w:rPr>
        <w:t>.</w:t>
      </w:r>
      <w:r w:rsidRPr="00FC12E0">
        <w:rPr>
          <w:rFonts w:ascii="Times New Roman" w:hAnsi="Times New Roman" w:cs="Times New Roman"/>
          <w:sz w:val="24"/>
          <w:szCs w:val="24"/>
        </w:rPr>
        <w:t xml:space="preserve">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14:paraId="1C99B291" w14:textId="5A73E5AA" w:rsidR="00FC12E0" w:rsidRPr="00FC12E0" w:rsidRDefault="00FC12E0" w:rsidP="00FC12E0">
      <w:pPr>
        <w:spacing w:after="0"/>
        <w:jc w:val="both"/>
        <w:rPr>
          <w:rFonts w:ascii="Times New Roman" w:hAnsi="Times New Roman" w:cs="Times New Roman"/>
          <w:sz w:val="24"/>
          <w:szCs w:val="24"/>
        </w:rPr>
      </w:pPr>
      <w:bookmarkStart w:id="10" w:name="dst100111"/>
      <w:bookmarkEnd w:id="10"/>
      <w:r>
        <w:rPr>
          <w:rFonts w:ascii="Times New Roman" w:hAnsi="Times New Roman" w:cs="Times New Roman"/>
          <w:sz w:val="24"/>
          <w:szCs w:val="24"/>
        </w:rPr>
        <w:t>3.5.</w:t>
      </w:r>
      <w:r w:rsidRPr="00FC12E0">
        <w:rPr>
          <w:rFonts w:ascii="Times New Roman" w:hAnsi="Times New Roman" w:cs="Times New Roman"/>
          <w:sz w:val="24"/>
          <w:szCs w:val="24"/>
        </w:rPr>
        <w:t>4</w:t>
      </w:r>
      <w:r>
        <w:rPr>
          <w:rFonts w:ascii="Times New Roman" w:hAnsi="Times New Roman" w:cs="Times New Roman"/>
          <w:sz w:val="24"/>
          <w:szCs w:val="24"/>
        </w:rPr>
        <w:t>.</w:t>
      </w:r>
      <w:r w:rsidRPr="00FC12E0">
        <w:rPr>
          <w:rFonts w:ascii="Times New Roman" w:hAnsi="Times New Roman" w:cs="Times New Roman"/>
          <w:sz w:val="24"/>
          <w:szCs w:val="24"/>
        </w:rPr>
        <w:t xml:space="preserve"> адрес электронной почты, по которому заявителем могут быть получены электронные сообщения (при наличии);</w:t>
      </w:r>
    </w:p>
    <w:p w14:paraId="4F642843" w14:textId="3F39955E" w:rsidR="00FC12E0" w:rsidRPr="00FC12E0" w:rsidRDefault="00FC12E0" w:rsidP="00FC12E0">
      <w:pPr>
        <w:spacing w:after="0"/>
        <w:jc w:val="both"/>
        <w:rPr>
          <w:rFonts w:ascii="Times New Roman" w:hAnsi="Times New Roman" w:cs="Times New Roman"/>
          <w:sz w:val="24"/>
          <w:szCs w:val="24"/>
        </w:rPr>
      </w:pPr>
      <w:bookmarkStart w:id="11" w:name="dst100112"/>
      <w:bookmarkEnd w:id="11"/>
      <w:r>
        <w:rPr>
          <w:rFonts w:ascii="Times New Roman" w:hAnsi="Times New Roman" w:cs="Times New Roman"/>
          <w:sz w:val="24"/>
          <w:szCs w:val="24"/>
        </w:rPr>
        <w:t>3.5.</w:t>
      </w:r>
      <w:r w:rsidRPr="00FC12E0">
        <w:rPr>
          <w:rFonts w:ascii="Times New Roman" w:hAnsi="Times New Roman" w:cs="Times New Roman"/>
          <w:sz w:val="24"/>
          <w:szCs w:val="24"/>
        </w:rPr>
        <w:t>5</w:t>
      </w:r>
      <w:r>
        <w:rPr>
          <w:rFonts w:ascii="Times New Roman" w:hAnsi="Times New Roman" w:cs="Times New Roman"/>
          <w:sz w:val="24"/>
          <w:szCs w:val="24"/>
        </w:rPr>
        <w:t>.</w:t>
      </w:r>
      <w:r w:rsidRPr="00FC12E0">
        <w:rPr>
          <w:rFonts w:ascii="Times New Roman" w:hAnsi="Times New Roman" w:cs="Times New Roman"/>
          <w:sz w:val="24"/>
          <w:szCs w:val="24"/>
        </w:rPr>
        <w:t xml:space="preserve"> согласие заявителя на соблюдение требований </w:t>
      </w:r>
      <w:r>
        <w:rPr>
          <w:rFonts w:ascii="Times New Roman" w:hAnsi="Times New Roman" w:cs="Times New Roman"/>
          <w:sz w:val="24"/>
          <w:szCs w:val="24"/>
        </w:rPr>
        <w:t>У</w:t>
      </w:r>
      <w:r w:rsidRPr="00FC12E0">
        <w:rPr>
          <w:rFonts w:ascii="Times New Roman" w:hAnsi="Times New Roman" w:cs="Times New Roman"/>
          <w:sz w:val="24"/>
          <w:szCs w:val="24"/>
        </w:rPr>
        <w:t xml:space="preserve">става </w:t>
      </w:r>
      <w:r>
        <w:rPr>
          <w:rFonts w:ascii="Times New Roman" w:hAnsi="Times New Roman" w:cs="Times New Roman"/>
          <w:sz w:val="24"/>
          <w:szCs w:val="24"/>
        </w:rPr>
        <w:t>Т</w:t>
      </w:r>
      <w:r w:rsidRPr="00FC12E0">
        <w:rPr>
          <w:rFonts w:ascii="Times New Roman" w:hAnsi="Times New Roman" w:cs="Times New Roman"/>
          <w:sz w:val="24"/>
          <w:szCs w:val="24"/>
        </w:rPr>
        <w:t>оварищества.</w:t>
      </w:r>
    </w:p>
    <w:p w14:paraId="50696609" w14:textId="35F3F6E0" w:rsidR="00FC12E0" w:rsidRPr="00FC12E0" w:rsidRDefault="00FC12E0" w:rsidP="00FC12E0">
      <w:pPr>
        <w:spacing w:after="0"/>
        <w:jc w:val="both"/>
        <w:rPr>
          <w:rFonts w:ascii="Times New Roman" w:hAnsi="Times New Roman" w:cs="Times New Roman"/>
          <w:sz w:val="24"/>
          <w:szCs w:val="24"/>
        </w:rPr>
      </w:pPr>
      <w:bookmarkStart w:id="12" w:name="dst100113"/>
      <w:bookmarkEnd w:id="12"/>
      <w:r>
        <w:rPr>
          <w:rFonts w:ascii="Times New Roman" w:hAnsi="Times New Roman" w:cs="Times New Roman"/>
          <w:sz w:val="24"/>
          <w:szCs w:val="24"/>
        </w:rPr>
        <w:t>3.</w:t>
      </w:r>
      <w:r w:rsidRPr="00FC12E0">
        <w:rPr>
          <w:rFonts w:ascii="Times New Roman" w:hAnsi="Times New Roman" w:cs="Times New Roman"/>
          <w:sz w:val="24"/>
          <w:szCs w:val="24"/>
        </w:rPr>
        <w:t xml:space="preserve">6. К заявлению прилагаются копии документов о правах на садовый земельный участок, расположенный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w:t>
      </w:r>
    </w:p>
    <w:p w14:paraId="767C3CFC" w14:textId="2F8AC40D" w:rsidR="00FC12E0" w:rsidRPr="00FC12E0" w:rsidRDefault="000D00A5" w:rsidP="00FC12E0">
      <w:pPr>
        <w:spacing w:after="0"/>
        <w:jc w:val="both"/>
        <w:rPr>
          <w:rFonts w:ascii="Times New Roman" w:hAnsi="Times New Roman" w:cs="Times New Roman"/>
          <w:sz w:val="24"/>
          <w:szCs w:val="24"/>
        </w:rPr>
      </w:pPr>
      <w:bookmarkStart w:id="13" w:name="dst100114"/>
      <w:bookmarkEnd w:id="13"/>
      <w:r>
        <w:rPr>
          <w:rFonts w:ascii="Times New Roman" w:hAnsi="Times New Roman" w:cs="Times New Roman"/>
          <w:sz w:val="24"/>
          <w:szCs w:val="24"/>
        </w:rPr>
        <w:t>3.</w:t>
      </w:r>
      <w:r w:rsidR="00FC12E0" w:rsidRPr="00FC12E0">
        <w:rPr>
          <w:rFonts w:ascii="Times New Roman" w:hAnsi="Times New Roman" w:cs="Times New Roman"/>
          <w:sz w:val="24"/>
          <w:szCs w:val="24"/>
        </w:rPr>
        <w:t xml:space="preserve">7. Рассмотрение общим собранием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заявления, указанного в</w:t>
      </w:r>
      <w:r>
        <w:rPr>
          <w:rFonts w:ascii="Times New Roman" w:hAnsi="Times New Roman" w:cs="Times New Roman"/>
          <w:sz w:val="24"/>
          <w:szCs w:val="24"/>
        </w:rPr>
        <w:t xml:space="preserve"> п. 3.2. Устава Товарищества</w:t>
      </w:r>
      <w:r w:rsidR="00FC12E0" w:rsidRPr="00FC12E0">
        <w:rPr>
          <w:rFonts w:ascii="Times New Roman" w:hAnsi="Times New Roman" w:cs="Times New Roman"/>
          <w:sz w:val="24"/>
          <w:szCs w:val="24"/>
        </w:rPr>
        <w:t xml:space="preserve">, осуществляется в порядке, установленном </w:t>
      </w:r>
      <w:r>
        <w:rPr>
          <w:rFonts w:ascii="Times New Roman" w:hAnsi="Times New Roman" w:cs="Times New Roman"/>
          <w:sz w:val="24"/>
          <w:szCs w:val="24"/>
        </w:rPr>
        <w:t>настоящим У</w:t>
      </w:r>
      <w:r w:rsidR="00FC12E0" w:rsidRPr="00FC12E0">
        <w:rPr>
          <w:rFonts w:ascii="Times New Roman" w:hAnsi="Times New Roman" w:cs="Times New Roman"/>
          <w:sz w:val="24"/>
          <w:szCs w:val="24"/>
        </w:rPr>
        <w:t xml:space="preserve">ставом </w:t>
      </w:r>
      <w:r>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w:t>
      </w:r>
    </w:p>
    <w:p w14:paraId="173C87F6" w14:textId="78383FF3" w:rsidR="00FC12E0" w:rsidRPr="00FC12E0" w:rsidRDefault="000D00A5" w:rsidP="00FC12E0">
      <w:pPr>
        <w:spacing w:after="0"/>
        <w:jc w:val="both"/>
        <w:rPr>
          <w:rFonts w:ascii="Times New Roman" w:hAnsi="Times New Roman" w:cs="Times New Roman"/>
          <w:sz w:val="24"/>
          <w:szCs w:val="24"/>
        </w:rPr>
      </w:pPr>
      <w:bookmarkStart w:id="14" w:name="dst100115"/>
      <w:bookmarkEnd w:id="14"/>
      <w:r>
        <w:rPr>
          <w:rFonts w:ascii="Times New Roman" w:hAnsi="Times New Roman" w:cs="Times New Roman"/>
          <w:sz w:val="24"/>
          <w:szCs w:val="24"/>
        </w:rPr>
        <w:t>3.</w:t>
      </w:r>
      <w:r w:rsidR="00FC12E0" w:rsidRPr="00FC12E0">
        <w:rPr>
          <w:rFonts w:ascii="Times New Roman" w:hAnsi="Times New Roman" w:cs="Times New Roman"/>
          <w:sz w:val="24"/>
          <w:szCs w:val="24"/>
        </w:rPr>
        <w:t xml:space="preserve">8. Днем приема в члены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лица подавшего</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указанное</w:t>
      </w:r>
      <w:r>
        <w:rPr>
          <w:rFonts w:ascii="Times New Roman" w:hAnsi="Times New Roman" w:cs="Times New Roman"/>
          <w:sz w:val="24"/>
          <w:szCs w:val="24"/>
        </w:rPr>
        <w:t xml:space="preserve"> в</w:t>
      </w:r>
      <w:r w:rsidR="00FC12E0" w:rsidRPr="00FC12E0">
        <w:rPr>
          <w:rFonts w:ascii="Times New Roman" w:hAnsi="Times New Roman" w:cs="Times New Roman"/>
          <w:sz w:val="24"/>
          <w:szCs w:val="24"/>
        </w:rPr>
        <w:t xml:space="preserve"> </w:t>
      </w:r>
      <w:r>
        <w:rPr>
          <w:rFonts w:ascii="Times New Roman" w:hAnsi="Times New Roman" w:cs="Times New Roman"/>
          <w:sz w:val="24"/>
          <w:szCs w:val="24"/>
        </w:rPr>
        <w:t>п. 3.2. настоящего Устава Товарищества,</w:t>
      </w:r>
      <w:r w:rsidR="00FC12E0" w:rsidRPr="00FC12E0">
        <w:rPr>
          <w:rFonts w:ascii="Times New Roman" w:hAnsi="Times New Roman" w:cs="Times New Roman"/>
          <w:sz w:val="24"/>
          <w:szCs w:val="24"/>
        </w:rPr>
        <w:t xml:space="preserve"> заявление является день принятия соответствующего решения общим собранием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w:t>
      </w:r>
    </w:p>
    <w:p w14:paraId="083897F3" w14:textId="37669B96" w:rsidR="00FC12E0" w:rsidRPr="00FC12E0" w:rsidRDefault="000D00A5" w:rsidP="00FC12E0">
      <w:pPr>
        <w:spacing w:after="0"/>
        <w:jc w:val="both"/>
        <w:rPr>
          <w:rFonts w:ascii="Times New Roman" w:hAnsi="Times New Roman" w:cs="Times New Roman"/>
          <w:sz w:val="24"/>
          <w:szCs w:val="24"/>
        </w:rPr>
      </w:pPr>
      <w:bookmarkStart w:id="15" w:name="dst100116"/>
      <w:bookmarkEnd w:id="15"/>
      <w:r>
        <w:rPr>
          <w:rFonts w:ascii="Times New Roman" w:hAnsi="Times New Roman" w:cs="Times New Roman"/>
          <w:sz w:val="24"/>
          <w:szCs w:val="24"/>
        </w:rPr>
        <w:t>3.</w:t>
      </w:r>
      <w:r w:rsidR="00FC12E0" w:rsidRPr="00FC12E0">
        <w:rPr>
          <w:rFonts w:ascii="Times New Roman" w:hAnsi="Times New Roman" w:cs="Times New Roman"/>
          <w:sz w:val="24"/>
          <w:szCs w:val="24"/>
        </w:rPr>
        <w:t xml:space="preserve">9. В приобретении членства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должно быть отказано в случае, если лицо, подавшее указанное в</w:t>
      </w:r>
      <w:r>
        <w:rPr>
          <w:rFonts w:ascii="Times New Roman" w:hAnsi="Times New Roman" w:cs="Times New Roman"/>
          <w:sz w:val="24"/>
          <w:szCs w:val="24"/>
        </w:rPr>
        <w:t xml:space="preserve"> п. 3.2. настоящего Устава Товарищества, </w:t>
      </w:r>
      <w:r w:rsidR="00FC12E0" w:rsidRPr="00FC12E0">
        <w:rPr>
          <w:rFonts w:ascii="Times New Roman" w:hAnsi="Times New Roman" w:cs="Times New Roman"/>
          <w:sz w:val="24"/>
          <w:szCs w:val="24"/>
        </w:rPr>
        <w:t>заявление:</w:t>
      </w:r>
    </w:p>
    <w:p w14:paraId="7E2A05DD" w14:textId="54A862F6" w:rsidR="00FC12E0" w:rsidRPr="00FC12E0" w:rsidRDefault="004F2D5E" w:rsidP="00FC12E0">
      <w:pPr>
        <w:spacing w:after="0"/>
        <w:jc w:val="both"/>
        <w:rPr>
          <w:rFonts w:ascii="Times New Roman" w:hAnsi="Times New Roman" w:cs="Times New Roman"/>
          <w:sz w:val="24"/>
          <w:szCs w:val="24"/>
        </w:rPr>
      </w:pPr>
      <w:bookmarkStart w:id="16" w:name="dst100117"/>
      <w:bookmarkEnd w:id="16"/>
      <w:r>
        <w:rPr>
          <w:rFonts w:ascii="Times New Roman" w:hAnsi="Times New Roman" w:cs="Times New Roman"/>
          <w:sz w:val="24"/>
          <w:szCs w:val="24"/>
        </w:rPr>
        <w:lastRenderedPageBreak/>
        <w:t>3.9.</w:t>
      </w:r>
      <w:r w:rsidR="00FC12E0" w:rsidRPr="00FC12E0">
        <w:rPr>
          <w:rFonts w:ascii="Times New Roman" w:hAnsi="Times New Roman" w:cs="Times New Roman"/>
          <w:sz w:val="24"/>
          <w:szCs w:val="24"/>
        </w:rPr>
        <w:t>1</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было ранее исключено из числа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в связи с нарушением обязанности</w:t>
      </w:r>
      <w:r>
        <w:rPr>
          <w:rFonts w:ascii="Times New Roman" w:hAnsi="Times New Roman" w:cs="Times New Roman"/>
          <w:sz w:val="24"/>
          <w:szCs w:val="24"/>
        </w:rPr>
        <w:t xml:space="preserve"> по оплате взносов</w:t>
      </w:r>
      <w:r w:rsidR="00FC12E0" w:rsidRPr="00FC12E0">
        <w:rPr>
          <w:rFonts w:ascii="Times New Roman" w:hAnsi="Times New Roman" w:cs="Times New Roman"/>
          <w:sz w:val="24"/>
          <w:szCs w:val="24"/>
        </w:rPr>
        <w:t xml:space="preserve"> и не устранило указанное нарушение;</w:t>
      </w:r>
    </w:p>
    <w:p w14:paraId="2D2FDF28" w14:textId="05D1BB70" w:rsidR="00FC12E0" w:rsidRPr="00FC12E0" w:rsidRDefault="004F2D5E" w:rsidP="00FC12E0">
      <w:pPr>
        <w:spacing w:after="0"/>
        <w:jc w:val="both"/>
        <w:rPr>
          <w:rFonts w:ascii="Times New Roman" w:hAnsi="Times New Roman" w:cs="Times New Roman"/>
          <w:sz w:val="24"/>
          <w:szCs w:val="24"/>
        </w:rPr>
      </w:pPr>
      <w:bookmarkStart w:id="17" w:name="dst100118"/>
      <w:bookmarkEnd w:id="17"/>
      <w:r>
        <w:rPr>
          <w:rFonts w:ascii="Times New Roman" w:hAnsi="Times New Roman" w:cs="Times New Roman"/>
          <w:sz w:val="24"/>
          <w:szCs w:val="24"/>
        </w:rPr>
        <w:t>3.9.</w:t>
      </w:r>
      <w:r w:rsidR="00FC12E0" w:rsidRPr="00FC12E0">
        <w:rPr>
          <w:rFonts w:ascii="Times New Roman" w:hAnsi="Times New Roman" w:cs="Times New Roman"/>
          <w:sz w:val="24"/>
          <w:szCs w:val="24"/>
        </w:rPr>
        <w:t>2</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не является собственником или правообладателем земельного участка, расположенного в границах территории </w:t>
      </w:r>
      <w:r>
        <w:rPr>
          <w:rFonts w:ascii="Times New Roman" w:hAnsi="Times New Roman" w:cs="Times New Roman"/>
          <w:sz w:val="24"/>
          <w:szCs w:val="24"/>
        </w:rPr>
        <w:t>Товарищества</w:t>
      </w:r>
      <w:r w:rsidR="00FC12E0" w:rsidRPr="00FC12E0">
        <w:rPr>
          <w:rFonts w:ascii="Times New Roman" w:hAnsi="Times New Roman" w:cs="Times New Roman"/>
          <w:sz w:val="24"/>
          <w:szCs w:val="24"/>
        </w:rPr>
        <w:t>;</w:t>
      </w:r>
    </w:p>
    <w:p w14:paraId="2090BC5A" w14:textId="2713E08F" w:rsidR="00FC12E0" w:rsidRPr="00FC12E0" w:rsidRDefault="004F2D5E" w:rsidP="00FC12E0">
      <w:pPr>
        <w:spacing w:after="0"/>
        <w:jc w:val="both"/>
        <w:rPr>
          <w:rFonts w:ascii="Times New Roman" w:hAnsi="Times New Roman" w:cs="Times New Roman"/>
          <w:sz w:val="24"/>
          <w:szCs w:val="24"/>
        </w:rPr>
      </w:pPr>
      <w:bookmarkStart w:id="18" w:name="dst100119"/>
      <w:bookmarkEnd w:id="18"/>
      <w:r>
        <w:rPr>
          <w:rFonts w:ascii="Times New Roman" w:hAnsi="Times New Roman" w:cs="Times New Roman"/>
          <w:sz w:val="24"/>
          <w:szCs w:val="24"/>
        </w:rPr>
        <w:t>3.9.</w:t>
      </w:r>
      <w:r w:rsidR="00FC12E0" w:rsidRPr="00FC12E0">
        <w:rPr>
          <w:rFonts w:ascii="Times New Roman" w:hAnsi="Times New Roman" w:cs="Times New Roman"/>
          <w:sz w:val="24"/>
          <w:szCs w:val="24"/>
        </w:rPr>
        <w:t>3</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не представило документы, предусмотренные</w:t>
      </w:r>
      <w:r>
        <w:rPr>
          <w:rFonts w:ascii="Times New Roman" w:hAnsi="Times New Roman" w:cs="Times New Roman"/>
          <w:sz w:val="24"/>
          <w:szCs w:val="24"/>
        </w:rPr>
        <w:t xml:space="preserve"> п. 3.6. настоящего Устава Товарищества</w:t>
      </w:r>
      <w:r w:rsidR="00FC12E0" w:rsidRPr="00FC12E0">
        <w:rPr>
          <w:rFonts w:ascii="Times New Roman" w:hAnsi="Times New Roman" w:cs="Times New Roman"/>
          <w:sz w:val="24"/>
          <w:szCs w:val="24"/>
        </w:rPr>
        <w:t>;</w:t>
      </w:r>
    </w:p>
    <w:p w14:paraId="6B9692B9" w14:textId="5AE966C9" w:rsidR="00FC12E0" w:rsidRDefault="004F2D5E" w:rsidP="00FC12E0">
      <w:pPr>
        <w:spacing w:after="0"/>
        <w:jc w:val="both"/>
        <w:rPr>
          <w:rFonts w:ascii="Times New Roman" w:hAnsi="Times New Roman" w:cs="Times New Roman"/>
          <w:sz w:val="24"/>
          <w:szCs w:val="24"/>
        </w:rPr>
      </w:pPr>
      <w:bookmarkStart w:id="19" w:name="dst100120"/>
      <w:bookmarkEnd w:id="19"/>
      <w:r>
        <w:rPr>
          <w:rFonts w:ascii="Times New Roman" w:hAnsi="Times New Roman" w:cs="Times New Roman"/>
          <w:sz w:val="24"/>
          <w:szCs w:val="24"/>
        </w:rPr>
        <w:t>3.9.</w:t>
      </w:r>
      <w:r w:rsidR="00FC12E0" w:rsidRPr="00FC12E0">
        <w:rPr>
          <w:rFonts w:ascii="Times New Roman" w:hAnsi="Times New Roman" w:cs="Times New Roman"/>
          <w:sz w:val="24"/>
          <w:szCs w:val="24"/>
        </w:rPr>
        <w:t>4</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представило заявление, не соответствующее требованиям, </w:t>
      </w:r>
      <w:r>
        <w:rPr>
          <w:rFonts w:ascii="Times New Roman" w:hAnsi="Times New Roman" w:cs="Times New Roman"/>
          <w:sz w:val="24"/>
          <w:szCs w:val="24"/>
        </w:rPr>
        <w:t>п. 3.5. настоящего Устава Товарищества</w:t>
      </w:r>
      <w:r w:rsidR="00FC12E0" w:rsidRPr="00FC12E0">
        <w:rPr>
          <w:rFonts w:ascii="Times New Roman" w:hAnsi="Times New Roman" w:cs="Times New Roman"/>
          <w:sz w:val="24"/>
          <w:szCs w:val="24"/>
        </w:rPr>
        <w:t>.</w:t>
      </w:r>
    </w:p>
    <w:p w14:paraId="12470897" w14:textId="74D55B47" w:rsidR="00FC12E0" w:rsidRPr="00FC12E0" w:rsidRDefault="004F2D5E" w:rsidP="00FC12E0">
      <w:pPr>
        <w:spacing w:after="0"/>
        <w:jc w:val="both"/>
        <w:rPr>
          <w:rFonts w:ascii="Times New Roman" w:hAnsi="Times New Roman" w:cs="Times New Roman"/>
          <w:sz w:val="24"/>
          <w:szCs w:val="24"/>
        </w:rPr>
      </w:pPr>
      <w:bookmarkStart w:id="20" w:name="dst100121"/>
      <w:bookmarkEnd w:id="20"/>
      <w:r>
        <w:rPr>
          <w:rFonts w:ascii="Times New Roman" w:hAnsi="Times New Roman" w:cs="Times New Roman"/>
          <w:sz w:val="24"/>
          <w:szCs w:val="24"/>
        </w:rPr>
        <w:t>3.</w:t>
      </w:r>
      <w:r w:rsidR="00FC12E0" w:rsidRPr="00FC12E0">
        <w:rPr>
          <w:rFonts w:ascii="Times New Roman" w:hAnsi="Times New Roman" w:cs="Times New Roman"/>
          <w:sz w:val="24"/>
          <w:szCs w:val="24"/>
        </w:rPr>
        <w:t xml:space="preserve">10. В случае, если садовые земельные участки, находящиеся в государственной или муниципальной собственности и расположенные в границах </w:t>
      </w:r>
      <w:r>
        <w:rPr>
          <w:rFonts w:ascii="Times New Roman" w:hAnsi="Times New Roman" w:cs="Times New Roman"/>
          <w:sz w:val="24"/>
          <w:szCs w:val="24"/>
        </w:rPr>
        <w:t>Товарищества</w:t>
      </w:r>
      <w:r w:rsidR="00FC12E0" w:rsidRPr="00FC12E0">
        <w:rPr>
          <w:rFonts w:ascii="Times New Roman" w:hAnsi="Times New Roman" w:cs="Times New Roman"/>
          <w:sz w:val="24"/>
          <w:szCs w:val="24"/>
        </w:rPr>
        <w:t>, принадлежат гражданам на праве пожизненного наследуемого владения или постоянного (бессрочного) пользования либо эти земельные участки предоставлены гражданам в аренду, право участия в товариществе осуществляют данные землевладельцы, землепользователи и арендаторы земельных участков. При этом для приобретения такими гражданами членства в товариществе принятие каких-либо решений органов государственной власти или органов местного самоуправления не требуется.</w:t>
      </w:r>
    </w:p>
    <w:p w14:paraId="77090693" w14:textId="069B6DD2" w:rsidR="00FC12E0" w:rsidRPr="00FC12E0" w:rsidRDefault="004F2D5E" w:rsidP="00FC12E0">
      <w:pPr>
        <w:spacing w:after="0"/>
        <w:jc w:val="both"/>
        <w:rPr>
          <w:rFonts w:ascii="Times New Roman" w:hAnsi="Times New Roman" w:cs="Times New Roman"/>
          <w:sz w:val="24"/>
          <w:szCs w:val="24"/>
        </w:rPr>
      </w:pPr>
      <w:bookmarkStart w:id="21" w:name="dst100123"/>
      <w:bookmarkEnd w:id="21"/>
      <w:r>
        <w:rPr>
          <w:rFonts w:ascii="Times New Roman" w:hAnsi="Times New Roman" w:cs="Times New Roman"/>
          <w:sz w:val="24"/>
          <w:szCs w:val="24"/>
        </w:rPr>
        <w:t>3.11</w:t>
      </w:r>
      <w:r w:rsidR="00FC12E0" w:rsidRPr="00FC12E0">
        <w:rPr>
          <w:rFonts w:ascii="Times New Roman" w:hAnsi="Times New Roman" w:cs="Times New Roman"/>
          <w:sz w:val="24"/>
          <w:szCs w:val="24"/>
        </w:rPr>
        <w:t xml:space="preserve">. Каждому члену </w:t>
      </w:r>
      <w:r>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в течение трех месяцев со дня приема в члены товарищества председателем товарищества выдается членская книжка или другой заменяющий ее документ, подтверждающий членство в товариществе. Форма и содержание членской книжки или другого заменяющего ее документа, подтверждающего членство в товариществе, устанавливаются решением общего собрания членов товарищества.</w:t>
      </w:r>
    </w:p>
    <w:p w14:paraId="02969138" w14:textId="5D3CDBEB" w:rsidR="00083642" w:rsidRPr="00083642" w:rsidRDefault="00083642" w:rsidP="00083642">
      <w:pPr>
        <w:spacing w:after="0"/>
        <w:jc w:val="both"/>
        <w:rPr>
          <w:rFonts w:ascii="Times New Roman" w:hAnsi="Times New Roman" w:cs="Times New Roman"/>
          <w:sz w:val="24"/>
          <w:szCs w:val="24"/>
        </w:rPr>
      </w:pPr>
      <w:r>
        <w:rPr>
          <w:rFonts w:ascii="Times New Roman" w:hAnsi="Times New Roman" w:cs="Times New Roman"/>
          <w:sz w:val="24"/>
          <w:szCs w:val="24"/>
        </w:rPr>
        <w:t>3.</w:t>
      </w:r>
      <w:r w:rsidRPr="00083642">
        <w:rPr>
          <w:rFonts w:ascii="Times New Roman" w:hAnsi="Times New Roman" w:cs="Times New Roman"/>
          <w:sz w:val="24"/>
          <w:szCs w:val="24"/>
        </w:rPr>
        <w:t>1</w:t>
      </w:r>
      <w:r>
        <w:rPr>
          <w:rFonts w:ascii="Times New Roman" w:hAnsi="Times New Roman" w:cs="Times New Roman"/>
          <w:sz w:val="24"/>
          <w:szCs w:val="24"/>
        </w:rPr>
        <w:t>2</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может быть прекращено добровольно или принудительно, а также в связи с прекращением у члена </w:t>
      </w:r>
      <w:r>
        <w:rPr>
          <w:rFonts w:ascii="Times New Roman" w:hAnsi="Times New Roman" w:cs="Times New Roman"/>
          <w:sz w:val="24"/>
          <w:szCs w:val="24"/>
        </w:rPr>
        <w:t>Т</w:t>
      </w:r>
      <w:r w:rsidRPr="00083642">
        <w:rPr>
          <w:rFonts w:ascii="Times New Roman" w:hAnsi="Times New Roman" w:cs="Times New Roman"/>
          <w:sz w:val="24"/>
          <w:szCs w:val="24"/>
        </w:rPr>
        <w:t>оварищества прав на принадлежащий ему садовый земельный участок либо в связи со смертью члена товарищества.</w:t>
      </w:r>
    </w:p>
    <w:p w14:paraId="654DB7C8" w14:textId="5866C1FF" w:rsidR="00083642" w:rsidRPr="00083642" w:rsidRDefault="00083642" w:rsidP="00083642">
      <w:pPr>
        <w:spacing w:after="0"/>
        <w:jc w:val="both"/>
        <w:rPr>
          <w:rFonts w:ascii="Times New Roman" w:hAnsi="Times New Roman" w:cs="Times New Roman"/>
          <w:sz w:val="24"/>
          <w:szCs w:val="24"/>
        </w:rPr>
      </w:pPr>
      <w:bookmarkStart w:id="22" w:name="dst100127"/>
      <w:bookmarkEnd w:id="22"/>
      <w:r>
        <w:rPr>
          <w:rFonts w:ascii="Times New Roman" w:hAnsi="Times New Roman" w:cs="Times New Roman"/>
          <w:sz w:val="24"/>
          <w:szCs w:val="24"/>
        </w:rPr>
        <w:t>3.13</w:t>
      </w:r>
      <w:r w:rsidRPr="00083642">
        <w:rPr>
          <w:rFonts w:ascii="Times New Roman" w:hAnsi="Times New Roman" w:cs="Times New Roman"/>
          <w:sz w:val="24"/>
          <w:szCs w:val="24"/>
        </w:rPr>
        <w:t xml:space="preserve">. Добровольное прекращение членства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осуществляется путем выхода из </w:t>
      </w:r>
      <w:r>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71905477" w14:textId="45206830" w:rsidR="00083642" w:rsidRPr="00083642" w:rsidRDefault="00083642" w:rsidP="00083642">
      <w:pPr>
        <w:spacing w:after="0"/>
        <w:jc w:val="both"/>
        <w:rPr>
          <w:rFonts w:ascii="Times New Roman" w:hAnsi="Times New Roman" w:cs="Times New Roman"/>
          <w:sz w:val="24"/>
          <w:szCs w:val="24"/>
        </w:rPr>
      </w:pPr>
      <w:bookmarkStart w:id="23" w:name="dst100128"/>
      <w:bookmarkEnd w:id="23"/>
      <w:r w:rsidRPr="00083642">
        <w:rPr>
          <w:rFonts w:ascii="Times New Roman" w:hAnsi="Times New Roman" w:cs="Times New Roman"/>
          <w:sz w:val="24"/>
          <w:szCs w:val="24"/>
        </w:rPr>
        <w:t>3</w:t>
      </w:r>
      <w:r>
        <w:rPr>
          <w:rFonts w:ascii="Times New Roman" w:hAnsi="Times New Roman" w:cs="Times New Roman"/>
          <w:sz w:val="24"/>
          <w:szCs w:val="24"/>
        </w:rPr>
        <w:t>.14</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в связи с выходом из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прекращается со дня подачи членом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соответствующего заявления в правление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При этом принятие решения органами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о прекращении членства в </w:t>
      </w:r>
      <w:r>
        <w:rPr>
          <w:rFonts w:ascii="Times New Roman" w:hAnsi="Times New Roman" w:cs="Times New Roman"/>
          <w:sz w:val="24"/>
          <w:szCs w:val="24"/>
        </w:rPr>
        <w:t>Т</w:t>
      </w:r>
      <w:r w:rsidRPr="00083642">
        <w:rPr>
          <w:rFonts w:ascii="Times New Roman" w:hAnsi="Times New Roman" w:cs="Times New Roman"/>
          <w:sz w:val="24"/>
          <w:szCs w:val="24"/>
        </w:rPr>
        <w:t>овариществе не требуется.</w:t>
      </w:r>
    </w:p>
    <w:p w14:paraId="49053DC9" w14:textId="2AEDABF5" w:rsidR="00083642" w:rsidRPr="00083642" w:rsidRDefault="00083642" w:rsidP="00083642">
      <w:pPr>
        <w:spacing w:after="0"/>
        <w:jc w:val="both"/>
        <w:rPr>
          <w:rFonts w:ascii="Times New Roman" w:hAnsi="Times New Roman" w:cs="Times New Roman"/>
          <w:sz w:val="24"/>
          <w:szCs w:val="24"/>
        </w:rPr>
      </w:pPr>
      <w:bookmarkStart w:id="24" w:name="dst100129"/>
      <w:bookmarkEnd w:id="24"/>
      <w:r>
        <w:rPr>
          <w:rFonts w:ascii="Times New Roman" w:hAnsi="Times New Roman" w:cs="Times New Roman"/>
          <w:sz w:val="24"/>
          <w:szCs w:val="24"/>
        </w:rPr>
        <w:t>3.15</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прекращается принудительно решением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оварищества со дня принятия такого решения или с иной даты, определенной данным решением, в связи с неуплатой взносов в течение более двух месяцев с момента возникновения этой обязанности.</w:t>
      </w:r>
    </w:p>
    <w:p w14:paraId="692018DD" w14:textId="1D7B18BB" w:rsidR="00083642" w:rsidRPr="00083642" w:rsidRDefault="00083642" w:rsidP="00083642">
      <w:pPr>
        <w:spacing w:after="0"/>
        <w:jc w:val="both"/>
        <w:rPr>
          <w:rFonts w:ascii="Times New Roman" w:hAnsi="Times New Roman" w:cs="Times New Roman"/>
          <w:sz w:val="24"/>
          <w:szCs w:val="24"/>
        </w:rPr>
      </w:pPr>
      <w:bookmarkStart w:id="25" w:name="dst100130"/>
      <w:bookmarkEnd w:id="25"/>
      <w:r>
        <w:rPr>
          <w:rFonts w:ascii="Times New Roman" w:hAnsi="Times New Roman" w:cs="Times New Roman"/>
          <w:sz w:val="24"/>
          <w:szCs w:val="24"/>
        </w:rPr>
        <w:t>3.16</w:t>
      </w:r>
      <w:r w:rsidRPr="00083642">
        <w:rPr>
          <w:rFonts w:ascii="Times New Roman" w:hAnsi="Times New Roman" w:cs="Times New Roman"/>
          <w:sz w:val="24"/>
          <w:szCs w:val="24"/>
        </w:rPr>
        <w:t xml:space="preserve">. Председатель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не позднее чем за месяц до дня проведения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планируется рассмотреть вопрос об исключении члена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направляет данному члену </w:t>
      </w:r>
      <w:r>
        <w:rPr>
          <w:rFonts w:ascii="Times New Roman" w:hAnsi="Times New Roman" w:cs="Times New Roman"/>
          <w:sz w:val="24"/>
          <w:szCs w:val="24"/>
        </w:rPr>
        <w:t>Т</w:t>
      </w:r>
      <w:r w:rsidRPr="00083642">
        <w:rPr>
          <w:rFonts w:ascii="Times New Roman" w:hAnsi="Times New Roman" w:cs="Times New Roman"/>
          <w:sz w:val="24"/>
          <w:szCs w:val="24"/>
        </w:rPr>
        <w:t>оварищества предупреждение о недопустимости неисполнения обязанности</w:t>
      </w:r>
      <w:r>
        <w:rPr>
          <w:rFonts w:ascii="Times New Roman" w:hAnsi="Times New Roman" w:cs="Times New Roman"/>
          <w:sz w:val="24"/>
          <w:szCs w:val="24"/>
        </w:rPr>
        <w:t xml:space="preserve"> по оплате членских и целевых взносов</w:t>
      </w:r>
      <w:r w:rsidRPr="00083642">
        <w:rPr>
          <w:rFonts w:ascii="Times New Roman" w:hAnsi="Times New Roman" w:cs="Times New Roman"/>
          <w:sz w:val="24"/>
          <w:szCs w:val="24"/>
        </w:rPr>
        <w:t xml:space="preserve">, содержащее рекомендации по устранению нарушения исполнения этой обязанности, заказным письмом с уведомлением о вручении по указанным в реестре членов товарищества адресу места жительства и адресу электронной почты (при наличии), по которому данным членом </w:t>
      </w:r>
      <w:r>
        <w:rPr>
          <w:rFonts w:ascii="Times New Roman" w:hAnsi="Times New Roman" w:cs="Times New Roman"/>
          <w:sz w:val="24"/>
          <w:szCs w:val="24"/>
        </w:rPr>
        <w:t>Т</w:t>
      </w:r>
      <w:r w:rsidRPr="00083642">
        <w:rPr>
          <w:rFonts w:ascii="Times New Roman" w:hAnsi="Times New Roman" w:cs="Times New Roman"/>
          <w:sz w:val="24"/>
          <w:szCs w:val="24"/>
        </w:rPr>
        <w:t>оварищества могут быть получены электронные сообщения.</w:t>
      </w:r>
    </w:p>
    <w:p w14:paraId="0F66D61E" w14:textId="51BB5624" w:rsidR="00083642" w:rsidRPr="00083642" w:rsidRDefault="00083642" w:rsidP="00083642">
      <w:pPr>
        <w:spacing w:after="0"/>
        <w:jc w:val="both"/>
        <w:rPr>
          <w:rFonts w:ascii="Times New Roman" w:hAnsi="Times New Roman" w:cs="Times New Roman"/>
          <w:sz w:val="24"/>
          <w:szCs w:val="24"/>
        </w:rPr>
      </w:pPr>
      <w:bookmarkStart w:id="26" w:name="dst100131"/>
      <w:bookmarkEnd w:id="26"/>
      <w:r>
        <w:rPr>
          <w:rFonts w:ascii="Times New Roman" w:hAnsi="Times New Roman" w:cs="Times New Roman"/>
          <w:sz w:val="24"/>
          <w:szCs w:val="24"/>
        </w:rPr>
        <w:t>3.17</w:t>
      </w:r>
      <w:r w:rsidRPr="00083642">
        <w:rPr>
          <w:rFonts w:ascii="Times New Roman" w:hAnsi="Times New Roman" w:cs="Times New Roman"/>
          <w:sz w:val="24"/>
          <w:szCs w:val="24"/>
        </w:rPr>
        <w:t>. Член товарищества должен быть проинформирован в порядке, установленном</w:t>
      </w:r>
      <w:r>
        <w:rPr>
          <w:rFonts w:ascii="Times New Roman" w:hAnsi="Times New Roman" w:cs="Times New Roman"/>
          <w:sz w:val="24"/>
          <w:szCs w:val="24"/>
        </w:rPr>
        <w:t xml:space="preserve"> настоящим Уставом и законом</w:t>
      </w:r>
      <w:r w:rsidRPr="00083642">
        <w:rPr>
          <w:rFonts w:ascii="Times New Roman" w:hAnsi="Times New Roman" w:cs="Times New Roman"/>
          <w:sz w:val="24"/>
          <w:szCs w:val="24"/>
        </w:rPr>
        <w:t xml:space="preserve">, о дате, времени и месте проведения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должен быть рассмотрен вопрос об исключении его из числа членов </w:t>
      </w:r>
      <w:r>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7730EBBA" w14:textId="5E3A6783" w:rsidR="00083642" w:rsidRPr="00083642" w:rsidRDefault="00083642" w:rsidP="00083642">
      <w:pPr>
        <w:spacing w:after="0"/>
        <w:jc w:val="both"/>
        <w:rPr>
          <w:rFonts w:ascii="Times New Roman" w:hAnsi="Times New Roman" w:cs="Times New Roman"/>
          <w:sz w:val="24"/>
          <w:szCs w:val="24"/>
        </w:rPr>
      </w:pPr>
      <w:bookmarkStart w:id="27" w:name="dst100132"/>
      <w:bookmarkEnd w:id="27"/>
      <w:r>
        <w:rPr>
          <w:rFonts w:ascii="Times New Roman" w:hAnsi="Times New Roman" w:cs="Times New Roman"/>
          <w:sz w:val="24"/>
          <w:szCs w:val="24"/>
        </w:rPr>
        <w:lastRenderedPageBreak/>
        <w:t>3.18</w:t>
      </w:r>
      <w:r w:rsidRPr="00083642">
        <w:rPr>
          <w:rFonts w:ascii="Times New Roman" w:hAnsi="Times New Roman" w:cs="Times New Roman"/>
          <w:sz w:val="24"/>
          <w:szCs w:val="24"/>
        </w:rPr>
        <w:t xml:space="preserve">. Решение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о принудительном прекращении членства в </w:t>
      </w:r>
      <w:r>
        <w:rPr>
          <w:rFonts w:ascii="Times New Roman" w:hAnsi="Times New Roman" w:cs="Times New Roman"/>
          <w:sz w:val="24"/>
          <w:szCs w:val="24"/>
        </w:rPr>
        <w:t>Т</w:t>
      </w:r>
      <w:r w:rsidRPr="00083642">
        <w:rPr>
          <w:rFonts w:ascii="Times New Roman" w:hAnsi="Times New Roman" w:cs="Times New Roman"/>
          <w:sz w:val="24"/>
          <w:szCs w:val="24"/>
        </w:rPr>
        <w:t>овариществе может быть обжаловано в судебном порядке.</w:t>
      </w:r>
    </w:p>
    <w:p w14:paraId="2AD02C91" w14:textId="47BDC334" w:rsidR="00083642" w:rsidRPr="00083642" w:rsidRDefault="00083642" w:rsidP="00083642">
      <w:pPr>
        <w:spacing w:after="0"/>
        <w:jc w:val="both"/>
        <w:rPr>
          <w:rFonts w:ascii="Times New Roman" w:hAnsi="Times New Roman" w:cs="Times New Roman"/>
          <w:sz w:val="24"/>
          <w:szCs w:val="24"/>
        </w:rPr>
      </w:pPr>
      <w:bookmarkStart w:id="28" w:name="dst100133"/>
      <w:bookmarkEnd w:id="28"/>
      <w:r>
        <w:rPr>
          <w:rFonts w:ascii="Times New Roman" w:hAnsi="Times New Roman" w:cs="Times New Roman"/>
          <w:sz w:val="24"/>
          <w:szCs w:val="24"/>
        </w:rPr>
        <w:t>3.19</w:t>
      </w:r>
      <w:r w:rsidRPr="00083642">
        <w:rPr>
          <w:rFonts w:ascii="Times New Roman" w:hAnsi="Times New Roman" w:cs="Times New Roman"/>
          <w:sz w:val="24"/>
          <w:szCs w:val="24"/>
        </w:rPr>
        <w:t xml:space="preserve">. В случае исключения члена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оварищества в порядке, установленном</w:t>
      </w:r>
      <w:r>
        <w:rPr>
          <w:rFonts w:ascii="Times New Roman" w:hAnsi="Times New Roman" w:cs="Times New Roman"/>
          <w:sz w:val="24"/>
          <w:szCs w:val="24"/>
        </w:rPr>
        <w:t xml:space="preserve"> настоящим Уставом</w:t>
      </w:r>
      <w:r w:rsidRPr="00083642">
        <w:rPr>
          <w:rFonts w:ascii="Times New Roman" w:hAnsi="Times New Roman" w:cs="Times New Roman"/>
          <w:sz w:val="24"/>
          <w:szCs w:val="24"/>
        </w:rPr>
        <w:t xml:space="preserve">, в течение десяти дней с момента вынесения </w:t>
      </w:r>
      <w:r>
        <w:rPr>
          <w:rFonts w:ascii="Times New Roman" w:hAnsi="Times New Roman" w:cs="Times New Roman"/>
          <w:sz w:val="24"/>
          <w:szCs w:val="24"/>
        </w:rPr>
        <w:t>такого</w:t>
      </w:r>
      <w:r w:rsidRPr="00083642">
        <w:rPr>
          <w:rFonts w:ascii="Times New Roman" w:hAnsi="Times New Roman" w:cs="Times New Roman"/>
          <w:sz w:val="24"/>
          <w:szCs w:val="24"/>
        </w:rPr>
        <w:t xml:space="preserve"> решения ему по указанным в реестре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адресу места жительства и адресу электронной почты (при наличии), по которому данным членом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оварищества могут быть получены электронные сообщения, направляется копия такого решения, а также уведомление, в котором указываются:</w:t>
      </w:r>
    </w:p>
    <w:p w14:paraId="0F4A8308" w14:textId="190B52AA" w:rsidR="00083642" w:rsidRPr="00083642" w:rsidRDefault="00083642" w:rsidP="00083642">
      <w:pPr>
        <w:spacing w:after="0"/>
        <w:jc w:val="both"/>
        <w:rPr>
          <w:rFonts w:ascii="Times New Roman" w:hAnsi="Times New Roman" w:cs="Times New Roman"/>
          <w:sz w:val="24"/>
          <w:szCs w:val="24"/>
        </w:rPr>
      </w:pPr>
      <w:bookmarkStart w:id="29" w:name="dst100134"/>
      <w:bookmarkEnd w:id="29"/>
      <w:r w:rsidRPr="00083642">
        <w:rPr>
          <w:rFonts w:ascii="Times New Roman" w:hAnsi="Times New Roman" w:cs="Times New Roman"/>
          <w:sz w:val="24"/>
          <w:szCs w:val="24"/>
        </w:rPr>
        <w:t xml:space="preserve">1) дата проведения общего собрания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было принято решение об исключении члена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389180E8" w14:textId="567425F1" w:rsidR="00083642" w:rsidRPr="00083642" w:rsidRDefault="00083642" w:rsidP="00083642">
      <w:pPr>
        <w:spacing w:after="0"/>
        <w:jc w:val="both"/>
        <w:rPr>
          <w:rFonts w:ascii="Times New Roman" w:hAnsi="Times New Roman" w:cs="Times New Roman"/>
          <w:sz w:val="24"/>
          <w:szCs w:val="24"/>
        </w:rPr>
      </w:pPr>
      <w:bookmarkStart w:id="30" w:name="dst100135"/>
      <w:bookmarkEnd w:id="30"/>
      <w:r w:rsidRPr="00083642">
        <w:rPr>
          <w:rFonts w:ascii="Times New Roman" w:hAnsi="Times New Roman" w:cs="Times New Roman"/>
          <w:sz w:val="24"/>
          <w:szCs w:val="24"/>
        </w:rPr>
        <w:t xml:space="preserve">2) обстоятельства, послужившие основанием для прекращения членства в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овариществе;</w:t>
      </w:r>
    </w:p>
    <w:p w14:paraId="410B0432" w14:textId="0507716C" w:rsidR="00083642" w:rsidRPr="00083642" w:rsidRDefault="00083642" w:rsidP="00083642">
      <w:pPr>
        <w:spacing w:after="0"/>
        <w:jc w:val="both"/>
        <w:rPr>
          <w:rFonts w:ascii="Times New Roman" w:hAnsi="Times New Roman" w:cs="Times New Roman"/>
          <w:sz w:val="24"/>
          <w:szCs w:val="24"/>
        </w:rPr>
      </w:pPr>
      <w:bookmarkStart w:id="31" w:name="dst100136"/>
      <w:bookmarkEnd w:id="31"/>
      <w:r w:rsidRPr="00083642">
        <w:rPr>
          <w:rFonts w:ascii="Times New Roman" w:hAnsi="Times New Roman" w:cs="Times New Roman"/>
          <w:sz w:val="24"/>
          <w:szCs w:val="24"/>
        </w:rPr>
        <w:t xml:space="preserve">3) условия, при выполнении которых исключенный из числа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гражданин может быть принят 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оварищество вновь после устранения нарушения, послужившего основанием для принудительного прекращения его членства в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овариществе.</w:t>
      </w:r>
    </w:p>
    <w:p w14:paraId="5EACC9AE" w14:textId="4DAB0E4A" w:rsidR="00083642" w:rsidRPr="00083642" w:rsidRDefault="000D3DBF" w:rsidP="00083642">
      <w:pPr>
        <w:spacing w:after="0"/>
        <w:jc w:val="both"/>
        <w:rPr>
          <w:rFonts w:ascii="Times New Roman" w:hAnsi="Times New Roman" w:cs="Times New Roman"/>
          <w:sz w:val="24"/>
          <w:szCs w:val="24"/>
        </w:rPr>
      </w:pPr>
      <w:bookmarkStart w:id="32" w:name="dst100137"/>
      <w:bookmarkEnd w:id="32"/>
      <w:r>
        <w:rPr>
          <w:rFonts w:ascii="Times New Roman" w:hAnsi="Times New Roman" w:cs="Times New Roman"/>
          <w:sz w:val="24"/>
          <w:szCs w:val="24"/>
        </w:rPr>
        <w:t>3.20</w:t>
      </w:r>
      <w:r w:rsidR="00083642" w:rsidRPr="00083642">
        <w:rPr>
          <w:rFonts w:ascii="Times New Roman" w:hAnsi="Times New Roman" w:cs="Times New Roman"/>
          <w:sz w:val="24"/>
          <w:szCs w:val="24"/>
        </w:rPr>
        <w:t xml:space="preserve">. В связи с прекращением у члена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прав на садовый земельный участок или вследствие смерти члена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членство в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овариществе прекращается в день наступления соответствующего события. Решение общего собрания членов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оварищества в связи с указанным обстоятельством не принимается.</w:t>
      </w:r>
    </w:p>
    <w:p w14:paraId="25C1F80C" w14:textId="55C60FFB" w:rsidR="00083642" w:rsidRPr="00083642" w:rsidRDefault="000D3DBF" w:rsidP="00083642">
      <w:pPr>
        <w:spacing w:after="0"/>
        <w:jc w:val="both"/>
        <w:rPr>
          <w:rFonts w:ascii="Times New Roman" w:hAnsi="Times New Roman" w:cs="Times New Roman"/>
          <w:sz w:val="24"/>
          <w:szCs w:val="24"/>
        </w:rPr>
      </w:pPr>
      <w:bookmarkStart w:id="33" w:name="dst100138"/>
      <w:bookmarkEnd w:id="33"/>
      <w:r>
        <w:rPr>
          <w:rFonts w:ascii="Times New Roman" w:hAnsi="Times New Roman" w:cs="Times New Roman"/>
          <w:sz w:val="24"/>
          <w:szCs w:val="24"/>
        </w:rPr>
        <w:t>3.21</w:t>
      </w:r>
      <w:r w:rsidR="00083642" w:rsidRPr="00083642">
        <w:rPr>
          <w:rFonts w:ascii="Times New Roman" w:hAnsi="Times New Roman" w:cs="Times New Roman"/>
          <w:sz w:val="24"/>
          <w:szCs w:val="24"/>
        </w:rPr>
        <w:t xml:space="preserve">. Бывший член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оварищества в течение десяти календарных дней со дня прекращения прав на садовый земельный участок обязан уведомить в письменной форме об этом правление</w:t>
      </w:r>
      <w:r>
        <w:rPr>
          <w:rFonts w:ascii="Times New Roman" w:hAnsi="Times New Roman" w:cs="Times New Roman"/>
          <w:sz w:val="24"/>
          <w:szCs w:val="24"/>
        </w:rPr>
        <w:t>, Т</w:t>
      </w:r>
      <w:r w:rsidR="00083642" w:rsidRPr="00083642">
        <w:rPr>
          <w:rFonts w:ascii="Times New Roman" w:hAnsi="Times New Roman" w:cs="Times New Roman"/>
          <w:sz w:val="24"/>
          <w:szCs w:val="24"/>
        </w:rPr>
        <w:t>оварищества с предоставлением копий документов, подтверждающих такое прекращение.</w:t>
      </w:r>
    </w:p>
    <w:p w14:paraId="1D55A40D" w14:textId="18CF2FC9" w:rsidR="00083642" w:rsidRPr="00083642" w:rsidRDefault="000D3DBF" w:rsidP="00083642">
      <w:pPr>
        <w:spacing w:after="0"/>
        <w:jc w:val="both"/>
        <w:rPr>
          <w:rFonts w:ascii="Times New Roman" w:hAnsi="Times New Roman" w:cs="Times New Roman"/>
          <w:sz w:val="24"/>
          <w:szCs w:val="24"/>
        </w:rPr>
      </w:pPr>
      <w:bookmarkStart w:id="34" w:name="dst100139"/>
      <w:bookmarkEnd w:id="34"/>
      <w:r>
        <w:rPr>
          <w:rFonts w:ascii="Times New Roman" w:hAnsi="Times New Roman" w:cs="Times New Roman"/>
          <w:sz w:val="24"/>
          <w:szCs w:val="24"/>
        </w:rPr>
        <w:t>3.22</w:t>
      </w:r>
      <w:r w:rsidR="00083642" w:rsidRPr="00083642">
        <w:rPr>
          <w:rFonts w:ascii="Times New Roman" w:hAnsi="Times New Roman" w:cs="Times New Roman"/>
          <w:sz w:val="24"/>
          <w:szCs w:val="24"/>
        </w:rPr>
        <w:t>. В случае неисполнения требования, установленного</w:t>
      </w:r>
      <w:r>
        <w:rPr>
          <w:rFonts w:ascii="Times New Roman" w:hAnsi="Times New Roman" w:cs="Times New Roman"/>
          <w:sz w:val="24"/>
          <w:szCs w:val="24"/>
        </w:rPr>
        <w:t xml:space="preserve"> п. 3.21 настоящего Устава</w:t>
      </w:r>
      <w:r w:rsidR="00083642" w:rsidRPr="00083642">
        <w:rPr>
          <w:rFonts w:ascii="Times New Roman" w:hAnsi="Times New Roman" w:cs="Times New Roman"/>
          <w:sz w:val="24"/>
          <w:szCs w:val="24"/>
        </w:rPr>
        <w:t xml:space="preserve">, бывший член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несет риск отнесения на него расходов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связанных с отсутствием у правления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информации о прекращении его членства в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овариществе.</w:t>
      </w:r>
    </w:p>
    <w:p w14:paraId="3D309534" w14:textId="77777777" w:rsidR="00175BE2" w:rsidRPr="00083642" w:rsidRDefault="00175BE2" w:rsidP="00083642">
      <w:pPr>
        <w:spacing w:after="0"/>
        <w:jc w:val="both"/>
        <w:rPr>
          <w:rFonts w:ascii="Times New Roman" w:hAnsi="Times New Roman" w:cs="Times New Roman"/>
          <w:sz w:val="24"/>
          <w:szCs w:val="24"/>
        </w:rPr>
      </w:pPr>
    </w:p>
    <w:p w14:paraId="14C0BF56" w14:textId="591B982D" w:rsidR="00D136FD" w:rsidRPr="00D136FD" w:rsidRDefault="00E55546" w:rsidP="00E55546">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4</w:t>
      </w:r>
      <w:r w:rsidR="00D136FD" w:rsidRPr="00D136FD">
        <w:rPr>
          <w:sz w:val="24"/>
          <w:szCs w:val="24"/>
        </w:rPr>
        <w:t>. Права и обязанности Товарищества</w:t>
      </w:r>
    </w:p>
    <w:p w14:paraId="281DF486" w14:textId="77777777" w:rsidR="00E55546" w:rsidRDefault="00E55546" w:rsidP="00E55546">
      <w:pPr>
        <w:pStyle w:val="a3"/>
        <w:spacing w:before="0" w:beforeAutospacing="0" w:after="0" w:afterAutospacing="0" w:line="384" w:lineRule="atLeast"/>
        <w:jc w:val="both"/>
        <w:textAlignment w:val="baseline"/>
      </w:pPr>
      <w:r>
        <w:t>4.1</w:t>
      </w:r>
      <w:r w:rsidR="00D136FD" w:rsidRPr="00D136FD">
        <w:t>. Товарищество вправе:</w:t>
      </w:r>
    </w:p>
    <w:p w14:paraId="03A816F1" w14:textId="77777777" w:rsidR="00E55546" w:rsidRDefault="00E55546" w:rsidP="00E55546">
      <w:pPr>
        <w:pStyle w:val="a3"/>
        <w:spacing w:before="0" w:beforeAutospacing="0" w:after="0" w:afterAutospacing="0" w:line="384" w:lineRule="atLeast"/>
        <w:jc w:val="both"/>
        <w:textAlignment w:val="baseline"/>
      </w:pPr>
      <w:r>
        <w:t>4.1.1.</w:t>
      </w:r>
      <w:r w:rsidR="00D136FD" w:rsidRPr="00D136FD">
        <w:t xml:space="preserve"> осуществлять действия, необходимые для достижения целей и задач, предусмотренных Уставом Товарищества;</w:t>
      </w:r>
    </w:p>
    <w:p w14:paraId="5DDDD637" w14:textId="77777777" w:rsidR="00E55546" w:rsidRDefault="00E55546" w:rsidP="00E55546">
      <w:pPr>
        <w:pStyle w:val="a3"/>
        <w:spacing w:before="0" w:beforeAutospacing="0" w:after="0" w:afterAutospacing="0" w:line="384" w:lineRule="atLeast"/>
        <w:jc w:val="both"/>
        <w:textAlignment w:val="baseline"/>
      </w:pPr>
      <w:r>
        <w:t>4.1.</w:t>
      </w:r>
      <w:r w:rsidR="00D136FD" w:rsidRPr="00D136FD">
        <w:t>2</w:t>
      </w:r>
      <w:r>
        <w:t>.</w:t>
      </w:r>
      <w:r w:rsidR="00D136FD" w:rsidRPr="00D136FD">
        <w:t xml:space="preserve"> от</w:t>
      </w:r>
      <w:r>
        <w:t xml:space="preserve"> </w:t>
      </w:r>
      <w:r w:rsidR="00D136FD" w:rsidRPr="00D136FD">
        <w:t>своего имени приобретать и осуществлять имущественные и неимущественные права;</w:t>
      </w:r>
    </w:p>
    <w:p w14:paraId="1D187B33" w14:textId="096C8BF4" w:rsidR="00E55546" w:rsidRDefault="00E55546" w:rsidP="00E55546">
      <w:pPr>
        <w:pStyle w:val="a3"/>
        <w:spacing w:before="0" w:beforeAutospacing="0" w:after="0" w:afterAutospacing="0" w:line="384" w:lineRule="atLeast"/>
        <w:jc w:val="both"/>
        <w:textAlignment w:val="baseline"/>
      </w:pPr>
      <w:r>
        <w:t>4.1.</w:t>
      </w:r>
      <w:r w:rsidR="00083E96">
        <w:t>3</w:t>
      </w:r>
      <w:r>
        <w:t>.</w:t>
      </w:r>
      <w:r w:rsidR="00D136FD" w:rsidRPr="00D136FD">
        <w:t xml:space="preserve"> заключать договоры;</w:t>
      </w:r>
    </w:p>
    <w:p w14:paraId="5494A860" w14:textId="07757359" w:rsidR="00E55546" w:rsidRDefault="00E55546" w:rsidP="00E55546">
      <w:pPr>
        <w:pStyle w:val="a3"/>
        <w:spacing w:before="0" w:beforeAutospacing="0" w:after="0" w:afterAutospacing="0" w:line="384" w:lineRule="atLeast"/>
        <w:jc w:val="both"/>
        <w:textAlignment w:val="baseline"/>
      </w:pPr>
      <w:r>
        <w:t>4.1.</w:t>
      </w:r>
      <w:r w:rsidR="00083E96">
        <w:t>4</w:t>
      </w:r>
      <w:r>
        <w:t>.</w:t>
      </w:r>
      <w:r w:rsidR="00D136FD" w:rsidRPr="00D136FD">
        <w:t xml:space="preserve"> выступать истцом и ответчиком в судах;</w:t>
      </w:r>
    </w:p>
    <w:p w14:paraId="1FE92DA7" w14:textId="169C6AE2" w:rsidR="00E55546" w:rsidRDefault="00E55546" w:rsidP="00E55546">
      <w:pPr>
        <w:pStyle w:val="a3"/>
        <w:spacing w:before="0" w:beforeAutospacing="0" w:after="0" w:afterAutospacing="0" w:line="384" w:lineRule="atLeast"/>
        <w:jc w:val="both"/>
        <w:textAlignment w:val="baseline"/>
      </w:pPr>
      <w:r>
        <w:t>4.1.</w:t>
      </w:r>
      <w:r w:rsidR="00083E96">
        <w:t>5</w:t>
      </w:r>
      <w:r>
        <w:t xml:space="preserve">. </w:t>
      </w:r>
      <w:r w:rsidR="00D136FD" w:rsidRPr="00D136FD">
        <w:t>вступать в ассоциации (союзы) садоводческих некоммерческих объединений</w:t>
      </w:r>
      <w:r>
        <w:t>;</w:t>
      </w:r>
    </w:p>
    <w:p w14:paraId="258E3A6B" w14:textId="68C31D73" w:rsidR="00E55546" w:rsidRDefault="00E55546" w:rsidP="00E55546">
      <w:pPr>
        <w:pStyle w:val="a3"/>
        <w:spacing w:before="0" w:beforeAutospacing="0" w:after="0" w:afterAutospacing="0" w:line="384" w:lineRule="atLeast"/>
        <w:jc w:val="both"/>
        <w:textAlignment w:val="baseline"/>
      </w:pPr>
      <w:r>
        <w:t>4.1.</w:t>
      </w:r>
      <w:r w:rsidR="00083E96">
        <w:t>6</w:t>
      </w:r>
      <w:r>
        <w:t>.</w:t>
      </w:r>
      <w:r w:rsidR="00D136FD" w:rsidRPr="00D136FD">
        <w:t xml:space="preserve"> осуществлять иные не противоречащие законодательству РФ и законодательству субъектов РФ правомочия</w:t>
      </w:r>
      <w:r w:rsidR="000D3DBF">
        <w:t>.</w:t>
      </w:r>
    </w:p>
    <w:p w14:paraId="70B9CB81" w14:textId="77777777" w:rsidR="00E55546" w:rsidRDefault="00E55546" w:rsidP="00E55546">
      <w:pPr>
        <w:pStyle w:val="a3"/>
        <w:spacing w:before="0" w:beforeAutospacing="0" w:after="0" w:afterAutospacing="0" w:line="384" w:lineRule="atLeast"/>
        <w:jc w:val="both"/>
        <w:textAlignment w:val="baseline"/>
      </w:pPr>
      <w:r>
        <w:t>4.</w:t>
      </w:r>
      <w:r w:rsidR="00D136FD" w:rsidRPr="00D136FD">
        <w:t>2. Товарищество обязано:</w:t>
      </w:r>
    </w:p>
    <w:p w14:paraId="1249AACB" w14:textId="77777777" w:rsidR="00E55546" w:rsidRDefault="00E55546" w:rsidP="00E55546">
      <w:pPr>
        <w:pStyle w:val="a3"/>
        <w:spacing w:before="0" w:beforeAutospacing="0" w:after="0" w:afterAutospacing="0" w:line="384" w:lineRule="atLeast"/>
        <w:jc w:val="both"/>
        <w:textAlignment w:val="baseline"/>
      </w:pPr>
      <w:r>
        <w:t>4.2.</w:t>
      </w:r>
      <w:r w:rsidR="00D136FD" w:rsidRPr="00D136FD">
        <w:t>1</w:t>
      </w:r>
      <w:r>
        <w:t xml:space="preserve">. </w:t>
      </w:r>
      <w:r w:rsidR="00D136FD" w:rsidRPr="00D136FD">
        <w:t>обеспечивать исполнение членами Товарищества требований настоящего Устава, законодательства, актов местных органов самоуправления, действующих норм, правил и нормативов по вопросам, относящимся к деятельности Товарищества;</w:t>
      </w:r>
    </w:p>
    <w:p w14:paraId="22B60CE2" w14:textId="77777777" w:rsidR="00E55546" w:rsidRDefault="00E55546" w:rsidP="00E55546">
      <w:pPr>
        <w:pStyle w:val="a3"/>
        <w:spacing w:before="0" w:beforeAutospacing="0" w:after="0" w:afterAutospacing="0" w:line="384" w:lineRule="atLeast"/>
        <w:jc w:val="both"/>
        <w:textAlignment w:val="baseline"/>
      </w:pPr>
      <w:r>
        <w:lastRenderedPageBreak/>
        <w:t>4.2.</w:t>
      </w:r>
      <w:r w:rsidR="00D136FD" w:rsidRPr="00D136FD">
        <w:t>2</w:t>
      </w:r>
      <w:r>
        <w:t xml:space="preserve">. </w:t>
      </w:r>
      <w:r w:rsidR="00D136FD" w:rsidRPr="00D136FD">
        <w:t>выполнять в порядке, предусмотренном законодательством, договорные обязательства;</w:t>
      </w:r>
    </w:p>
    <w:p w14:paraId="6FE29FCA" w14:textId="77777777" w:rsidR="00E55546" w:rsidRDefault="00E55546" w:rsidP="00E55546">
      <w:pPr>
        <w:pStyle w:val="a3"/>
        <w:spacing w:before="0" w:beforeAutospacing="0" w:after="0" w:afterAutospacing="0" w:line="384" w:lineRule="atLeast"/>
        <w:jc w:val="both"/>
        <w:textAlignment w:val="baseline"/>
      </w:pPr>
      <w:r>
        <w:t>4.2.</w:t>
      </w:r>
      <w:r w:rsidR="00D136FD" w:rsidRPr="00D136FD">
        <w:t>3</w:t>
      </w:r>
      <w:r>
        <w:t xml:space="preserve">. </w:t>
      </w:r>
      <w:r w:rsidR="00D136FD" w:rsidRPr="00D136FD">
        <w:t>обеспечивать надлежащее техническое, противопожарное, экологическое и санитарное состояние</w:t>
      </w:r>
      <w:r>
        <w:t xml:space="preserve"> </w:t>
      </w:r>
      <w:r w:rsidR="00D136FD" w:rsidRPr="00D136FD">
        <w:t>общего имущества и имущества Товарищества;</w:t>
      </w:r>
    </w:p>
    <w:p w14:paraId="4525987E" w14:textId="77777777" w:rsidR="00E55546" w:rsidRDefault="00E55546" w:rsidP="00E55546">
      <w:pPr>
        <w:pStyle w:val="a3"/>
        <w:spacing w:before="0" w:beforeAutospacing="0" w:after="0" w:afterAutospacing="0" w:line="384" w:lineRule="atLeast"/>
        <w:jc w:val="both"/>
        <w:textAlignment w:val="baseline"/>
      </w:pPr>
      <w:r>
        <w:t>4.2.</w:t>
      </w:r>
      <w:r w:rsidR="00D136FD" w:rsidRPr="00D136FD">
        <w:t>4</w:t>
      </w:r>
      <w:r>
        <w:t>.</w:t>
      </w:r>
      <w:r w:rsidR="00D136FD" w:rsidRPr="00D136FD">
        <w:t xml:space="preserve"> выступать в интересах членов Товарищества заказчиком коммунальных услуг и представлять интересы владельцев земельных участков при расчетах за такие услуги в отношениях с соответствующими службами;</w:t>
      </w:r>
    </w:p>
    <w:p w14:paraId="65FE1DD0" w14:textId="77777777" w:rsidR="00E55546" w:rsidRDefault="00E55546" w:rsidP="00E55546">
      <w:pPr>
        <w:pStyle w:val="a3"/>
        <w:spacing w:before="0" w:beforeAutospacing="0" w:after="0" w:afterAutospacing="0" w:line="384" w:lineRule="atLeast"/>
        <w:jc w:val="both"/>
        <w:textAlignment w:val="baseline"/>
      </w:pPr>
      <w:r>
        <w:t>4.2.</w:t>
      </w:r>
      <w:r w:rsidR="00D136FD" w:rsidRPr="00D136FD">
        <w:t>5</w:t>
      </w:r>
      <w:r>
        <w:t>.</w:t>
      </w:r>
      <w:r w:rsidR="00D136FD" w:rsidRPr="00D136FD">
        <w:t xml:space="preserve"> обеспечивать соблюдение интересов всех членов Товарищества при установлении условий и порядка владения, пользования и распоряжения общей собственностью, распределении между владельцами земельных участков издержек по содержанию и ремонту общего имущества в Товариществе;</w:t>
      </w:r>
    </w:p>
    <w:p w14:paraId="4178F94E" w14:textId="5600DDE7" w:rsidR="00D136FD" w:rsidRDefault="00E55546" w:rsidP="00E55546">
      <w:pPr>
        <w:pStyle w:val="a3"/>
        <w:spacing w:before="0" w:beforeAutospacing="0" w:after="0" w:afterAutospacing="0" w:line="384" w:lineRule="atLeast"/>
        <w:jc w:val="both"/>
        <w:textAlignment w:val="baseline"/>
      </w:pPr>
      <w:r>
        <w:t>4.2.</w:t>
      </w:r>
      <w:r w:rsidR="00D136FD" w:rsidRPr="00D136FD">
        <w:t>6</w:t>
      </w:r>
      <w:r>
        <w:t xml:space="preserve">. </w:t>
      </w:r>
      <w:r w:rsidR="00D136FD" w:rsidRPr="00D136FD">
        <w:t xml:space="preserve">в случаях, предусмотренных законодательством, Уставом Товарищества, решениями общих собраний представлять интересы членов Товарищества в отношениях </w:t>
      </w:r>
      <w:bookmarkStart w:id="35" w:name="_GoBack"/>
      <w:bookmarkEnd w:id="35"/>
      <w:r w:rsidR="00D136FD" w:rsidRPr="00D136FD">
        <w:t>собственности в Товариществе, а также в иных отношениях с третьими лицами</w:t>
      </w:r>
      <w:r>
        <w:t>.</w:t>
      </w:r>
    </w:p>
    <w:p w14:paraId="0690E3F6" w14:textId="55D904C4" w:rsidR="0007288F" w:rsidRPr="00801A6F" w:rsidRDefault="0007288F" w:rsidP="0007288F">
      <w:pPr>
        <w:pStyle w:val="a3"/>
        <w:spacing w:line="384" w:lineRule="atLeast"/>
        <w:rPr>
          <w:color w:val="FF0000"/>
        </w:rPr>
      </w:pPr>
      <w:r w:rsidRPr="00801A6F">
        <w:rPr>
          <w:color w:val="FF0000"/>
        </w:rPr>
        <w:t>4.3. Товарищество, заключая договоры с подрядчиками и поставщиками, в том числе с поставщиками коммунальных ресурсов, а также договора (гражданско-правовые, трудовые) со специалистами, выступает в имущественном обороте не в своих интересах, а в интересах членов Товарищества, всегда действует в интересах и по поручению своих членов (поручение выражается в утверждении сметы расходов и (или) сметы доходов и расходов и плана работ), все действия санкционируются органами управления Товарищества.</w:t>
      </w:r>
    </w:p>
    <w:p w14:paraId="7A4DC566" w14:textId="77777777" w:rsidR="0007288F" w:rsidRDefault="0007288F" w:rsidP="00E55546">
      <w:pPr>
        <w:pStyle w:val="a3"/>
        <w:spacing w:before="0" w:beforeAutospacing="0" w:after="0" w:afterAutospacing="0" w:line="384" w:lineRule="atLeast"/>
        <w:jc w:val="both"/>
        <w:textAlignment w:val="baseline"/>
      </w:pPr>
    </w:p>
    <w:p w14:paraId="612F8939" w14:textId="77777777" w:rsidR="00E55546" w:rsidRPr="00D136FD" w:rsidRDefault="00E55546" w:rsidP="00E55546">
      <w:pPr>
        <w:pStyle w:val="a3"/>
        <w:spacing w:before="0" w:beforeAutospacing="0" w:after="0" w:afterAutospacing="0" w:line="384" w:lineRule="atLeast"/>
        <w:jc w:val="both"/>
        <w:textAlignment w:val="baseline"/>
      </w:pPr>
    </w:p>
    <w:p w14:paraId="57AC755E" w14:textId="407DE042" w:rsidR="00D136FD" w:rsidRPr="00D136FD" w:rsidRDefault="00E55546" w:rsidP="00E55546">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5</w:t>
      </w:r>
      <w:r w:rsidR="00D136FD" w:rsidRPr="00D136FD">
        <w:rPr>
          <w:sz w:val="24"/>
          <w:szCs w:val="24"/>
        </w:rPr>
        <w:t>. Права, обязанности, ответственность членов Товарищества</w:t>
      </w:r>
    </w:p>
    <w:p w14:paraId="6A9F71F9" w14:textId="554B708A" w:rsidR="000D3DBF" w:rsidRPr="00B27651" w:rsidRDefault="00B27651" w:rsidP="00B27651">
      <w:pPr>
        <w:spacing w:after="0"/>
        <w:jc w:val="both"/>
        <w:rPr>
          <w:rFonts w:ascii="Times New Roman" w:hAnsi="Times New Roman" w:cs="Times New Roman"/>
          <w:sz w:val="24"/>
          <w:szCs w:val="24"/>
        </w:rPr>
      </w:pPr>
      <w:r>
        <w:rPr>
          <w:rFonts w:ascii="Times New Roman" w:hAnsi="Times New Roman" w:cs="Times New Roman"/>
          <w:sz w:val="24"/>
          <w:szCs w:val="24"/>
        </w:rPr>
        <w:t>5.</w:t>
      </w:r>
      <w:r w:rsidR="000D3DBF" w:rsidRPr="00B27651">
        <w:rPr>
          <w:rFonts w:ascii="Times New Roman" w:hAnsi="Times New Roman" w:cs="Times New Roman"/>
          <w:sz w:val="24"/>
          <w:szCs w:val="24"/>
        </w:rPr>
        <w:t xml:space="preserve">1. Член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имеет право:</w:t>
      </w:r>
    </w:p>
    <w:p w14:paraId="01E44AC8" w14:textId="586C372D" w:rsidR="000D3DBF" w:rsidRPr="00B27651" w:rsidRDefault="00B27651" w:rsidP="00B27651">
      <w:pPr>
        <w:spacing w:after="0"/>
        <w:jc w:val="both"/>
        <w:rPr>
          <w:rFonts w:ascii="Times New Roman" w:hAnsi="Times New Roman" w:cs="Times New Roman"/>
          <w:sz w:val="24"/>
          <w:szCs w:val="24"/>
        </w:rPr>
      </w:pPr>
      <w:bookmarkStart w:id="36" w:name="dst100081"/>
      <w:bookmarkEnd w:id="36"/>
      <w:r>
        <w:rPr>
          <w:rFonts w:ascii="Times New Roman" w:hAnsi="Times New Roman" w:cs="Times New Roman"/>
          <w:sz w:val="24"/>
          <w:szCs w:val="24"/>
        </w:rPr>
        <w:t>5.1.</w:t>
      </w:r>
      <w:r w:rsidR="000D3DBF" w:rsidRPr="00B27651">
        <w:rPr>
          <w:rFonts w:ascii="Times New Roman" w:hAnsi="Times New Roman" w:cs="Times New Roman"/>
          <w:sz w:val="24"/>
          <w:szCs w:val="24"/>
        </w:rPr>
        <w:t>1</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в случаях и в порядке, которые предусмотрены настоящим </w:t>
      </w:r>
      <w:r>
        <w:rPr>
          <w:rFonts w:ascii="Times New Roman" w:hAnsi="Times New Roman" w:cs="Times New Roman"/>
          <w:sz w:val="24"/>
          <w:szCs w:val="24"/>
        </w:rPr>
        <w:t>Уставом и</w:t>
      </w:r>
      <w:r w:rsidR="000D3DBF" w:rsidRPr="00B27651">
        <w:rPr>
          <w:rFonts w:ascii="Times New Roman" w:hAnsi="Times New Roman" w:cs="Times New Roman"/>
          <w:sz w:val="24"/>
          <w:szCs w:val="24"/>
        </w:rPr>
        <w:t xml:space="preserve"> законом, получать от органов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информацию о деятельности товарищества и знакомиться с бухгалтерской (финансовой) отчетностью и иной документацией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2E158EA8" w14:textId="562C3FCB" w:rsidR="000D3DBF" w:rsidRPr="002913B4" w:rsidRDefault="00B27651" w:rsidP="00B27651">
      <w:pPr>
        <w:spacing w:after="0"/>
        <w:jc w:val="both"/>
        <w:rPr>
          <w:rFonts w:ascii="Times New Roman" w:hAnsi="Times New Roman" w:cs="Times New Roman"/>
          <w:sz w:val="24"/>
          <w:szCs w:val="24"/>
        </w:rPr>
      </w:pPr>
      <w:bookmarkStart w:id="37" w:name="dst100082"/>
      <w:bookmarkEnd w:id="37"/>
      <w:r>
        <w:rPr>
          <w:rFonts w:ascii="Times New Roman" w:hAnsi="Times New Roman" w:cs="Times New Roman"/>
          <w:sz w:val="24"/>
          <w:szCs w:val="24"/>
        </w:rPr>
        <w:t>5.1.</w:t>
      </w:r>
      <w:r w:rsidR="000D3DBF" w:rsidRPr="00B27651">
        <w:rPr>
          <w:rFonts w:ascii="Times New Roman" w:hAnsi="Times New Roman" w:cs="Times New Roman"/>
          <w:sz w:val="24"/>
          <w:szCs w:val="24"/>
        </w:rPr>
        <w:t>2</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участвовать в управлении делами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r w:rsidR="002913B4">
        <w:rPr>
          <w:rFonts w:ascii="Times New Roman" w:hAnsi="Times New Roman" w:cs="Times New Roman"/>
          <w:sz w:val="24"/>
          <w:szCs w:val="24"/>
        </w:rPr>
        <w:t xml:space="preserve">, </w:t>
      </w:r>
      <w:r w:rsidR="002913B4" w:rsidRPr="002913B4">
        <w:rPr>
          <w:rFonts w:ascii="Times New Roman" w:hAnsi="Times New Roman" w:cs="Times New Roman"/>
          <w:sz w:val="24"/>
          <w:szCs w:val="24"/>
        </w:rPr>
        <w:t>избирать и быть избранным в органы управления Товарищества и его орган контроля;</w:t>
      </w:r>
    </w:p>
    <w:p w14:paraId="0C0E9F20" w14:textId="308A01AB" w:rsidR="000D3DBF" w:rsidRPr="00B27651" w:rsidRDefault="00B27651" w:rsidP="00B27651">
      <w:pPr>
        <w:spacing w:after="0"/>
        <w:jc w:val="both"/>
        <w:rPr>
          <w:rFonts w:ascii="Times New Roman" w:hAnsi="Times New Roman" w:cs="Times New Roman"/>
          <w:sz w:val="24"/>
          <w:szCs w:val="24"/>
        </w:rPr>
      </w:pPr>
      <w:bookmarkStart w:id="38" w:name="dst100083"/>
      <w:bookmarkEnd w:id="38"/>
      <w:r>
        <w:rPr>
          <w:rFonts w:ascii="Times New Roman" w:hAnsi="Times New Roman" w:cs="Times New Roman"/>
          <w:sz w:val="24"/>
          <w:szCs w:val="24"/>
        </w:rPr>
        <w:t>5.1.</w:t>
      </w:r>
      <w:r w:rsidR="000D3DBF" w:rsidRPr="00B27651">
        <w:rPr>
          <w:rFonts w:ascii="Times New Roman" w:hAnsi="Times New Roman" w:cs="Times New Roman"/>
          <w:sz w:val="24"/>
          <w:szCs w:val="24"/>
        </w:rPr>
        <w:t>3</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добровольно прекратить членство 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овариществе;</w:t>
      </w:r>
    </w:p>
    <w:p w14:paraId="27FB3BCF" w14:textId="5EBF17F6" w:rsidR="000D3DBF" w:rsidRPr="00B27651" w:rsidRDefault="00B27651" w:rsidP="00B27651">
      <w:pPr>
        <w:spacing w:after="0"/>
        <w:jc w:val="both"/>
        <w:rPr>
          <w:rFonts w:ascii="Times New Roman" w:hAnsi="Times New Roman" w:cs="Times New Roman"/>
          <w:sz w:val="24"/>
          <w:szCs w:val="24"/>
        </w:rPr>
      </w:pPr>
      <w:bookmarkStart w:id="39" w:name="dst100084"/>
      <w:bookmarkEnd w:id="39"/>
      <w:r>
        <w:rPr>
          <w:rFonts w:ascii="Times New Roman" w:hAnsi="Times New Roman" w:cs="Times New Roman"/>
          <w:sz w:val="24"/>
          <w:szCs w:val="24"/>
        </w:rPr>
        <w:t>5.1.</w:t>
      </w:r>
      <w:r w:rsidR="000D3DBF" w:rsidRPr="00B27651">
        <w:rPr>
          <w:rFonts w:ascii="Times New Roman" w:hAnsi="Times New Roman" w:cs="Times New Roman"/>
          <w:sz w:val="24"/>
          <w:szCs w:val="24"/>
        </w:rPr>
        <w:t>4</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обжаловать решения органов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влекущие гражданско-правовые последствия, в случаях и в порядке, которые предусмотрены законом;</w:t>
      </w:r>
    </w:p>
    <w:p w14:paraId="6C323BFA" w14:textId="62EAC322" w:rsidR="000D3DBF" w:rsidRDefault="00B27651" w:rsidP="00B27651">
      <w:pPr>
        <w:spacing w:after="0"/>
        <w:jc w:val="both"/>
        <w:rPr>
          <w:rFonts w:ascii="Times New Roman" w:hAnsi="Times New Roman" w:cs="Times New Roman"/>
          <w:sz w:val="24"/>
          <w:szCs w:val="24"/>
        </w:rPr>
      </w:pPr>
      <w:bookmarkStart w:id="40" w:name="dst100085"/>
      <w:bookmarkEnd w:id="40"/>
      <w:r>
        <w:rPr>
          <w:rFonts w:ascii="Times New Roman" w:hAnsi="Times New Roman" w:cs="Times New Roman"/>
          <w:sz w:val="24"/>
          <w:szCs w:val="24"/>
        </w:rPr>
        <w:t>5.1.5.</w:t>
      </w:r>
      <w:r w:rsidR="000D3DBF" w:rsidRPr="00B27651">
        <w:rPr>
          <w:rFonts w:ascii="Times New Roman" w:hAnsi="Times New Roman" w:cs="Times New Roman"/>
          <w:sz w:val="24"/>
          <w:szCs w:val="24"/>
        </w:rPr>
        <w:t xml:space="preserve"> подавать в органы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заявления (обращения, жалобы) в порядке, установленном настоящим </w:t>
      </w:r>
      <w:r>
        <w:rPr>
          <w:rFonts w:ascii="Times New Roman" w:hAnsi="Times New Roman" w:cs="Times New Roman"/>
          <w:sz w:val="24"/>
          <w:szCs w:val="24"/>
        </w:rPr>
        <w:t>Уставом и</w:t>
      </w:r>
      <w:r w:rsidR="000D3DBF" w:rsidRPr="00B27651">
        <w:rPr>
          <w:rFonts w:ascii="Times New Roman" w:hAnsi="Times New Roman" w:cs="Times New Roman"/>
          <w:sz w:val="24"/>
          <w:szCs w:val="24"/>
        </w:rPr>
        <w:t xml:space="preserve"> законом</w:t>
      </w:r>
      <w:r w:rsidR="002913B4">
        <w:rPr>
          <w:rFonts w:ascii="Times New Roman" w:hAnsi="Times New Roman" w:cs="Times New Roman"/>
          <w:sz w:val="24"/>
          <w:szCs w:val="24"/>
        </w:rPr>
        <w:t>;</w:t>
      </w:r>
    </w:p>
    <w:p w14:paraId="634CDA59" w14:textId="798C5460" w:rsidR="002913B4" w:rsidRDefault="002913B4" w:rsidP="00B27651">
      <w:pPr>
        <w:spacing w:after="0"/>
        <w:jc w:val="both"/>
        <w:rPr>
          <w:rFonts w:ascii="Times New Roman" w:hAnsi="Times New Roman" w:cs="Times New Roman"/>
          <w:sz w:val="24"/>
          <w:szCs w:val="24"/>
        </w:rPr>
      </w:pPr>
      <w:r>
        <w:rPr>
          <w:rFonts w:ascii="Times New Roman" w:hAnsi="Times New Roman" w:cs="Times New Roman"/>
          <w:sz w:val="24"/>
          <w:szCs w:val="24"/>
        </w:rPr>
        <w:t xml:space="preserve">5.1.6. </w:t>
      </w:r>
      <w:r w:rsidRPr="002913B4">
        <w:rPr>
          <w:rFonts w:ascii="Times New Roman" w:hAnsi="Times New Roman" w:cs="Times New Roman"/>
          <w:sz w:val="24"/>
          <w:szCs w:val="24"/>
        </w:rPr>
        <w:t>самостоятельно хозяйствовать на своем земельном участке в соответствии с его разрешенным использованием</w:t>
      </w:r>
      <w:r>
        <w:rPr>
          <w:rFonts w:ascii="Times New Roman" w:hAnsi="Times New Roman" w:cs="Times New Roman"/>
          <w:sz w:val="24"/>
          <w:szCs w:val="24"/>
        </w:rPr>
        <w:t>;</w:t>
      </w:r>
    </w:p>
    <w:p w14:paraId="178DE668" w14:textId="204DC25C" w:rsidR="002913B4" w:rsidRDefault="002913B4" w:rsidP="00B27651">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5.1.7. </w:t>
      </w:r>
      <w:r w:rsidRPr="002913B4">
        <w:rPr>
          <w:rFonts w:ascii="Times New Roman" w:hAnsi="Times New Roman" w:cs="Times New Roman"/>
          <w:sz w:val="24"/>
          <w:szCs w:val="24"/>
        </w:rPr>
        <w:t>осуществлять в соответствии с градостроительными, строительными, экологическими, санитарно-гигиеническими, противопожарными и иными установленными требованиями (нормами, правилами и нормативами)</w:t>
      </w:r>
      <w:r w:rsidR="00083E96">
        <w:rPr>
          <w:rFonts w:ascii="Times New Roman" w:hAnsi="Times New Roman" w:cs="Times New Roman"/>
          <w:sz w:val="24"/>
          <w:szCs w:val="24"/>
        </w:rPr>
        <w:t xml:space="preserve"> </w:t>
      </w:r>
      <w:r w:rsidRPr="002913B4">
        <w:rPr>
          <w:rFonts w:ascii="Times New Roman" w:hAnsi="Times New Roman" w:cs="Times New Roman"/>
          <w:sz w:val="24"/>
          <w:szCs w:val="24"/>
        </w:rPr>
        <w:t>строительство и перестройку жилого строения, хозяйственных строений и сооружений на своем садовом земельном участке</w:t>
      </w:r>
      <w:r>
        <w:rPr>
          <w:rFonts w:ascii="Times New Roman" w:hAnsi="Times New Roman" w:cs="Times New Roman"/>
          <w:sz w:val="24"/>
          <w:szCs w:val="24"/>
        </w:rPr>
        <w:t>.</w:t>
      </w:r>
    </w:p>
    <w:p w14:paraId="5E33E678" w14:textId="4A893298" w:rsidR="000D3DBF" w:rsidRPr="00B27651" w:rsidRDefault="00B27651" w:rsidP="00B27651">
      <w:pPr>
        <w:spacing w:after="0"/>
        <w:jc w:val="both"/>
        <w:rPr>
          <w:rFonts w:ascii="Times New Roman" w:hAnsi="Times New Roman" w:cs="Times New Roman"/>
          <w:sz w:val="24"/>
          <w:szCs w:val="24"/>
        </w:rPr>
      </w:pPr>
      <w:bookmarkStart w:id="41" w:name="dst100086"/>
      <w:bookmarkEnd w:id="41"/>
      <w:r>
        <w:rPr>
          <w:rFonts w:ascii="Times New Roman" w:hAnsi="Times New Roman" w:cs="Times New Roman"/>
          <w:sz w:val="24"/>
          <w:szCs w:val="24"/>
        </w:rPr>
        <w:t>5.</w:t>
      </w:r>
      <w:r w:rsidR="000D3DBF" w:rsidRPr="00B27651">
        <w:rPr>
          <w:rFonts w:ascii="Times New Roman" w:hAnsi="Times New Roman" w:cs="Times New Roman"/>
          <w:sz w:val="24"/>
          <w:szCs w:val="24"/>
        </w:rPr>
        <w:t xml:space="preserve">2. Члены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обладают иными правами, предусмотренными Гражданским</w:t>
      </w:r>
      <w:r>
        <w:rPr>
          <w:rFonts w:ascii="Times New Roman" w:hAnsi="Times New Roman" w:cs="Times New Roman"/>
          <w:sz w:val="24"/>
          <w:szCs w:val="24"/>
        </w:rPr>
        <w:t xml:space="preserve"> </w:t>
      </w:r>
      <w:hyperlink r:id="rId7" w:anchor="dst0" w:history="1">
        <w:r w:rsidR="000D3DBF" w:rsidRPr="00B27651">
          <w:rPr>
            <w:rStyle w:val="a6"/>
            <w:rFonts w:ascii="Times New Roman" w:hAnsi="Times New Roman" w:cs="Times New Roman"/>
            <w:color w:val="auto"/>
            <w:sz w:val="24"/>
            <w:szCs w:val="24"/>
            <w:u w:val="none"/>
          </w:rPr>
          <w:t>кодексом</w:t>
        </w:r>
      </w:hyperlink>
      <w:r>
        <w:rPr>
          <w:rFonts w:ascii="Times New Roman" w:hAnsi="Times New Roman" w:cs="Times New Roman"/>
          <w:sz w:val="24"/>
          <w:szCs w:val="24"/>
        </w:rPr>
        <w:t xml:space="preserve"> </w:t>
      </w:r>
      <w:r w:rsidR="000D3DBF" w:rsidRPr="00B27651">
        <w:rPr>
          <w:rFonts w:ascii="Times New Roman" w:hAnsi="Times New Roman" w:cs="Times New Roman"/>
          <w:sz w:val="24"/>
          <w:szCs w:val="24"/>
        </w:rPr>
        <w:t>Российской Федерации, Федеральным законом</w:t>
      </w:r>
      <w:r w:rsidRPr="00B27651">
        <w:rPr>
          <w:rFonts w:ascii="Times New Roman" w:hAnsi="Times New Roman" w:cs="Times New Roman"/>
          <w:sz w:val="24"/>
          <w:szCs w:val="24"/>
        </w:rPr>
        <w:t xml:space="preserve"> </w:t>
      </w:r>
      <w:r w:rsidRPr="00205D53">
        <w:rPr>
          <w:rFonts w:ascii="Times New Roman" w:hAnsi="Times New Roman" w:cs="Times New Roman"/>
          <w:sz w:val="24"/>
          <w:szCs w:val="24"/>
        </w:rPr>
        <w:t>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rsidR="000D3DBF" w:rsidRPr="00B27651">
        <w:rPr>
          <w:rFonts w:ascii="Times New Roman" w:hAnsi="Times New Roman" w:cs="Times New Roman"/>
          <w:sz w:val="24"/>
          <w:szCs w:val="24"/>
        </w:rPr>
        <w:t xml:space="preserve"> и иными нормативными правовыми актами Российской Федерации.</w:t>
      </w:r>
    </w:p>
    <w:p w14:paraId="081D8527" w14:textId="3CB43B0E" w:rsidR="000D3DBF" w:rsidRPr="00B27651" w:rsidRDefault="00B27651" w:rsidP="00B27651">
      <w:pPr>
        <w:spacing w:after="0"/>
        <w:jc w:val="both"/>
        <w:rPr>
          <w:rFonts w:ascii="Times New Roman" w:hAnsi="Times New Roman" w:cs="Times New Roman"/>
          <w:sz w:val="24"/>
          <w:szCs w:val="24"/>
        </w:rPr>
      </w:pPr>
      <w:bookmarkStart w:id="42" w:name="dst100087"/>
      <w:bookmarkEnd w:id="42"/>
      <w:r>
        <w:rPr>
          <w:rFonts w:ascii="Times New Roman" w:hAnsi="Times New Roman" w:cs="Times New Roman"/>
          <w:sz w:val="24"/>
          <w:szCs w:val="24"/>
        </w:rPr>
        <w:t>5.</w:t>
      </w:r>
      <w:r w:rsidR="000D3DBF" w:rsidRPr="00B27651">
        <w:rPr>
          <w:rFonts w:ascii="Times New Roman" w:hAnsi="Times New Roman" w:cs="Times New Roman"/>
          <w:sz w:val="24"/>
          <w:szCs w:val="24"/>
        </w:rPr>
        <w:t xml:space="preserve">3. Члены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w:t>
      </w:r>
      <w:r>
        <w:rPr>
          <w:rFonts w:ascii="Times New Roman" w:hAnsi="Times New Roman" w:cs="Times New Roman"/>
          <w:sz w:val="24"/>
          <w:szCs w:val="24"/>
        </w:rPr>
        <w:t xml:space="preserve"> настоящим Уставом</w:t>
      </w:r>
      <w:r w:rsidR="000D3DBF" w:rsidRPr="00B27651">
        <w:rPr>
          <w:rFonts w:ascii="Times New Roman" w:hAnsi="Times New Roman" w:cs="Times New Roman"/>
          <w:sz w:val="24"/>
          <w:szCs w:val="24"/>
        </w:rPr>
        <w:t>, копии:</w:t>
      </w:r>
    </w:p>
    <w:p w14:paraId="6F89F0CC" w14:textId="5FE3CBE0" w:rsidR="000D3DBF" w:rsidRPr="00B27651" w:rsidRDefault="00B27651" w:rsidP="00B27651">
      <w:pPr>
        <w:spacing w:after="0"/>
        <w:jc w:val="both"/>
        <w:rPr>
          <w:rFonts w:ascii="Times New Roman" w:hAnsi="Times New Roman" w:cs="Times New Roman"/>
          <w:sz w:val="24"/>
          <w:szCs w:val="24"/>
        </w:rPr>
      </w:pPr>
      <w:bookmarkStart w:id="43" w:name="dst100088"/>
      <w:bookmarkEnd w:id="43"/>
      <w:r>
        <w:rPr>
          <w:rFonts w:ascii="Times New Roman" w:hAnsi="Times New Roman" w:cs="Times New Roman"/>
          <w:sz w:val="24"/>
          <w:szCs w:val="24"/>
        </w:rPr>
        <w:t>5.3.</w:t>
      </w:r>
      <w:r w:rsidR="000D3DBF" w:rsidRPr="00B27651">
        <w:rPr>
          <w:rFonts w:ascii="Times New Roman" w:hAnsi="Times New Roman" w:cs="Times New Roman"/>
          <w:sz w:val="24"/>
          <w:szCs w:val="24"/>
        </w:rPr>
        <w:t>1</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w:t>
      </w:r>
      <w:r>
        <w:rPr>
          <w:rFonts w:ascii="Times New Roman" w:hAnsi="Times New Roman" w:cs="Times New Roman"/>
          <w:sz w:val="24"/>
          <w:szCs w:val="24"/>
        </w:rPr>
        <w:t>У</w:t>
      </w:r>
      <w:r w:rsidR="000D3DBF" w:rsidRPr="00B27651">
        <w:rPr>
          <w:rFonts w:ascii="Times New Roman" w:hAnsi="Times New Roman" w:cs="Times New Roman"/>
          <w:sz w:val="24"/>
          <w:szCs w:val="24"/>
        </w:rPr>
        <w:t xml:space="preserve">става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19E7B4D4" w14:textId="72F171FC" w:rsidR="000D3DBF" w:rsidRPr="00B27651" w:rsidRDefault="00B27651" w:rsidP="00B27651">
      <w:pPr>
        <w:spacing w:after="0"/>
        <w:jc w:val="both"/>
        <w:rPr>
          <w:rFonts w:ascii="Times New Roman" w:hAnsi="Times New Roman" w:cs="Times New Roman"/>
          <w:sz w:val="24"/>
          <w:szCs w:val="24"/>
        </w:rPr>
      </w:pPr>
      <w:bookmarkStart w:id="44" w:name="dst100089"/>
      <w:bookmarkEnd w:id="44"/>
      <w:r>
        <w:rPr>
          <w:rFonts w:ascii="Times New Roman" w:hAnsi="Times New Roman" w:cs="Times New Roman"/>
          <w:sz w:val="24"/>
          <w:szCs w:val="24"/>
        </w:rPr>
        <w:t>5.3.</w:t>
      </w:r>
      <w:r w:rsidR="000D3DBF" w:rsidRPr="00B27651">
        <w:rPr>
          <w:rFonts w:ascii="Times New Roman" w:hAnsi="Times New Roman" w:cs="Times New Roman"/>
          <w:sz w:val="24"/>
          <w:szCs w:val="24"/>
        </w:rPr>
        <w:t>2</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бухгалтерской (финансовой) отчетности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приходно-расходных смет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отчетов об исполнении таких смет, аудиторских заключений (в случае проведения аудиторских проверок);</w:t>
      </w:r>
    </w:p>
    <w:p w14:paraId="6910E016" w14:textId="43B22EC8" w:rsidR="000D3DBF" w:rsidRPr="00B27651" w:rsidRDefault="00B27651" w:rsidP="00B27651">
      <w:pPr>
        <w:spacing w:after="0"/>
        <w:jc w:val="both"/>
        <w:rPr>
          <w:rFonts w:ascii="Times New Roman" w:hAnsi="Times New Roman" w:cs="Times New Roman"/>
          <w:sz w:val="24"/>
          <w:szCs w:val="24"/>
        </w:rPr>
      </w:pPr>
      <w:bookmarkStart w:id="45" w:name="dst100090"/>
      <w:bookmarkEnd w:id="45"/>
      <w:r>
        <w:rPr>
          <w:rFonts w:ascii="Times New Roman" w:hAnsi="Times New Roman" w:cs="Times New Roman"/>
          <w:sz w:val="24"/>
          <w:szCs w:val="24"/>
        </w:rPr>
        <w:t>5.3.</w:t>
      </w:r>
      <w:r w:rsidR="000D3DBF" w:rsidRPr="00B27651">
        <w:rPr>
          <w:rFonts w:ascii="Times New Roman" w:hAnsi="Times New Roman" w:cs="Times New Roman"/>
          <w:sz w:val="24"/>
          <w:szCs w:val="24"/>
        </w:rPr>
        <w:t>3</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заключения ревизионной комиссии (ревизора)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4771993D" w14:textId="50B51D0C" w:rsidR="000D3DBF" w:rsidRPr="00B27651" w:rsidRDefault="00B27651" w:rsidP="00B27651">
      <w:pPr>
        <w:spacing w:after="0"/>
        <w:jc w:val="both"/>
        <w:rPr>
          <w:rFonts w:ascii="Times New Roman" w:hAnsi="Times New Roman" w:cs="Times New Roman"/>
          <w:sz w:val="24"/>
          <w:szCs w:val="24"/>
        </w:rPr>
      </w:pPr>
      <w:bookmarkStart w:id="46" w:name="dst100091"/>
      <w:bookmarkEnd w:id="46"/>
      <w:r>
        <w:rPr>
          <w:rFonts w:ascii="Times New Roman" w:hAnsi="Times New Roman" w:cs="Times New Roman"/>
          <w:sz w:val="24"/>
          <w:szCs w:val="24"/>
        </w:rPr>
        <w:t>5.3.</w:t>
      </w:r>
      <w:r w:rsidR="000D3DBF" w:rsidRPr="00B27651">
        <w:rPr>
          <w:rFonts w:ascii="Times New Roman" w:hAnsi="Times New Roman" w:cs="Times New Roman"/>
          <w:sz w:val="24"/>
          <w:szCs w:val="24"/>
        </w:rPr>
        <w:t>4</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документов, подтверждающих права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на имущество, отражаемое на его балансе;</w:t>
      </w:r>
    </w:p>
    <w:p w14:paraId="6C108C8E" w14:textId="6841C0D9" w:rsidR="000D3DBF" w:rsidRPr="00B27651" w:rsidRDefault="00B27651" w:rsidP="00B27651">
      <w:pPr>
        <w:spacing w:after="0"/>
        <w:jc w:val="both"/>
        <w:rPr>
          <w:rFonts w:ascii="Times New Roman" w:hAnsi="Times New Roman" w:cs="Times New Roman"/>
          <w:sz w:val="24"/>
          <w:szCs w:val="24"/>
        </w:rPr>
      </w:pPr>
      <w:bookmarkStart w:id="47" w:name="dst100092"/>
      <w:bookmarkEnd w:id="47"/>
      <w:r>
        <w:rPr>
          <w:rFonts w:ascii="Times New Roman" w:hAnsi="Times New Roman" w:cs="Times New Roman"/>
          <w:sz w:val="24"/>
          <w:szCs w:val="24"/>
        </w:rPr>
        <w:t>5.3.</w:t>
      </w:r>
      <w:r w:rsidR="000D3DBF" w:rsidRPr="00B27651">
        <w:rPr>
          <w:rFonts w:ascii="Times New Roman" w:hAnsi="Times New Roman" w:cs="Times New Roman"/>
          <w:sz w:val="24"/>
          <w:szCs w:val="24"/>
        </w:rPr>
        <w:t>5</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протокола собрания об учреждении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протоколов общих собраний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заседаний правления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ревизионной комиссии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51ED03CB" w14:textId="7CA228FC" w:rsidR="000D3DBF" w:rsidRPr="00B27651" w:rsidRDefault="00B27651" w:rsidP="00B27651">
      <w:pPr>
        <w:spacing w:after="0"/>
        <w:jc w:val="both"/>
        <w:rPr>
          <w:rFonts w:ascii="Times New Roman" w:hAnsi="Times New Roman" w:cs="Times New Roman"/>
          <w:sz w:val="24"/>
          <w:szCs w:val="24"/>
        </w:rPr>
      </w:pPr>
      <w:bookmarkStart w:id="48" w:name="dst100093"/>
      <w:bookmarkEnd w:id="48"/>
      <w:r>
        <w:rPr>
          <w:rFonts w:ascii="Times New Roman" w:hAnsi="Times New Roman" w:cs="Times New Roman"/>
          <w:sz w:val="24"/>
          <w:szCs w:val="24"/>
        </w:rPr>
        <w:t>5.3.</w:t>
      </w:r>
      <w:r w:rsidR="000D3DBF" w:rsidRPr="00B27651">
        <w:rPr>
          <w:rFonts w:ascii="Times New Roman" w:hAnsi="Times New Roman" w:cs="Times New Roman"/>
          <w:sz w:val="24"/>
          <w:szCs w:val="24"/>
        </w:rPr>
        <w:t>6</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финансово-экономического обоснования размера взносов;</w:t>
      </w:r>
    </w:p>
    <w:p w14:paraId="0CB76548" w14:textId="3E7B5655" w:rsidR="000D3DBF" w:rsidRPr="00B27651" w:rsidRDefault="00B27651" w:rsidP="00B27651">
      <w:pPr>
        <w:spacing w:after="0"/>
        <w:jc w:val="both"/>
        <w:rPr>
          <w:rFonts w:ascii="Times New Roman" w:hAnsi="Times New Roman" w:cs="Times New Roman"/>
          <w:sz w:val="24"/>
          <w:szCs w:val="24"/>
        </w:rPr>
      </w:pPr>
      <w:bookmarkStart w:id="49" w:name="dst100094"/>
      <w:bookmarkEnd w:id="49"/>
      <w:r>
        <w:rPr>
          <w:rFonts w:ascii="Times New Roman" w:hAnsi="Times New Roman" w:cs="Times New Roman"/>
          <w:sz w:val="24"/>
          <w:szCs w:val="24"/>
        </w:rPr>
        <w:t>5.3.</w:t>
      </w:r>
      <w:r w:rsidR="000D3DBF" w:rsidRPr="00B27651">
        <w:rPr>
          <w:rFonts w:ascii="Times New Roman" w:hAnsi="Times New Roman" w:cs="Times New Roman"/>
          <w:sz w:val="24"/>
          <w:szCs w:val="24"/>
        </w:rPr>
        <w:t>7</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иных предусмотренных настоящим законом, </w:t>
      </w:r>
      <w:r>
        <w:rPr>
          <w:rFonts w:ascii="Times New Roman" w:hAnsi="Times New Roman" w:cs="Times New Roman"/>
          <w:sz w:val="24"/>
          <w:szCs w:val="24"/>
        </w:rPr>
        <w:t>настоящим У</w:t>
      </w:r>
      <w:r w:rsidR="000D3DBF" w:rsidRPr="00B27651">
        <w:rPr>
          <w:rFonts w:ascii="Times New Roman" w:hAnsi="Times New Roman" w:cs="Times New Roman"/>
          <w:sz w:val="24"/>
          <w:szCs w:val="24"/>
        </w:rPr>
        <w:t xml:space="preserve">ставом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решениями общего собрания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внутренних документов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72B52929" w14:textId="7272715E" w:rsidR="000D3DBF" w:rsidRPr="00B27651" w:rsidRDefault="00B27651" w:rsidP="00B27651">
      <w:pPr>
        <w:spacing w:after="0"/>
        <w:jc w:val="both"/>
        <w:rPr>
          <w:rFonts w:ascii="Times New Roman" w:hAnsi="Times New Roman" w:cs="Times New Roman"/>
          <w:sz w:val="24"/>
          <w:szCs w:val="24"/>
        </w:rPr>
      </w:pPr>
      <w:bookmarkStart w:id="50" w:name="dst100095"/>
      <w:bookmarkEnd w:id="50"/>
      <w:r>
        <w:rPr>
          <w:rFonts w:ascii="Times New Roman" w:hAnsi="Times New Roman" w:cs="Times New Roman"/>
          <w:sz w:val="24"/>
          <w:szCs w:val="24"/>
        </w:rPr>
        <w:t>5.</w:t>
      </w:r>
      <w:r w:rsidR="000D3DBF" w:rsidRPr="00B27651">
        <w:rPr>
          <w:rFonts w:ascii="Times New Roman" w:hAnsi="Times New Roman" w:cs="Times New Roman"/>
          <w:sz w:val="24"/>
          <w:szCs w:val="24"/>
        </w:rPr>
        <w:t xml:space="preserve">4. Плата, взимаемая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овариществом за предоставление копий документов, указанных </w:t>
      </w:r>
      <w:r>
        <w:rPr>
          <w:rFonts w:ascii="Times New Roman" w:hAnsi="Times New Roman" w:cs="Times New Roman"/>
          <w:sz w:val="24"/>
          <w:szCs w:val="24"/>
        </w:rPr>
        <w:t>в п. 5.3. настоящего Устава</w:t>
      </w:r>
      <w:r w:rsidR="000D3DBF" w:rsidRPr="00B27651">
        <w:rPr>
          <w:rFonts w:ascii="Times New Roman" w:hAnsi="Times New Roman" w:cs="Times New Roman"/>
          <w:sz w:val="24"/>
          <w:szCs w:val="24"/>
        </w:rPr>
        <w:t>,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садоводства, судам и правоохранительным органам осуществляется бесплатно в соответствии с их запросами в письменной форме.</w:t>
      </w:r>
    </w:p>
    <w:p w14:paraId="2AF8F7F7" w14:textId="141A9D5E" w:rsidR="000D3DBF" w:rsidRPr="00B27651" w:rsidRDefault="002913B4" w:rsidP="00B27651">
      <w:pPr>
        <w:spacing w:after="0"/>
        <w:jc w:val="both"/>
        <w:rPr>
          <w:rFonts w:ascii="Times New Roman" w:hAnsi="Times New Roman" w:cs="Times New Roman"/>
          <w:sz w:val="24"/>
          <w:szCs w:val="24"/>
        </w:rPr>
      </w:pPr>
      <w:bookmarkStart w:id="51" w:name="dst100096"/>
      <w:bookmarkEnd w:id="51"/>
      <w:r>
        <w:rPr>
          <w:rFonts w:ascii="Times New Roman" w:hAnsi="Times New Roman" w:cs="Times New Roman"/>
          <w:sz w:val="24"/>
          <w:szCs w:val="24"/>
        </w:rPr>
        <w:t>5.</w:t>
      </w:r>
      <w:r w:rsidR="000D3DBF" w:rsidRPr="00B27651">
        <w:rPr>
          <w:rFonts w:ascii="Times New Roman" w:hAnsi="Times New Roman" w:cs="Times New Roman"/>
          <w:sz w:val="24"/>
          <w:szCs w:val="24"/>
        </w:rPr>
        <w:t xml:space="preserve">5. Члены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имеют право в течение тридцати дней с момента подачи заявления о предоставлении выписки из реестра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в правление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получать указанные выписки, заверенные в порядке, установленном</w:t>
      </w:r>
      <w:r>
        <w:rPr>
          <w:rFonts w:ascii="Times New Roman" w:hAnsi="Times New Roman" w:cs="Times New Roman"/>
          <w:sz w:val="24"/>
          <w:szCs w:val="24"/>
        </w:rPr>
        <w:t xml:space="preserve"> </w:t>
      </w:r>
      <w:r w:rsidR="000D3DBF" w:rsidRPr="00B27651">
        <w:rPr>
          <w:rFonts w:ascii="Times New Roman" w:hAnsi="Times New Roman" w:cs="Times New Roman"/>
          <w:sz w:val="24"/>
          <w:szCs w:val="24"/>
        </w:rPr>
        <w:t>настоящ</w:t>
      </w:r>
      <w:r>
        <w:rPr>
          <w:rFonts w:ascii="Times New Roman" w:hAnsi="Times New Roman" w:cs="Times New Roman"/>
          <w:sz w:val="24"/>
          <w:szCs w:val="24"/>
        </w:rPr>
        <w:t>им</w:t>
      </w:r>
      <w:r w:rsidR="000D3DBF" w:rsidRPr="00B27651">
        <w:rPr>
          <w:rFonts w:ascii="Times New Roman" w:hAnsi="Times New Roman" w:cs="Times New Roman"/>
          <w:sz w:val="24"/>
          <w:szCs w:val="24"/>
        </w:rPr>
        <w:t xml:space="preserve"> </w:t>
      </w:r>
      <w:r>
        <w:rPr>
          <w:rFonts w:ascii="Times New Roman" w:hAnsi="Times New Roman" w:cs="Times New Roman"/>
          <w:sz w:val="24"/>
          <w:szCs w:val="24"/>
        </w:rPr>
        <w:t xml:space="preserve">Уставом и </w:t>
      </w:r>
      <w:r w:rsidR="000D3DBF" w:rsidRPr="00B27651">
        <w:rPr>
          <w:rFonts w:ascii="Times New Roman" w:hAnsi="Times New Roman" w:cs="Times New Roman"/>
          <w:sz w:val="24"/>
          <w:szCs w:val="24"/>
        </w:rPr>
        <w:t>закон</w:t>
      </w:r>
      <w:r>
        <w:rPr>
          <w:rFonts w:ascii="Times New Roman" w:hAnsi="Times New Roman" w:cs="Times New Roman"/>
          <w:sz w:val="24"/>
          <w:szCs w:val="24"/>
        </w:rPr>
        <w:t>ом</w:t>
      </w:r>
      <w:r w:rsidR="000D3DBF" w:rsidRPr="00B27651">
        <w:rPr>
          <w:rFonts w:ascii="Times New Roman" w:hAnsi="Times New Roman" w:cs="Times New Roman"/>
          <w:sz w:val="24"/>
          <w:szCs w:val="24"/>
        </w:rPr>
        <w:t>.</w:t>
      </w:r>
    </w:p>
    <w:p w14:paraId="2C4D9221" w14:textId="22F3E9F5" w:rsidR="000D3DBF" w:rsidRDefault="002913B4" w:rsidP="00B27651">
      <w:pPr>
        <w:spacing w:after="0"/>
        <w:jc w:val="both"/>
        <w:rPr>
          <w:rFonts w:ascii="Times New Roman" w:hAnsi="Times New Roman" w:cs="Times New Roman"/>
          <w:sz w:val="24"/>
          <w:szCs w:val="24"/>
        </w:rPr>
      </w:pPr>
      <w:bookmarkStart w:id="52" w:name="dst100097"/>
      <w:bookmarkEnd w:id="52"/>
      <w:r>
        <w:rPr>
          <w:rFonts w:ascii="Times New Roman" w:hAnsi="Times New Roman" w:cs="Times New Roman"/>
          <w:sz w:val="24"/>
          <w:szCs w:val="24"/>
        </w:rPr>
        <w:t>5.</w:t>
      </w:r>
      <w:r w:rsidR="000D3DBF" w:rsidRPr="00B27651">
        <w:rPr>
          <w:rFonts w:ascii="Times New Roman" w:hAnsi="Times New Roman" w:cs="Times New Roman"/>
          <w:sz w:val="24"/>
          <w:szCs w:val="24"/>
        </w:rPr>
        <w:t xml:space="preserve">6. </w:t>
      </w:r>
      <w:r>
        <w:rPr>
          <w:rFonts w:ascii="Times New Roman" w:hAnsi="Times New Roman" w:cs="Times New Roman"/>
          <w:sz w:val="24"/>
          <w:szCs w:val="24"/>
        </w:rPr>
        <w:t>Ч</w:t>
      </w:r>
      <w:r w:rsidR="000D3DBF" w:rsidRPr="00B27651">
        <w:rPr>
          <w:rFonts w:ascii="Times New Roman" w:hAnsi="Times New Roman" w:cs="Times New Roman"/>
          <w:sz w:val="24"/>
          <w:szCs w:val="24"/>
        </w:rPr>
        <w:t xml:space="preserve">лен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обязан:</w:t>
      </w:r>
    </w:p>
    <w:p w14:paraId="02631494" w14:textId="03ACEE4B" w:rsidR="00944E6E" w:rsidRPr="009B5ED4" w:rsidRDefault="00944E6E" w:rsidP="00B27651">
      <w:pPr>
        <w:spacing w:after="0"/>
        <w:jc w:val="both"/>
        <w:rPr>
          <w:rFonts w:ascii="Times New Roman" w:hAnsi="Times New Roman" w:cs="Times New Roman"/>
          <w:color w:val="000000" w:themeColor="text1"/>
          <w:sz w:val="24"/>
          <w:szCs w:val="24"/>
        </w:rPr>
      </w:pPr>
      <w:r w:rsidRPr="009B5ED4">
        <w:rPr>
          <w:rFonts w:ascii="Times New Roman" w:hAnsi="Times New Roman" w:cs="Times New Roman"/>
          <w:color w:val="000000" w:themeColor="text1"/>
          <w:sz w:val="24"/>
          <w:szCs w:val="24"/>
        </w:rPr>
        <w:t xml:space="preserve">5.6.1. </w:t>
      </w:r>
      <w:r w:rsidR="009B5ED4" w:rsidRPr="009B5ED4">
        <w:rPr>
          <w:rFonts w:ascii="Times New Roman" w:hAnsi="Times New Roman" w:cs="Times New Roman"/>
          <w:color w:val="000000" w:themeColor="text1"/>
          <w:sz w:val="24"/>
          <w:szCs w:val="24"/>
        </w:rPr>
        <w:t>исполнять решения, принятые председателем Товарищества и правлением Товарищества, в рамках полномочий, установленных настоящим Уставом или возложенных на них общим собранием членов Т</w:t>
      </w:r>
      <w:r w:rsidR="009B5ED4">
        <w:rPr>
          <w:rFonts w:ascii="Times New Roman" w:hAnsi="Times New Roman" w:cs="Times New Roman"/>
          <w:color w:val="000000" w:themeColor="text1"/>
          <w:sz w:val="24"/>
          <w:szCs w:val="24"/>
        </w:rPr>
        <w:t>оварищества;</w:t>
      </w:r>
    </w:p>
    <w:p w14:paraId="36EBB5D5" w14:textId="62998C40" w:rsidR="000D3DBF" w:rsidRDefault="002913B4" w:rsidP="00B27651">
      <w:pPr>
        <w:spacing w:after="0"/>
        <w:jc w:val="both"/>
        <w:rPr>
          <w:rFonts w:ascii="Times New Roman" w:hAnsi="Times New Roman" w:cs="Times New Roman"/>
          <w:sz w:val="24"/>
          <w:szCs w:val="24"/>
        </w:rPr>
      </w:pPr>
      <w:bookmarkStart w:id="53" w:name="dst100098"/>
      <w:bookmarkEnd w:id="53"/>
      <w:r>
        <w:rPr>
          <w:rFonts w:ascii="Times New Roman" w:hAnsi="Times New Roman" w:cs="Times New Roman"/>
          <w:sz w:val="24"/>
          <w:szCs w:val="24"/>
        </w:rPr>
        <w:t>5.6.</w:t>
      </w:r>
      <w:r w:rsidR="00944E6E">
        <w:rPr>
          <w:rFonts w:ascii="Times New Roman" w:hAnsi="Times New Roman" w:cs="Times New Roman"/>
          <w:sz w:val="24"/>
          <w:szCs w:val="24"/>
        </w:rPr>
        <w:t>2</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не нарушать права других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лиц, осуществляющих ведение садоводства на земельных участках, расположенных в границах территории садоводства, без участия 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овариществе;</w:t>
      </w:r>
    </w:p>
    <w:p w14:paraId="37A65269" w14:textId="2087A15E" w:rsidR="00944E6E" w:rsidRPr="00944E6E" w:rsidRDefault="00944E6E" w:rsidP="00B27651">
      <w:pPr>
        <w:spacing w:after="0"/>
        <w:jc w:val="both"/>
        <w:rPr>
          <w:rFonts w:ascii="Times New Roman" w:hAnsi="Times New Roman" w:cs="Times New Roman"/>
          <w:color w:val="FF0000"/>
          <w:sz w:val="24"/>
          <w:szCs w:val="24"/>
        </w:rPr>
      </w:pPr>
      <w:r w:rsidRPr="00944E6E">
        <w:rPr>
          <w:rFonts w:ascii="Times New Roman" w:hAnsi="Times New Roman" w:cs="Times New Roman"/>
          <w:color w:val="FF0000"/>
          <w:sz w:val="24"/>
          <w:szCs w:val="24"/>
        </w:rPr>
        <w:lastRenderedPageBreak/>
        <w:t>5.6.3. при нанесении членом Товарищества лично или лицами, проживающими с ним совместно, а также им приглашенными в гости, осуществляющими деятельность в Товариществе в соответствии с договором аренды или на ином законном основании, ущерба имуществу других членов либо общему имуществу Товарищества, член Товарищества обязан за свой счет устранить нанесенный ущерб;</w:t>
      </w:r>
    </w:p>
    <w:p w14:paraId="1B11C863" w14:textId="48A6C5DB" w:rsidR="002913B4" w:rsidRPr="00F92626" w:rsidRDefault="00944E6E" w:rsidP="00F92626">
      <w:pPr>
        <w:spacing w:after="0"/>
        <w:jc w:val="both"/>
        <w:rPr>
          <w:rFonts w:ascii="Times New Roman" w:hAnsi="Times New Roman" w:cs="Times New Roman"/>
          <w:sz w:val="24"/>
          <w:szCs w:val="24"/>
        </w:rPr>
      </w:pPr>
      <w:r>
        <w:rPr>
          <w:rFonts w:ascii="Times New Roman" w:hAnsi="Times New Roman" w:cs="Times New Roman"/>
          <w:sz w:val="24"/>
          <w:szCs w:val="24"/>
        </w:rPr>
        <w:t>5.6.4</w:t>
      </w:r>
      <w:r w:rsidR="00F92626">
        <w:rPr>
          <w:rFonts w:ascii="Times New Roman" w:hAnsi="Times New Roman" w:cs="Times New Roman"/>
          <w:sz w:val="24"/>
          <w:szCs w:val="24"/>
        </w:rPr>
        <w:t xml:space="preserve">. </w:t>
      </w:r>
      <w:r w:rsidR="002913B4" w:rsidRPr="00F92626">
        <w:rPr>
          <w:rFonts w:ascii="Times New Roman" w:hAnsi="Times New Roman" w:cs="Times New Roman"/>
          <w:sz w:val="24"/>
          <w:szCs w:val="24"/>
        </w:rPr>
        <w:t>нести бремя содержания земельного участка и бремя ответственности за нарушение законодательства;</w:t>
      </w:r>
    </w:p>
    <w:p w14:paraId="6623C7F1" w14:textId="6B1EC121" w:rsidR="002913B4" w:rsidRPr="00F92626" w:rsidRDefault="00944E6E" w:rsidP="00F92626">
      <w:pPr>
        <w:spacing w:after="0"/>
        <w:jc w:val="both"/>
        <w:rPr>
          <w:rFonts w:ascii="Times New Roman" w:hAnsi="Times New Roman" w:cs="Times New Roman"/>
          <w:sz w:val="24"/>
          <w:szCs w:val="24"/>
        </w:rPr>
      </w:pPr>
      <w:r>
        <w:rPr>
          <w:rFonts w:ascii="Times New Roman" w:hAnsi="Times New Roman" w:cs="Times New Roman"/>
          <w:sz w:val="24"/>
          <w:szCs w:val="24"/>
        </w:rPr>
        <w:t>5.6.5</w:t>
      </w:r>
      <w:r w:rsidR="00F92626">
        <w:rPr>
          <w:rFonts w:ascii="Times New Roman" w:hAnsi="Times New Roman" w:cs="Times New Roman"/>
          <w:sz w:val="24"/>
          <w:szCs w:val="24"/>
        </w:rPr>
        <w:t xml:space="preserve">. </w:t>
      </w:r>
      <w:r w:rsidR="002913B4" w:rsidRPr="00F92626">
        <w:rPr>
          <w:rFonts w:ascii="Times New Roman" w:hAnsi="Times New Roman" w:cs="Times New Roman"/>
          <w:sz w:val="24"/>
          <w:szCs w:val="24"/>
        </w:rPr>
        <w:t>использовать земельный участок в соответствии с его целевым назначением и разрешенным использованием, не наносить ущерб земле как природному и хозяйственному объекту;</w:t>
      </w:r>
    </w:p>
    <w:p w14:paraId="2713C18B" w14:textId="0F9212DE" w:rsidR="00F92626" w:rsidRPr="00F92626" w:rsidRDefault="00944E6E" w:rsidP="00F92626">
      <w:pPr>
        <w:spacing w:after="0"/>
        <w:jc w:val="both"/>
        <w:rPr>
          <w:rFonts w:ascii="Times New Roman" w:hAnsi="Times New Roman" w:cs="Times New Roman"/>
          <w:sz w:val="24"/>
          <w:szCs w:val="24"/>
        </w:rPr>
      </w:pPr>
      <w:r>
        <w:rPr>
          <w:rFonts w:ascii="Times New Roman" w:hAnsi="Times New Roman" w:cs="Times New Roman"/>
          <w:sz w:val="24"/>
          <w:szCs w:val="24"/>
        </w:rPr>
        <w:t>5.6.6</w:t>
      </w:r>
      <w:r w:rsidR="00F92626">
        <w:rPr>
          <w:rFonts w:ascii="Times New Roman" w:hAnsi="Times New Roman" w:cs="Times New Roman"/>
          <w:sz w:val="24"/>
          <w:szCs w:val="24"/>
        </w:rPr>
        <w:t xml:space="preserve">. </w:t>
      </w:r>
      <w:r w:rsidR="00F92626" w:rsidRPr="00F92626">
        <w:rPr>
          <w:rFonts w:ascii="Times New Roman" w:hAnsi="Times New Roman" w:cs="Times New Roman"/>
          <w:sz w:val="24"/>
          <w:szCs w:val="24"/>
        </w:rPr>
        <w:t>участвовать в общих собраниях членов Товарищества лично или через свое доверенное лицо;</w:t>
      </w:r>
    </w:p>
    <w:p w14:paraId="0BAB8EEA" w14:textId="5B8935C4" w:rsidR="000D3DBF" w:rsidRDefault="002913B4" w:rsidP="00F92626">
      <w:pPr>
        <w:spacing w:after="0"/>
        <w:jc w:val="both"/>
        <w:rPr>
          <w:rFonts w:ascii="Times New Roman" w:hAnsi="Times New Roman" w:cs="Times New Roman"/>
          <w:sz w:val="24"/>
          <w:szCs w:val="24"/>
        </w:rPr>
      </w:pPr>
      <w:bookmarkStart w:id="54" w:name="dst100099"/>
      <w:bookmarkEnd w:id="54"/>
      <w:r w:rsidRPr="00F92626">
        <w:rPr>
          <w:rFonts w:ascii="Times New Roman" w:hAnsi="Times New Roman" w:cs="Times New Roman"/>
          <w:sz w:val="24"/>
          <w:szCs w:val="24"/>
        </w:rPr>
        <w:t>5.6.</w:t>
      </w:r>
      <w:r w:rsidR="00944E6E">
        <w:rPr>
          <w:rFonts w:ascii="Times New Roman" w:hAnsi="Times New Roman" w:cs="Times New Roman"/>
          <w:sz w:val="24"/>
          <w:szCs w:val="24"/>
        </w:rPr>
        <w:t>7</w:t>
      </w:r>
      <w:r w:rsidRPr="00F92626">
        <w:rPr>
          <w:rFonts w:ascii="Times New Roman" w:hAnsi="Times New Roman" w:cs="Times New Roman"/>
          <w:sz w:val="24"/>
          <w:szCs w:val="24"/>
        </w:rPr>
        <w:t>.</w:t>
      </w:r>
      <w:r w:rsidR="000D3DBF" w:rsidRPr="00F92626">
        <w:rPr>
          <w:rFonts w:ascii="Times New Roman" w:hAnsi="Times New Roman" w:cs="Times New Roman"/>
          <w:sz w:val="24"/>
          <w:szCs w:val="24"/>
        </w:rPr>
        <w:t xml:space="preserve"> </w:t>
      </w:r>
      <w:r w:rsidR="00F92626" w:rsidRPr="00F92626">
        <w:rPr>
          <w:rFonts w:ascii="Times New Roman" w:hAnsi="Times New Roman" w:cs="Times New Roman"/>
          <w:sz w:val="24"/>
          <w:szCs w:val="24"/>
        </w:rPr>
        <w:t>своевременно уплачивать установленные законом налоги, членские и целевые взносы, а также другие платежи, предусмотренные законодательством и настоящим Уставом, в размерах и в сроки, определяемые законодательством и общим собранием</w:t>
      </w:r>
      <w:r w:rsidR="000D3DBF" w:rsidRPr="00F92626">
        <w:rPr>
          <w:rFonts w:ascii="Times New Roman" w:hAnsi="Times New Roman" w:cs="Times New Roman"/>
          <w:sz w:val="24"/>
          <w:szCs w:val="24"/>
        </w:rPr>
        <w:t>;</w:t>
      </w:r>
    </w:p>
    <w:p w14:paraId="39E092C5" w14:textId="50C080EA" w:rsidR="0007288F" w:rsidRPr="00801A6F" w:rsidRDefault="0007288F" w:rsidP="00F92626">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 xml:space="preserve">5.6.8. предоставлять достоверные сведения, позволяющие идентифицировать его, как члена Товарищества, а также осуществлять связь с ним, в том числе экстренную и своевременно информировать правление Товарищества об изменении этих данных. </w:t>
      </w:r>
    </w:p>
    <w:p w14:paraId="536CF63E" w14:textId="48C3373B" w:rsidR="002A30D4" w:rsidRPr="002A30D4" w:rsidRDefault="0007288F" w:rsidP="00F92626">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5.6.9</w:t>
      </w:r>
      <w:r w:rsidR="00944E6E">
        <w:rPr>
          <w:rFonts w:ascii="Times New Roman" w:hAnsi="Times New Roman" w:cs="Times New Roman"/>
          <w:color w:val="FF0000"/>
          <w:sz w:val="24"/>
          <w:szCs w:val="24"/>
        </w:rPr>
        <w:t>. н</w:t>
      </w:r>
      <w:r w:rsidR="002A30D4" w:rsidRPr="002A30D4">
        <w:rPr>
          <w:rFonts w:ascii="Times New Roman" w:hAnsi="Times New Roman" w:cs="Times New Roman"/>
          <w:color w:val="FF0000"/>
          <w:sz w:val="24"/>
          <w:szCs w:val="24"/>
        </w:rPr>
        <w:t>еиспользование членом Товарищества земельного участка</w:t>
      </w:r>
      <w:r w:rsidR="002A30D4">
        <w:rPr>
          <w:rFonts w:ascii="Times New Roman" w:hAnsi="Times New Roman" w:cs="Times New Roman"/>
          <w:color w:val="FF0000"/>
          <w:sz w:val="24"/>
          <w:szCs w:val="24"/>
        </w:rPr>
        <w:t>,</w:t>
      </w:r>
      <w:r w:rsidR="002A30D4" w:rsidRPr="002A30D4">
        <w:rPr>
          <w:rFonts w:ascii="Times New Roman" w:hAnsi="Times New Roman" w:cs="Times New Roman"/>
          <w:color w:val="FF0000"/>
          <w:sz w:val="24"/>
          <w:szCs w:val="24"/>
        </w:rPr>
        <w:t xml:space="preserve"> либо отказ от пользования общим имуществом не является основанием для освобождения его полностью или частично от участия в общих расходах на содержание и ремонт общего имущества</w:t>
      </w:r>
      <w:r w:rsidR="00944E6E">
        <w:rPr>
          <w:rFonts w:ascii="Times New Roman" w:hAnsi="Times New Roman" w:cs="Times New Roman"/>
          <w:color w:val="FF0000"/>
          <w:sz w:val="24"/>
          <w:szCs w:val="24"/>
        </w:rPr>
        <w:t>;</w:t>
      </w:r>
    </w:p>
    <w:p w14:paraId="4F965503" w14:textId="49B2DB4D" w:rsidR="000D3DBF" w:rsidRPr="00580769" w:rsidRDefault="002913B4" w:rsidP="00B27651">
      <w:pPr>
        <w:spacing w:after="0"/>
        <w:jc w:val="both"/>
        <w:rPr>
          <w:rFonts w:ascii="Times New Roman" w:hAnsi="Times New Roman" w:cs="Times New Roman"/>
          <w:color w:val="FF0000"/>
          <w:sz w:val="24"/>
          <w:szCs w:val="24"/>
        </w:rPr>
      </w:pPr>
      <w:bookmarkStart w:id="55" w:name="dst100100"/>
      <w:bookmarkEnd w:id="55"/>
      <w:r w:rsidRPr="00580769">
        <w:rPr>
          <w:rFonts w:ascii="Times New Roman" w:hAnsi="Times New Roman" w:cs="Times New Roman"/>
          <w:color w:val="FF0000"/>
          <w:sz w:val="24"/>
          <w:szCs w:val="24"/>
        </w:rPr>
        <w:t>5.6.</w:t>
      </w:r>
      <w:r w:rsidR="0007288F">
        <w:rPr>
          <w:rFonts w:ascii="Times New Roman" w:hAnsi="Times New Roman" w:cs="Times New Roman"/>
          <w:color w:val="FF0000"/>
          <w:sz w:val="24"/>
          <w:szCs w:val="24"/>
        </w:rPr>
        <w:t>10</w:t>
      </w:r>
      <w:r w:rsidRPr="00580769">
        <w:rPr>
          <w:rFonts w:ascii="Times New Roman" w:hAnsi="Times New Roman" w:cs="Times New Roman"/>
          <w:color w:val="FF0000"/>
          <w:sz w:val="24"/>
          <w:szCs w:val="24"/>
        </w:rPr>
        <w:t>.</w:t>
      </w:r>
      <w:r w:rsidR="000D3DBF" w:rsidRPr="00580769">
        <w:rPr>
          <w:rFonts w:ascii="Times New Roman" w:hAnsi="Times New Roman" w:cs="Times New Roman"/>
          <w:color w:val="FF0000"/>
          <w:sz w:val="24"/>
          <w:szCs w:val="24"/>
        </w:rPr>
        <w:t xml:space="preserve"> </w:t>
      </w:r>
      <w:r w:rsidR="009B5ED4" w:rsidRPr="00580769">
        <w:rPr>
          <w:rFonts w:ascii="Times New Roman" w:hAnsi="Times New Roman" w:cs="Times New Roman"/>
          <w:color w:val="FF0000"/>
          <w:sz w:val="24"/>
          <w:szCs w:val="24"/>
        </w:rPr>
        <w:t xml:space="preserve">не допускать зарастания сорняками и кустарниками </w:t>
      </w:r>
      <w:proofErr w:type="gramStart"/>
      <w:r w:rsidR="009B5ED4" w:rsidRPr="00580769">
        <w:rPr>
          <w:rFonts w:ascii="Times New Roman" w:hAnsi="Times New Roman" w:cs="Times New Roman"/>
          <w:color w:val="FF0000"/>
          <w:sz w:val="24"/>
          <w:szCs w:val="24"/>
        </w:rPr>
        <w:t>участков</w:t>
      </w:r>
      <w:proofErr w:type="gramEnd"/>
      <w:r w:rsidR="009B5ED4" w:rsidRPr="00580769">
        <w:rPr>
          <w:rFonts w:ascii="Times New Roman" w:hAnsi="Times New Roman" w:cs="Times New Roman"/>
          <w:color w:val="FF0000"/>
          <w:sz w:val="24"/>
          <w:szCs w:val="24"/>
        </w:rPr>
        <w:t xml:space="preserve"> расположенных с внешней стороны дачного участка </w:t>
      </w:r>
      <w:r w:rsidR="00B249A0" w:rsidRPr="00580769">
        <w:rPr>
          <w:rFonts w:ascii="Times New Roman" w:hAnsi="Times New Roman" w:cs="Times New Roman"/>
          <w:color w:val="FF0000"/>
          <w:sz w:val="24"/>
          <w:szCs w:val="24"/>
        </w:rPr>
        <w:t>вдоль проезжей части дороги;</w:t>
      </w:r>
    </w:p>
    <w:p w14:paraId="7E5642A5" w14:textId="2BA4756B" w:rsidR="00B249A0" w:rsidRDefault="0007288F" w:rsidP="00B27651">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5.6.11</w:t>
      </w:r>
      <w:r w:rsidR="00B249A0" w:rsidRPr="00580769">
        <w:rPr>
          <w:rFonts w:ascii="Times New Roman" w:hAnsi="Times New Roman" w:cs="Times New Roman"/>
          <w:color w:val="FF0000"/>
          <w:sz w:val="24"/>
          <w:szCs w:val="24"/>
        </w:rPr>
        <w:t xml:space="preserve">. не производить посадку деревьев и кустарников вблизи от внешней границы участка в сторону дороги, систематически обрезать </w:t>
      </w:r>
      <w:proofErr w:type="gramStart"/>
      <w:r w:rsidR="00B249A0" w:rsidRPr="00580769">
        <w:rPr>
          <w:rFonts w:ascii="Times New Roman" w:hAnsi="Times New Roman" w:cs="Times New Roman"/>
          <w:color w:val="FF0000"/>
          <w:sz w:val="24"/>
          <w:szCs w:val="24"/>
        </w:rPr>
        <w:t>ветки деревьев и кустарников</w:t>
      </w:r>
      <w:proofErr w:type="gramEnd"/>
      <w:r w:rsidR="00B249A0" w:rsidRPr="00580769">
        <w:rPr>
          <w:rFonts w:ascii="Times New Roman" w:hAnsi="Times New Roman" w:cs="Times New Roman"/>
          <w:color w:val="FF0000"/>
          <w:sz w:val="24"/>
          <w:szCs w:val="24"/>
        </w:rPr>
        <w:t xml:space="preserve"> выступающие на проезжую часть и мешающие </w:t>
      </w:r>
      <w:r w:rsidR="00580769" w:rsidRPr="00580769">
        <w:rPr>
          <w:rFonts w:ascii="Times New Roman" w:hAnsi="Times New Roman" w:cs="Times New Roman"/>
          <w:color w:val="FF0000"/>
          <w:sz w:val="24"/>
          <w:szCs w:val="24"/>
        </w:rPr>
        <w:t>движению людей и транспорта;</w:t>
      </w:r>
    </w:p>
    <w:p w14:paraId="5F39430A" w14:textId="5C6AA2C0" w:rsidR="0007288F" w:rsidRPr="00580769" w:rsidRDefault="0007288F" w:rsidP="00B27651">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5.6.12 </w:t>
      </w:r>
      <w:r w:rsidRPr="0007288F">
        <w:rPr>
          <w:rFonts w:ascii="Times New Roman" w:hAnsi="Times New Roman" w:cs="Times New Roman"/>
          <w:color w:val="FF0000"/>
          <w:sz w:val="24"/>
          <w:szCs w:val="24"/>
        </w:rPr>
        <w:t>выполнять законные требования Товарищества (Устав, Положения, Правила, инструкции и прочие внутренние документы, утвержденные общим собранием);</w:t>
      </w:r>
    </w:p>
    <w:p w14:paraId="55484229" w14:textId="717E9C4B" w:rsidR="000D3DBF" w:rsidRPr="00B27651" w:rsidRDefault="002913B4" w:rsidP="00B27651">
      <w:pPr>
        <w:spacing w:after="0"/>
        <w:jc w:val="both"/>
        <w:rPr>
          <w:rFonts w:ascii="Times New Roman" w:hAnsi="Times New Roman" w:cs="Times New Roman"/>
          <w:sz w:val="24"/>
          <w:szCs w:val="24"/>
        </w:rPr>
      </w:pPr>
      <w:bookmarkStart w:id="56" w:name="dst100101"/>
      <w:bookmarkEnd w:id="56"/>
      <w:r>
        <w:rPr>
          <w:rFonts w:ascii="Times New Roman" w:hAnsi="Times New Roman" w:cs="Times New Roman"/>
          <w:sz w:val="24"/>
          <w:szCs w:val="24"/>
        </w:rPr>
        <w:t>5.6.</w:t>
      </w:r>
      <w:r w:rsidR="0007288F">
        <w:rPr>
          <w:rFonts w:ascii="Times New Roman" w:hAnsi="Times New Roman" w:cs="Times New Roman"/>
          <w:sz w:val="24"/>
          <w:szCs w:val="24"/>
        </w:rPr>
        <w:t>13</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соблюдать иные обязанности, связанные с осуществлением деятельности в границах территории садоводства, установленные законодательством Российской Федерации и </w:t>
      </w:r>
      <w:r>
        <w:rPr>
          <w:rFonts w:ascii="Times New Roman" w:hAnsi="Times New Roman" w:cs="Times New Roman"/>
          <w:sz w:val="24"/>
          <w:szCs w:val="24"/>
        </w:rPr>
        <w:t>настоящим У</w:t>
      </w:r>
      <w:r w:rsidR="000D3DBF" w:rsidRPr="00B27651">
        <w:rPr>
          <w:rFonts w:ascii="Times New Roman" w:hAnsi="Times New Roman" w:cs="Times New Roman"/>
          <w:sz w:val="24"/>
          <w:szCs w:val="24"/>
        </w:rPr>
        <w:t>ставом.</w:t>
      </w:r>
    </w:p>
    <w:p w14:paraId="7BFB4EC6" w14:textId="77777777" w:rsidR="008A7335" w:rsidRPr="00D136FD" w:rsidRDefault="008A7335" w:rsidP="00E55546">
      <w:pPr>
        <w:pStyle w:val="a3"/>
        <w:spacing w:before="0" w:beforeAutospacing="0" w:after="0" w:afterAutospacing="0" w:line="384" w:lineRule="atLeast"/>
        <w:jc w:val="both"/>
        <w:textAlignment w:val="baseline"/>
      </w:pPr>
    </w:p>
    <w:p w14:paraId="12665B72" w14:textId="0C3A3752" w:rsidR="00D136FD" w:rsidRPr="00D136FD" w:rsidRDefault="008A7335" w:rsidP="008A733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6</w:t>
      </w:r>
      <w:r w:rsidR="00D136FD" w:rsidRPr="00D136FD">
        <w:rPr>
          <w:sz w:val="24"/>
          <w:szCs w:val="24"/>
        </w:rPr>
        <w:t xml:space="preserve">. </w:t>
      </w:r>
      <w:r w:rsidR="00657499">
        <w:rPr>
          <w:sz w:val="24"/>
          <w:szCs w:val="24"/>
        </w:rPr>
        <w:t xml:space="preserve">Порядок внесения </w:t>
      </w:r>
      <w:r w:rsidR="0007288F">
        <w:rPr>
          <w:sz w:val="24"/>
          <w:szCs w:val="24"/>
        </w:rPr>
        <w:t xml:space="preserve">и учета </w:t>
      </w:r>
      <w:r w:rsidR="00657499">
        <w:rPr>
          <w:sz w:val="24"/>
          <w:szCs w:val="24"/>
        </w:rPr>
        <w:t>взносов, ответственность членов Товарищества за нарушение обязательств по внесению взносов</w:t>
      </w:r>
    </w:p>
    <w:p w14:paraId="349E03FF" w14:textId="1F7B66D3" w:rsidR="00391228" w:rsidRPr="00FD45D5" w:rsidRDefault="00FD45D5" w:rsidP="00FD45D5">
      <w:pPr>
        <w:spacing w:after="0"/>
        <w:jc w:val="both"/>
        <w:rPr>
          <w:rFonts w:ascii="Times New Roman" w:hAnsi="Times New Roman" w:cs="Times New Roman"/>
          <w:sz w:val="24"/>
          <w:szCs w:val="24"/>
        </w:rPr>
      </w:pPr>
      <w:r>
        <w:rPr>
          <w:rFonts w:ascii="Times New Roman" w:hAnsi="Times New Roman" w:cs="Times New Roman"/>
          <w:sz w:val="24"/>
          <w:szCs w:val="24"/>
        </w:rPr>
        <w:t>6.</w:t>
      </w:r>
      <w:r w:rsidR="00391228" w:rsidRPr="00FD45D5">
        <w:rPr>
          <w:rFonts w:ascii="Times New Roman" w:hAnsi="Times New Roman" w:cs="Times New Roman"/>
          <w:sz w:val="24"/>
          <w:szCs w:val="24"/>
        </w:rPr>
        <w:t>1. Взносы членов товарищества могут быть следующих видов:</w:t>
      </w:r>
    </w:p>
    <w:p w14:paraId="2D0C303E" w14:textId="77777777" w:rsidR="00391228" w:rsidRPr="00FD45D5" w:rsidRDefault="00391228" w:rsidP="00FD45D5">
      <w:pPr>
        <w:spacing w:after="0"/>
        <w:jc w:val="both"/>
        <w:rPr>
          <w:rFonts w:ascii="Times New Roman" w:hAnsi="Times New Roman" w:cs="Times New Roman"/>
          <w:sz w:val="24"/>
          <w:szCs w:val="24"/>
        </w:rPr>
      </w:pPr>
      <w:bookmarkStart w:id="57" w:name="dst100142"/>
      <w:bookmarkEnd w:id="57"/>
      <w:r w:rsidRPr="00FD45D5">
        <w:rPr>
          <w:rFonts w:ascii="Times New Roman" w:hAnsi="Times New Roman" w:cs="Times New Roman"/>
          <w:sz w:val="24"/>
          <w:szCs w:val="24"/>
        </w:rPr>
        <w:t>1) членские взносы;</w:t>
      </w:r>
    </w:p>
    <w:p w14:paraId="47A395DC" w14:textId="77777777" w:rsidR="00391228" w:rsidRPr="00FD45D5" w:rsidRDefault="00391228" w:rsidP="00FD45D5">
      <w:pPr>
        <w:spacing w:after="0"/>
        <w:jc w:val="both"/>
        <w:rPr>
          <w:rFonts w:ascii="Times New Roman" w:hAnsi="Times New Roman" w:cs="Times New Roman"/>
          <w:sz w:val="24"/>
          <w:szCs w:val="24"/>
        </w:rPr>
      </w:pPr>
      <w:bookmarkStart w:id="58" w:name="dst100143"/>
      <w:bookmarkEnd w:id="58"/>
      <w:r w:rsidRPr="00FD45D5">
        <w:rPr>
          <w:rFonts w:ascii="Times New Roman" w:hAnsi="Times New Roman" w:cs="Times New Roman"/>
          <w:sz w:val="24"/>
          <w:szCs w:val="24"/>
        </w:rPr>
        <w:t>2) целевые взносы.</w:t>
      </w:r>
    </w:p>
    <w:p w14:paraId="69B902DE" w14:textId="7F374DBA" w:rsidR="00391228" w:rsidRPr="00FD45D5" w:rsidRDefault="00FD45D5" w:rsidP="00FD45D5">
      <w:pPr>
        <w:spacing w:after="0"/>
        <w:jc w:val="both"/>
        <w:rPr>
          <w:rFonts w:ascii="Times New Roman" w:hAnsi="Times New Roman" w:cs="Times New Roman"/>
          <w:sz w:val="24"/>
          <w:szCs w:val="24"/>
        </w:rPr>
      </w:pPr>
      <w:bookmarkStart w:id="59" w:name="dst100144"/>
      <w:bookmarkEnd w:id="59"/>
      <w:r>
        <w:rPr>
          <w:rFonts w:ascii="Times New Roman" w:hAnsi="Times New Roman" w:cs="Times New Roman"/>
          <w:sz w:val="24"/>
          <w:szCs w:val="24"/>
        </w:rPr>
        <w:t>6.</w:t>
      </w:r>
      <w:r w:rsidR="00391228" w:rsidRPr="00FD45D5">
        <w:rPr>
          <w:rFonts w:ascii="Times New Roman" w:hAnsi="Times New Roman" w:cs="Times New Roman"/>
          <w:sz w:val="24"/>
          <w:szCs w:val="24"/>
        </w:rPr>
        <w:t>2. Обязанность по внесению взносов распространяется на всех членов товарищества.</w:t>
      </w:r>
    </w:p>
    <w:p w14:paraId="79AFF8B4" w14:textId="2F35E100" w:rsidR="00391228" w:rsidRPr="00FD45D5" w:rsidRDefault="00FD45D5" w:rsidP="00FD45D5">
      <w:pPr>
        <w:spacing w:after="0"/>
        <w:jc w:val="both"/>
        <w:rPr>
          <w:rFonts w:ascii="Times New Roman" w:hAnsi="Times New Roman" w:cs="Times New Roman"/>
          <w:sz w:val="24"/>
          <w:szCs w:val="24"/>
        </w:rPr>
      </w:pPr>
      <w:bookmarkStart w:id="60" w:name="dst100145"/>
      <w:bookmarkEnd w:id="60"/>
      <w:r>
        <w:rPr>
          <w:rFonts w:ascii="Times New Roman" w:hAnsi="Times New Roman" w:cs="Times New Roman"/>
          <w:sz w:val="24"/>
          <w:szCs w:val="24"/>
        </w:rPr>
        <w:t>6.</w:t>
      </w:r>
      <w:r w:rsidR="00391228" w:rsidRPr="00FD45D5">
        <w:rPr>
          <w:rFonts w:ascii="Times New Roman" w:hAnsi="Times New Roman" w:cs="Times New Roman"/>
          <w:sz w:val="24"/>
          <w:szCs w:val="24"/>
        </w:rPr>
        <w:t xml:space="preserve">3. Членские взносы вносятся членами товарищества в порядке, установленном </w:t>
      </w:r>
      <w:r>
        <w:rPr>
          <w:rFonts w:ascii="Times New Roman" w:hAnsi="Times New Roman" w:cs="Times New Roman"/>
          <w:sz w:val="24"/>
          <w:szCs w:val="24"/>
        </w:rPr>
        <w:t>настоящим У</w:t>
      </w:r>
      <w:r w:rsidR="00391228" w:rsidRPr="00FD45D5">
        <w:rPr>
          <w:rFonts w:ascii="Times New Roman" w:hAnsi="Times New Roman" w:cs="Times New Roman"/>
          <w:sz w:val="24"/>
          <w:szCs w:val="24"/>
        </w:rPr>
        <w:t>ставом товарищества, на расчетный счет товарищества.</w:t>
      </w:r>
    </w:p>
    <w:p w14:paraId="6EE50D78" w14:textId="005FF807" w:rsidR="00391228" w:rsidRDefault="00FD45D5" w:rsidP="00FD45D5">
      <w:pPr>
        <w:spacing w:after="0"/>
        <w:jc w:val="both"/>
        <w:rPr>
          <w:rFonts w:ascii="Times New Roman" w:hAnsi="Times New Roman" w:cs="Times New Roman"/>
          <w:sz w:val="24"/>
          <w:szCs w:val="24"/>
        </w:rPr>
      </w:pPr>
      <w:bookmarkStart w:id="61" w:name="dst100146"/>
      <w:bookmarkEnd w:id="61"/>
      <w:r>
        <w:rPr>
          <w:rFonts w:ascii="Times New Roman" w:hAnsi="Times New Roman" w:cs="Times New Roman"/>
          <w:sz w:val="24"/>
          <w:szCs w:val="24"/>
        </w:rPr>
        <w:t>6.</w:t>
      </w:r>
      <w:r w:rsidR="00391228" w:rsidRPr="00FD45D5">
        <w:rPr>
          <w:rFonts w:ascii="Times New Roman" w:hAnsi="Times New Roman" w:cs="Times New Roman"/>
          <w:sz w:val="24"/>
          <w:szCs w:val="24"/>
        </w:rPr>
        <w:t>4. Периодичность внесения членских взносов</w:t>
      </w:r>
      <w:r>
        <w:rPr>
          <w:rFonts w:ascii="Times New Roman" w:hAnsi="Times New Roman" w:cs="Times New Roman"/>
          <w:sz w:val="24"/>
          <w:szCs w:val="24"/>
        </w:rPr>
        <w:t xml:space="preserve">: взносы вносятся в срок до 10 июля </w:t>
      </w:r>
      <w:r w:rsidR="0007288F">
        <w:rPr>
          <w:rFonts w:ascii="Times New Roman" w:hAnsi="Times New Roman" w:cs="Times New Roman"/>
          <w:sz w:val="24"/>
          <w:szCs w:val="24"/>
        </w:rPr>
        <w:t xml:space="preserve">каждого </w:t>
      </w:r>
      <w:r>
        <w:rPr>
          <w:rFonts w:ascii="Times New Roman" w:hAnsi="Times New Roman" w:cs="Times New Roman"/>
          <w:sz w:val="24"/>
          <w:szCs w:val="24"/>
        </w:rPr>
        <w:t>текущего года</w:t>
      </w:r>
      <w:r w:rsidR="00391228" w:rsidRPr="00FD45D5">
        <w:rPr>
          <w:rFonts w:ascii="Times New Roman" w:hAnsi="Times New Roman" w:cs="Times New Roman"/>
          <w:sz w:val="24"/>
          <w:szCs w:val="24"/>
        </w:rPr>
        <w:t>.</w:t>
      </w:r>
    </w:p>
    <w:p w14:paraId="7CBAE2CE" w14:textId="5161E036" w:rsidR="0007288F" w:rsidRPr="00801A6F" w:rsidRDefault="0007288F" w:rsidP="00FD45D5">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6.4.1. При наличии просроченной задолженности уплачиваемые взносы принимаются в порядке «сначала погашается более старый долг».</w:t>
      </w:r>
    </w:p>
    <w:p w14:paraId="6442AD00" w14:textId="332D1DA4" w:rsidR="00391228" w:rsidRPr="00FD45D5" w:rsidRDefault="00FD45D5" w:rsidP="00FD45D5">
      <w:pPr>
        <w:spacing w:after="0"/>
        <w:jc w:val="both"/>
        <w:rPr>
          <w:rFonts w:ascii="Times New Roman" w:hAnsi="Times New Roman" w:cs="Times New Roman"/>
          <w:sz w:val="24"/>
          <w:szCs w:val="24"/>
        </w:rPr>
      </w:pPr>
      <w:bookmarkStart w:id="62" w:name="dst100147"/>
      <w:bookmarkEnd w:id="62"/>
      <w:r>
        <w:rPr>
          <w:rFonts w:ascii="Times New Roman" w:hAnsi="Times New Roman" w:cs="Times New Roman"/>
          <w:sz w:val="24"/>
          <w:szCs w:val="24"/>
        </w:rPr>
        <w:t>6.</w:t>
      </w:r>
      <w:r w:rsidR="00391228" w:rsidRPr="00FD45D5">
        <w:rPr>
          <w:rFonts w:ascii="Times New Roman" w:hAnsi="Times New Roman" w:cs="Times New Roman"/>
          <w:sz w:val="24"/>
          <w:szCs w:val="24"/>
        </w:rPr>
        <w:t>5. Членские взносы могут быть использованы исключительно на расходы, связанные:</w:t>
      </w:r>
    </w:p>
    <w:p w14:paraId="6CF3D54E" w14:textId="2121B8A6" w:rsidR="00391228" w:rsidRDefault="00FD45D5" w:rsidP="00FD45D5">
      <w:pPr>
        <w:spacing w:after="0"/>
        <w:jc w:val="both"/>
        <w:rPr>
          <w:rFonts w:ascii="Times New Roman" w:hAnsi="Times New Roman" w:cs="Times New Roman"/>
          <w:sz w:val="24"/>
          <w:szCs w:val="24"/>
        </w:rPr>
      </w:pPr>
      <w:bookmarkStart w:id="63" w:name="dst100148"/>
      <w:bookmarkEnd w:id="63"/>
      <w:r>
        <w:rPr>
          <w:rFonts w:ascii="Times New Roman" w:hAnsi="Times New Roman" w:cs="Times New Roman"/>
          <w:sz w:val="24"/>
          <w:szCs w:val="24"/>
        </w:rPr>
        <w:lastRenderedPageBreak/>
        <w:t>6.5.</w:t>
      </w:r>
      <w:r w:rsidR="00391228" w:rsidRPr="00FD45D5">
        <w:rPr>
          <w:rFonts w:ascii="Times New Roman" w:hAnsi="Times New Roman" w:cs="Times New Roman"/>
          <w:sz w:val="24"/>
          <w:szCs w:val="24"/>
        </w:rPr>
        <w:t>1</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содержанием имущества общего пользования товарищества, в том числе уплатой арендных платежей за данное имущество;</w:t>
      </w:r>
    </w:p>
    <w:p w14:paraId="25B57C6B" w14:textId="77777777" w:rsidR="0007288F" w:rsidRPr="00FD45D5" w:rsidRDefault="0007288F" w:rsidP="00FD45D5">
      <w:pPr>
        <w:spacing w:after="0"/>
        <w:jc w:val="both"/>
        <w:rPr>
          <w:rFonts w:ascii="Times New Roman" w:hAnsi="Times New Roman" w:cs="Times New Roman"/>
          <w:sz w:val="24"/>
          <w:szCs w:val="24"/>
        </w:rPr>
      </w:pPr>
    </w:p>
    <w:p w14:paraId="614AF849" w14:textId="3925E05E" w:rsidR="00391228" w:rsidRPr="00FD45D5" w:rsidRDefault="00FD45D5" w:rsidP="00FD45D5">
      <w:pPr>
        <w:spacing w:after="0"/>
        <w:jc w:val="both"/>
        <w:rPr>
          <w:rFonts w:ascii="Times New Roman" w:hAnsi="Times New Roman" w:cs="Times New Roman"/>
          <w:sz w:val="24"/>
          <w:szCs w:val="24"/>
        </w:rPr>
      </w:pPr>
      <w:bookmarkStart w:id="64" w:name="dst100149"/>
      <w:bookmarkEnd w:id="64"/>
      <w:r>
        <w:rPr>
          <w:rFonts w:ascii="Times New Roman" w:hAnsi="Times New Roman" w:cs="Times New Roman"/>
          <w:sz w:val="24"/>
          <w:szCs w:val="24"/>
        </w:rPr>
        <w:t>6.5.</w:t>
      </w:r>
      <w:r w:rsidR="00391228" w:rsidRPr="00FD45D5">
        <w:rPr>
          <w:rFonts w:ascii="Times New Roman" w:hAnsi="Times New Roman" w:cs="Times New Roman"/>
          <w:sz w:val="24"/>
          <w:szCs w:val="24"/>
        </w:rPr>
        <w:t>2</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осуществлением расчетов с организациями, осуществляющими снабжение тепловой и электрической энергией, водой, газом, водоотведение на основании договоров, заключенных с этими организациями;</w:t>
      </w:r>
    </w:p>
    <w:p w14:paraId="1423F88A" w14:textId="33FF880B" w:rsidR="00391228" w:rsidRPr="00FD45D5" w:rsidRDefault="00FD45D5" w:rsidP="00FD45D5">
      <w:pPr>
        <w:spacing w:after="0"/>
        <w:jc w:val="both"/>
        <w:rPr>
          <w:rFonts w:ascii="Times New Roman" w:hAnsi="Times New Roman" w:cs="Times New Roman"/>
          <w:sz w:val="24"/>
          <w:szCs w:val="24"/>
        </w:rPr>
      </w:pPr>
      <w:bookmarkStart w:id="65" w:name="dst100150"/>
      <w:bookmarkEnd w:id="65"/>
      <w:r>
        <w:rPr>
          <w:rFonts w:ascii="Times New Roman" w:hAnsi="Times New Roman" w:cs="Times New Roman"/>
          <w:sz w:val="24"/>
          <w:szCs w:val="24"/>
        </w:rPr>
        <w:t>6.5.</w:t>
      </w:r>
      <w:r w:rsidR="00391228" w:rsidRPr="00FD45D5">
        <w:rPr>
          <w:rFonts w:ascii="Times New Roman" w:hAnsi="Times New Roman" w:cs="Times New Roman"/>
          <w:sz w:val="24"/>
          <w:szCs w:val="24"/>
        </w:rPr>
        <w:t>3</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осуществлением расчетов с оператором по обращению с твердыми коммунальными отходами, региональным оператором по обращению с твердыми коммунальными отходами на основании договоров, заключенных товариществом с этими организациями;</w:t>
      </w:r>
    </w:p>
    <w:p w14:paraId="43028ED0" w14:textId="00F91793" w:rsidR="00391228" w:rsidRPr="00FD45D5" w:rsidRDefault="00FD45D5" w:rsidP="00FD45D5">
      <w:pPr>
        <w:spacing w:after="0"/>
        <w:jc w:val="both"/>
        <w:rPr>
          <w:rFonts w:ascii="Times New Roman" w:hAnsi="Times New Roman" w:cs="Times New Roman"/>
          <w:sz w:val="24"/>
          <w:szCs w:val="24"/>
        </w:rPr>
      </w:pPr>
      <w:bookmarkStart w:id="66" w:name="dst100151"/>
      <w:bookmarkEnd w:id="66"/>
      <w:r>
        <w:rPr>
          <w:rFonts w:ascii="Times New Roman" w:hAnsi="Times New Roman" w:cs="Times New Roman"/>
          <w:sz w:val="24"/>
          <w:szCs w:val="24"/>
        </w:rPr>
        <w:t>6.5.</w:t>
      </w:r>
      <w:r w:rsidR="00391228" w:rsidRPr="00FD45D5">
        <w:rPr>
          <w:rFonts w:ascii="Times New Roman" w:hAnsi="Times New Roman" w:cs="Times New Roman"/>
          <w:sz w:val="24"/>
          <w:szCs w:val="24"/>
        </w:rPr>
        <w:t>4</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благоустройством земельных участков общего назначения;</w:t>
      </w:r>
    </w:p>
    <w:p w14:paraId="542DA2BE" w14:textId="39FEA6E9" w:rsidR="00391228" w:rsidRPr="00FD45D5" w:rsidRDefault="00FD45D5" w:rsidP="00FD45D5">
      <w:pPr>
        <w:spacing w:after="0"/>
        <w:jc w:val="both"/>
        <w:rPr>
          <w:rFonts w:ascii="Times New Roman" w:hAnsi="Times New Roman" w:cs="Times New Roman"/>
          <w:sz w:val="24"/>
          <w:szCs w:val="24"/>
        </w:rPr>
      </w:pPr>
      <w:bookmarkStart w:id="67" w:name="dst100152"/>
      <w:bookmarkEnd w:id="67"/>
      <w:r>
        <w:rPr>
          <w:rFonts w:ascii="Times New Roman" w:hAnsi="Times New Roman" w:cs="Times New Roman"/>
          <w:sz w:val="24"/>
          <w:szCs w:val="24"/>
        </w:rPr>
        <w:t>6.5.</w:t>
      </w:r>
      <w:r w:rsidR="00391228" w:rsidRPr="00FD45D5">
        <w:rPr>
          <w:rFonts w:ascii="Times New Roman" w:hAnsi="Times New Roman" w:cs="Times New Roman"/>
          <w:sz w:val="24"/>
          <w:szCs w:val="24"/>
        </w:rPr>
        <w:t>5</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охраной территории </w:t>
      </w:r>
      <w:r>
        <w:rPr>
          <w:rFonts w:ascii="Times New Roman" w:hAnsi="Times New Roman" w:cs="Times New Roman"/>
          <w:sz w:val="24"/>
          <w:szCs w:val="24"/>
        </w:rPr>
        <w:t>товарищества</w:t>
      </w:r>
      <w:r w:rsidR="00391228" w:rsidRPr="00FD45D5">
        <w:rPr>
          <w:rFonts w:ascii="Times New Roman" w:hAnsi="Times New Roman" w:cs="Times New Roman"/>
          <w:sz w:val="24"/>
          <w:szCs w:val="24"/>
        </w:rPr>
        <w:t xml:space="preserve"> и обеспечением в границах такой территории пожарной безопасности;</w:t>
      </w:r>
    </w:p>
    <w:p w14:paraId="75C9436A" w14:textId="7858132C" w:rsidR="00391228" w:rsidRPr="00FD45D5" w:rsidRDefault="00FD45D5" w:rsidP="00FD45D5">
      <w:pPr>
        <w:spacing w:after="0"/>
        <w:jc w:val="both"/>
        <w:rPr>
          <w:rFonts w:ascii="Times New Roman" w:hAnsi="Times New Roman" w:cs="Times New Roman"/>
          <w:sz w:val="24"/>
          <w:szCs w:val="24"/>
        </w:rPr>
      </w:pPr>
      <w:bookmarkStart w:id="68" w:name="dst100153"/>
      <w:bookmarkEnd w:id="68"/>
      <w:r>
        <w:rPr>
          <w:rFonts w:ascii="Times New Roman" w:hAnsi="Times New Roman" w:cs="Times New Roman"/>
          <w:sz w:val="24"/>
          <w:szCs w:val="24"/>
        </w:rPr>
        <w:t>6.5.6.</w:t>
      </w:r>
      <w:r w:rsidR="00391228" w:rsidRPr="00FD45D5">
        <w:rPr>
          <w:rFonts w:ascii="Times New Roman" w:hAnsi="Times New Roman" w:cs="Times New Roman"/>
          <w:sz w:val="24"/>
          <w:szCs w:val="24"/>
        </w:rPr>
        <w:t xml:space="preserve"> с проведением аудиторских проверок товарищества;</w:t>
      </w:r>
    </w:p>
    <w:p w14:paraId="452C2508" w14:textId="686C8362" w:rsidR="00391228" w:rsidRPr="00FD45D5" w:rsidRDefault="00FD45D5" w:rsidP="00FD45D5">
      <w:pPr>
        <w:spacing w:after="0"/>
        <w:jc w:val="both"/>
        <w:rPr>
          <w:rFonts w:ascii="Times New Roman" w:hAnsi="Times New Roman" w:cs="Times New Roman"/>
          <w:sz w:val="24"/>
          <w:szCs w:val="24"/>
        </w:rPr>
      </w:pPr>
      <w:bookmarkStart w:id="69" w:name="dst100154"/>
      <w:bookmarkEnd w:id="69"/>
      <w:r>
        <w:rPr>
          <w:rFonts w:ascii="Times New Roman" w:hAnsi="Times New Roman" w:cs="Times New Roman"/>
          <w:sz w:val="24"/>
          <w:szCs w:val="24"/>
        </w:rPr>
        <w:t>6.5.</w:t>
      </w:r>
      <w:r w:rsidR="00391228" w:rsidRPr="00FD45D5">
        <w:rPr>
          <w:rFonts w:ascii="Times New Roman" w:hAnsi="Times New Roman" w:cs="Times New Roman"/>
          <w:sz w:val="24"/>
          <w:szCs w:val="24"/>
        </w:rPr>
        <w:t>7</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выплатой заработной платы лицам, с которыми товариществом заключены трудовые договоры;</w:t>
      </w:r>
    </w:p>
    <w:p w14:paraId="4995708F" w14:textId="5620C1DF" w:rsidR="00391228" w:rsidRPr="00FD45D5" w:rsidRDefault="00FD45D5" w:rsidP="00FD45D5">
      <w:pPr>
        <w:spacing w:after="0"/>
        <w:jc w:val="both"/>
        <w:rPr>
          <w:rFonts w:ascii="Times New Roman" w:hAnsi="Times New Roman" w:cs="Times New Roman"/>
          <w:sz w:val="24"/>
          <w:szCs w:val="24"/>
        </w:rPr>
      </w:pPr>
      <w:bookmarkStart w:id="70" w:name="dst100155"/>
      <w:bookmarkEnd w:id="70"/>
      <w:r>
        <w:rPr>
          <w:rFonts w:ascii="Times New Roman" w:hAnsi="Times New Roman" w:cs="Times New Roman"/>
          <w:sz w:val="24"/>
          <w:szCs w:val="24"/>
        </w:rPr>
        <w:t>6.5.</w:t>
      </w:r>
      <w:r w:rsidR="00391228" w:rsidRPr="00FD45D5">
        <w:rPr>
          <w:rFonts w:ascii="Times New Roman" w:hAnsi="Times New Roman" w:cs="Times New Roman"/>
          <w:sz w:val="24"/>
          <w:szCs w:val="24"/>
        </w:rPr>
        <w:t>8</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организацией и проведением общих собраний членов товарищества, выполнением решений этих собраний;</w:t>
      </w:r>
    </w:p>
    <w:p w14:paraId="050BF0D3" w14:textId="6B5C8979" w:rsidR="00391228" w:rsidRPr="00FD45D5" w:rsidRDefault="00FD45D5" w:rsidP="00FD45D5">
      <w:pPr>
        <w:spacing w:after="0"/>
        <w:jc w:val="both"/>
        <w:rPr>
          <w:rFonts w:ascii="Times New Roman" w:hAnsi="Times New Roman" w:cs="Times New Roman"/>
          <w:sz w:val="24"/>
          <w:szCs w:val="24"/>
        </w:rPr>
      </w:pPr>
      <w:bookmarkStart w:id="71" w:name="dst100156"/>
      <w:bookmarkEnd w:id="71"/>
      <w:r>
        <w:rPr>
          <w:rFonts w:ascii="Times New Roman" w:hAnsi="Times New Roman" w:cs="Times New Roman"/>
          <w:sz w:val="24"/>
          <w:szCs w:val="24"/>
        </w:rPr>
        <w:t>6.5.</w:t>
      </w:r>
      <w:r w:rsidR="00391228" w:rsidRPr="00FD45D5">
        <w:rPr>
          <w:rFonts w:ascii="Times New Roman" w:hAnsi="Times New Roman" w:cs="Times New Roman"/>
          <w:sz w:val="24"/>
          <w:szCs w:val="24"/>
        </w:rPr>
        <w:t>9</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уплатой налогов и сборов, связанных с деятельностью товарищества, в соответствии с законодательством о налогах и сборах.</w:t>
      </w:r>
    </w:p>
    <w:p w14:paraId="36227E15" w14:textId="687A1ECB" w:rsidR="00391228" w:rsidRPr="00FD45D5" w:rsidRDefault="00FD45D5" w:rsidP="00FD45D5">
      <w:pPr>
        <w:spacing w:after="0"/>
        <w:jc w:val="both"/>
        <w:rPr>
          <w:rFonts w:ascii="Times New Roman" w:hAnsi="Times New Roman" w:cs="Times New Roman"/>
          <w:sz w:val="24"/>
          <w:szCs w:val="24"/>
        </w:rPr>
      </w:pPr>
      <w:bookmarkStart w:id="72" w:name="dst100157"/>
      <w:bookmarkEnd w:id="72"/>
      <w:r>
        <w:rPr>
          <w:rFonts w:ascii="Times New Roman" w:hAnsi="Times New Roman" w:cs="Times New Roman"/>
          <w:sz w:val="24"/>
          <w:szCs w:val="24"/>
        </w:rPr>
        <w:t>6.</w:t>
      </w:r>
      <w:r w:rsidR="00391228" w:rsidRPr="00FD45D5">
        <w:rPr>
          <w:rFonts w:ascii="Times New Roman" w:hAnsi="Times New Roman" w:cs="Times New Roman"/>
          <w:sz w:val="24"/>
          <w:szCs w:val="24"/>
        </w:rPr>
        <w:t>6. Целевые взносы вносятся членами товарищества на расчетный счет товарищества по решению общего собрания членов товарищества, определяющему их размер и срок внесения, в порядке, установленном уставом товарищества, и могут быть направлены на расходы, исключительно связанные:</w:t>
      </w:r>
    </w:p>
    <w:p w14:paraId="644BC4A4" w14:textId="594D3B03" w:rsidR="00391228" w:rsidRPr="00FD45D5" w:rsidRDefault="00FD45D5" w:rsidP="00FD45D5">
      <w:pPr>
        <w:spacing w:after="0"/>
        <w:jc w:val="both"/>
        <w:rPr>
          <w:rFonts w:ascii="Times New Roman" w:hAnsi="Times New Roman" w:cs="Times New Roman"/>
          <w:sz w:val="24"/>
          <w:szCs w:val="24"/>
        </w:rPr>
      </w:pPr>
      <w:bookmarkStart w:id="73" w:name="dst100158"/>
      <w:bookmarkEnd w:id="73"/>
      <w:r>
        <w:rPr>
          <w:rFonts w:ascii="Times New Roman" w:hAnsi="Times New Roman" w:cs="Times New Roman"/>
          <w:sz w:val="24"/>
          <w:szCs w:val="24"/>
        </w:rPr>
        <w:t>6.6.</w:t>
      </w:r>
      <w:r w:rsidR="00391228" w:rsidRPr="00FD45D5">
        <w:rPr>
          <w:rFonts w:ascii="Times New Roman" w:hAnsi="Times New Roman" w:cs="Times New Roman"/>
          <w:sz w:val="24"/>
          <w:szCs w:val="24"/>
        </w:rPr>
        <w:t>1</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подготовкой документов, необходимых для образования земельного участка, находящегося в государственной или муниципальной собственности, в целях дальнейшего предоставления товариществу такого земельного участка;</w:t>
      </w:r>
    </w:p>
    <w:p w14:paraId="49C3BFB0" w14:textId="6AA51F84" w:rsidR="00391228" w:rsidRPr="00FD45D5" w:rsidRDefault="00FD45D5" w:rsidP="00FD45D5">
      <w:pPr>
        <w:spacing w:after="0"/>
        <w:jc w:val="both"/>
        <w:rPr>
          <w:rFonts w:ascii="Times New Roman" w:hAnsi="Times New Roman" w:cs="Times New Roman"/>
          <w:sz w:val="24"/>
          <w:szCs w:val="24"/>
        </w:rPr>
      </w:pPr>
      <w:bookmarkStart w:id="74" w:name="dst100159"/>
      <w:bookmarkEnd w:id="74"/>
      <w:r>
        <w:rPr>
          <w:rFonts w:ascii="Times New Roman" w:hAnsi="Times New Roman" w:cs="Times New Roman"/>
          <w:sz w:val="24"/>
          <w:szCs w:val="24"/>
        </w:rPr>
        <w:t>6.6.</w:t>
      </w:r>
      <w:r w:rsidR="00391228" w:rsidRPr="00FD45D5">
        <w:rPr>
          <w:rFonts w:ascii="Times New Roman" w:hAnsi="Times New Roman" w:cs="Times New Roman"/>
          <w:sz w:val="24"/>
          <w:szCs w:val="24"/>
        </w:rPr>
        <w:t>2</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подготовкой документации по планировке территории в отношении территории </w:t>
      </w:r>
      <w:r>
        <w:rPr>
          <w:rFonts w:ascii="Times New Roman" w:hAnsi="Times New Roman" w:cs="Times New Roman"/>
          <w:sz w:val="24"/>
          <w:szCs w:val="24"/>
        </w:rPr>
        <w:t>товарищества</w:t>
      </w:r>
      <w:r w:rsidR="00391228" w:rsidRPr="00FD45D5">
        <w:rPr>
          <w:rFonts w:ascii="Times New Roman" w:hAnsi="Times New Roman" w:cs="Times New Roman"/>
          <w:sz w:val="24"/>
          <w:szCs w:val="24"/>
        </w:rPr>
        <w:t>;</w:t>
      </w:r>
    </w:p>
    <w:p w14:paraId="759DA34B" w14:textId="150F7F82" w:rsidR="00391228" w:rsidRPr="00FD45D5" w:rsidRDefault="00FD45D5" w:rsidP="00FD45D5">
      <w:pPr>
        <w:spacing w:after="0"/>
        <w:jc w:val="both"/>
        <w:rPr>
          <w:rFonts w:ascii="Times New Roman" w:hAnsi="Times New Roman" w:cs="Times New Roman"/>
          <w:sz w:val="24"/>
          <w:szCs w:val="24"/>
        </w:rPr>
      </w:pPr>
      <w:bookmarkStart w:id="75" w:name="dst100160"/>
      <w:bookmarkEnd w:id="75"/>
      <w:r>
        <w:rPr>
          <w:rFonts w:ascii="Times New Roman" w:hAnsi="Times New Roman" w:cs="Times New Roman"/>
          <w:sz w:val="24"/>
          <w:szCs w:val="24"/>
        </w:rPr>
        <w:t>6.6.</w:t>
      </w:r>
      <w:r w:rsidR="00391228" w:rsidRPr="00FD45D5">
        <w:rPr>
          <w:rFonts w:ascii="Times New Roman" w:hAnsi="Times New Roman" w:cs="Times New Roman"/>
          <w:sz w:val="24"/>
          <w:szCs w:val="24"/>
        </w:rPr>
        <w:t>3</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проведением кадастровых работ для целей внесения в Единый государственный реестр недвижимости сведений о садовых земельных участках, земельных участках общего назначения, об иных объектах недвижимости, относящихся к имуществу общего пользования;</w:t>
      </w:r>
    </w:p>
    <w:p w14:paraId="3B8E64B7" w14:textId="75E16CF6" w:rsidR="00391228" w:rsidRPr="00FD45D5" w:rsidRDefault="0053512A" w:rsidP="00FD45D5">
      <w:pPr>
        <w:spacing w:after="0"/>
        <w:jc w:val="both"/>
        <w:rPr>
          <w:rFonts w:ascii="Times New Roman" w:hAnsi="Times New Roman" w:cs="Times New Roman"/>
          <w:sz w:val="24"/>
          <w:szCs w:val="24"/>
        </w:rPr>
      </w:pPr>
      <w:bookmarkStart w:id="76" w:name="dst100161"/>
      <w:bookmarkEnd w:id="76"/>
      <w:r>
        <w:rPr>
          <w:rFonts w:ascii="Times New Roman" w:hAnsi="Times New Roman" w:cs="Times New Roman"/>
          <w:sz w:val="24"/>
          <w:szCs w:val="24"/>
        </w:rPr>
        <w:t>6.6.</w:t>
      </w:r>
      <w:r w:rsidR="00391228" w:rsidRPr="00FD45D5">
        <w:rPr>
          <w:rFonts w:ascii="Times New Roman" w:hAnsi="Times New Roman" w:cs="Times New Roman"/>
          <w:sz w:val="24"/>
          <w:szCs w:val="24"/>
        </w:rPr>
        <w:t>4</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созданием или приобретением необходимого для деятельности товарищества имущества общего пользования;</w:t>
      </w:r>
    </w:p>
    <w:p w14:paraId="60BA8CAE" w14:textId="3B00F5AC" w:rsidR="00391228" w:rsidRPr="00FD45D5" w:rsidRDefault="0053512A" w:rsidP="00FD45D5">
      <w:pPr>
        <w:spacing w:after="0"/>
        <w:jc w:val="both"/>
        <w:rPr>
          <w:rFonts w:ascii="Times New Roman" w:hAnsi="Times New Roman" w:cs="Times New Roman"/>
          <w:sz w:val="24"/>
          <w:szCs w:val="24"/>
        </w:rPr>
      </w:pPr>
      <w:bookmarkStart w:id="77" w:name="dst100162"/>
      <w:bookmarkEnd w:id="77"/>
      <w:r>
        <w:rPr>
          <w:rFonts w:ascii="Times New Roman" w:hAnsi="Times New Roman" w:cs="Times New Roman"/>
          <w:sz w:val="24"/>
          <w:szCs w:val="24"/>
        </w:rPr>
        <w:t>6.6.</w:t>
      </w:r>
      <w:r w:rsidR="00391228" w:rsidRPr="00FD45D5">
        <w:rPr>
          <w:rFonts w:ascii="Times New Roman" w:hAnsi="Times New Roman" w:cs="Times New Roman"/>
          <w:sz w:val="24"/>
          <w:szCs w:val="24"/>
        </w:rPr>
        <w:t>5</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реализацией мероприятий, предусмотренных решением общего собрания членов товарищества.</w:t>
      </w:r>
    </w:p>
    <w:p w14:paraId="6364F927" w14:textId="1942F20A" w:rsidR="00391228" w:rsidRPr="00FD45D5" w:rsidRDefault="0053512A" w:rsidP="00FD45D5">
      <w:pPr>
        <w:spacing w:after="0"/>
        <w:jc w:val="both"/>
        <w:rPr>
          <w:rFonts w:ascii="Times New Roman" w:hAnsi="Times New Roman" w:cs="Times New Roman"/>
          <w:sz w:val="24"/>
          <w:szCs w:val="24"/>
        </w:rPr>
      </w:pPr>
      <w:bookmarkStart w:id="78" w:name="dst100163"/>
      <w:bookmarkEnd w:id="78"/>
      <w:r>
        <w:rPr>
          <w:rFonts w:ascii="Times New Roman" w:hAnsi="Times New Roman" w:cs="Times New Roman"/>
          <w:sz w:val="24"/>
          <w:szCs w:val="24"/>
        </w:rPr>
        <w:t>6.</w:t>
      </w:r>
      <w:r w:rsidR="00391228" w:rsidRPr="00FD45D5">
        <w:rPr>
          <w:rFonts w:ascii="Times New Roman" w:hAnsi="Times New Roman" w:cs="Times New Roman"/>
          <w:sz w:val="24"/>
          <w:szCs w:val="24"/>
        </w:rPr>
        <w:t>7</w:t>
      </w:r>
      <w:r>
        <w:rPr>
          <w:rFonts w:ascii="Times New Roman" w:hAnsi="Times New Roman" w:cs="Times New Roman"/>
          <w:sz w:val="24"/>
          <w:szCs w:val="24"/>
        </w:rPr>
        <w:t xml:space="preserve">. </w:t>
      </w:r>
      <w:r w:rsidR="00391228" w:rsidRPr="00FD45D5">
        <w:rPr>
          <w:rFonts w:ascii="Times New Roman" w:hAnsi="Times New Roman" w:cs="Times New Roman"/>
          <w:sz w:val="24"/>
          <w:szCs w:val="24"/>
        </w:rPr>
        <w:t>Размер взносов определяется на основании приходно-расходной сметы товарищества и финансово-экономического обоснования, утвержденных общим собранием членов товарищества.</w:t>
      </w:r>
    </w:p>
    <w:p w14:paraId="5ACF36CA" w14:textId="374A5EA2" w:rsidR="00D62224" w:rsidRDefault="00D62224" w:rsidP="006430B3">
      <w:pPr>
        <w:pStyle w:val="a3"/>
        <w:spacing w:before="0" w:beforeAutospacing="0" w:after="0" w:afterAutospacing="0" w:line="384" w:lineRule="atLeast"/>
        <w:jc w:val="both"/>
        <w:textAlignment w:val="baseline"/>
      </w:pPr>
      <w:bookmarkStart w:id="79" w:name="dst100165"/>
      <w:bookmarkEnd w:id="79"/>
      <w:r>
        <w:t>6.</w:t>
      </w:r>
      <w:r w:rsidR="009B7158">
        <w:t>8</w:t>
      </w:r>
      <w:r w:rsidR="00D136FD" w:rsidRPr="00D136FD">
        <w:t>.</w:t>
      </w:r>
      <w:r>
        <w:t xml:space="preserve"> </w:t>
      </w:r>
      <w:r w:rsidR="00D136FD" w:rsidRPr="00D136FD">
        <w:t>В случае несвоевременной уплаты взноса с просрочившего взимается пеня в размере, определяемом общим собранием</w:t>
      </w:r>
      <w:r w:rsidR="00D136FD" w:rsidRPr="009B7158">
        <w:t>.</w:t>
      </w:r>
      <w:r w:rsidR="00D136FD" w:rsidRPr="00D136FD">
        <w:t xml:space="preserve"> Сумма уплаченных</w:t>
      </w:r>
      <w:r>
        <w:t xml:space="preserve"> </w:t>
      </w:r>
      <w:r w:rsidR="00D136FD" w:rsidRPr="00D136FD">
        <w:t>пеней не вносится в книжку. Общее собрание вправе изменить сроки внесения взносов малообеспеченными членами Товарищества и(или) освободить их от уплаты пеней. В случае длительного отсутствия члена Товарищества (командировка, выезд за рубеж и т.д.), такой член Товарищества обязан заранее внести взносы за весь период своего отсутствия.</w:t>
      </w:r>
    </w:p>
    <w:p w14:paraId="4A56CAD3" w14:textId="63993537" w:rsidR="00D136FD" w:rsidRDefault="00D62224" w:rsidP="006430B3">
      <w:pPr>
        <w:pStyle w:val="a3"/>
        <w:spacing w:before="0" w:beforeAutospacing="0" w:after="0" w:afterAutospacing="0" w:line="384" w:lineRule="atLeast"/>
        <w:jc w:val="both"/>
        <w:textAlignment w:val="baseline"/>
      </w:pPr>
      <w:r>
        <w:lastRenderedPageBreak/>
        <w:t>6.</w:t>
      </w:r>
      <w:r w:rsidR="009B7158">
        <w:t>9</w:t>
      </w:r>
      <w:r w:rsidR="00D136FD" w:rsidRPr="00D136FD">
        <w:t>.</w:t>
      </w:r>
      <w:r>
        <w:t xml:space="preserve"> </w:t>
      </w:r>
      <w:r w:rsidR="00D136FD" w:rsidRPr="00D136FD">
        <w:t>В случае неисполнения членами Товарищества своих обязательств по внесению взносов и платежей Товарищество вправе применить к нарушителям меры воздействия, предусмотренные настоящим Уставом и законодательством, предъявить иск с требованием компенсировать неуплату взносов и платежей, требовать полного возмещения причиненных убытков в установленном законом порядке, в том числе судебном.</w:t>
      </w:r>
    </w:p>
    <w:p w14:paraId="775C10CF" w14:textId="77777777" w:rsidR="0007288F" w:rsidRPr="00801A6F" w:rsidRDefault="0007288F" w:rsidP="0007288F">
      <w:pPr>
        <w:pStyle w:val="a3"/>
        <w:spacing w:line="384" w:lineRule="atLeast"/>
        <w:rPr>
          <w:color w:val="FF0000"/>
        </w:rPr>
      </w:pPr>
      <w:r w:rsidRPr="00801A6F">
        <w:rPr>
          <w:color w:val="FF0000"/>
        </w:rPr>
        <w:t xml:space="preserve">6.10. По решению общего собрания Товарищество может образовать специальные фонды (резервы), используемые на цели, соответствующие предусмотренным в Уставе Товарищества. Порядок образования специальных фондов (резервов) определяется общим собранием. </w:t>
      </w:r>
    </w:p>
    <w:p w14:paraId="21FDC3DF" w14:textId="77777777" w:rsidR="0007288F" w:rsidRPr="00801A6F" w:rsidRDefault="0007288F" w:rsidP="0007288F">
      <w:pPr>
        <w:pStyle w:val="a3"/>
        <w:spacing w:line="384" w:lineRule="atLeast"/>
        <w:rPr>
          <w:color w:val="FF0000"/>
        </w:rPr>
      </w:pPr>
      <w:r w:rsidRPr="00801A6F">
        <w:rPr>
          <w:color w:val="FF0000"/>
        </w:rPr>
        <w:t xml:space="preserve">6.10.1. Специальные фонды (резервы) капитализируются на расчетном счете Товарищества, максимальной суммой не ограничиваются, предназначены для финансирования текущей Уставной деятельности Товарищества и расходуются по мере необходимости для приобретения материалов, выполнения работ по содержанию и ремонтам общего имущества, выполнения аварийных и непредвиденных работ и прочих необходимых затрат. В Товариществе могут утверждаться Положения о специальных фондах (о резервном фонде и прочих) общим собранием членов Товарищества. </w:t>
      </w:r>
    </w:p>
    <w:p w14:paraId="1F50006E" w14:textId="77777777" w:rsidR="0007288F" w:rsidRPr="00801A6F" w:rsidRDefault="0007288F" w:rsidP="0007288F">
      <w:pPr>
        <w:pStyle w:val="a3"/>
        <w:spacing w:line="384" w:lineRule="atLeast"/>
        <w:rPr>
          <w:color w:val="FF0000"/>
        </w:rPr>
      </w:pPr>
      <w:r w:rsidRPr="00801A6F">
        <w:rPr>
          <w:color w:val="FF0000"/>
        </w:rPr>
        <w:t xml:space="preserve">6.10.2. В случае непредвиденных расходов по какой-либо статье, в том числе неплатежей некоторых членов и (или) не членов товарищества, расход компенсируется за счет средств из других статей или из специального (резервного) фонда (при наличии). </w:t>
      </w:r>
    </w:p>
    <w:p w14:paraId="5B2D3B33" w14:textId="77777777" w:rsidR="0007288F" w:rsidRPr="00801A6F" w:rsidRDefault="0007288F" w:rsidP="0007288F">
      <w:pPr>
        <w:pStyle w:val="a3"/>
        <w:spacing w:line="384" w:lineRule="atLeast"/>
        <w:rPr>
          <w:color w:val="FF0000"/>
        </w:rPr>
      </w:pPr>
      <w:r w:rsidRPr="00801A6F">
        <w:rPr>
          <w:color w:val="FF0000"/>
        </w:rPr>
        <w:t xml:space="preserve">Постатейные остатки при условии экономии средств на конец финансового года используются в расходах будущих периодов по данным статьям прихода, определяемых отчетом по исполнению сметы дохода и расхода. </w:t>
      </w:r>
    </w:p>
    <w:p w14:paraId="7144F90D" w14:textId="77777777" w:rsidR="0007288F" w:rsidRPr="00801A6F" w:rsidRDefault="0007288F" w:rsidP="0007288F">
      <w:pPr>
        <w:pStyle w:val="a3"/>
        <w:spacing w:line="384" w:lineRule="atLeast"/>
        <w:rPr>
          <w:color w:val="FF0000"/>
        </w:rPr>
      </w:pPr>
      <w:r w:rsidRPr="00801A6F">
        <w:rPr>
          <w:color w:val="FF0000"/>
        </w:rPr>
        <w:t xml:space="preserve">6.10.3. В исключительных случаях решением органов управления данные средства могут перераспределяться по приоритетным сметным направлениям расхода. </w:t>
      </w:r>
    </w:p>
    <w:p w14:paraId="079B77C5" w14:textId="77777777" w:rsidR="0007288F" w:rsidRDefault="0007288F" w:rsidP="006430B3">
      <w:pPr>
        <w:pStyle w:val="a3"/>
        <w:spacing w:before="0" w:beforeAutospacing="0" w:after="0" w:afterAutospacing="0" w:line="384" w:lineRule="atLeast"/>
        <w:jc w:val="both"/>
        <w:textAlignment w:val="baseline"/>
      </w:pPr>
    </w:p>
    <w:p w14:paraId="05003348" w14:textId="77777777" w:rsidR="00D62224" w:rsidRPr="00D136FD" w:rsidRDefault="00D62224" w:rsidP="00D62224">
      <w:pPr>
        <w:pStyle w:val="a3"/>
        <w:spacing w:before="0" w:beforeAutospacing="0" w:after="0" w:afterAutospacing="0" w:line="384" w:lineRule="atLeast"/>
        <w:jc w:val="both"/>
        <w:textAlignment w:val="baseline"/>
      </w:pPr>
    </w:p>
    <w:p w14:paraId="6484D146" w14:textId="01133A59" w:rsidR="00D136FD" w:rsidRPr="00D136FD" w:rsidRDefault="009B7158" w:rsidP="00C8592E">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7</w:t>
      </w:r>
      <w:r w:rsidR="00D136FD" w:rsidRPr="00D136FD">
        <w:rPr>
          <w:sz w:val="24"/>
          <w:szCs w:val="24"/>
        </w:rPr>
        <w:t xml:space="preserve">. </w:t>
      </w:r>
      <w:r w:rsidR="00657499">
        <w:rPr>
          <w:sz w:val="24"/>
          <w:szCs w:val="24"/>
        </w:rPr>
        <w:t>Порядок ведения р</w:t>
      </w:r>
      <w:r w:rsidR="00D136FD" w:rsidRPr="00D136FD">
        <w:rPr>
          <w:sz w:val="24"/>
          <w:szCs w:val="24"/>
        </w:rPr>
        <w:t>еестр</w:t>
      </w:r>
      <w:r w:rsidR="00657499">
        <w:rPr>
          <w:sz w:val="24"/>
          <w:szCs w:val="24"/>
        </w:rPr>
        <w:t>а</w:t>
      </w:r>
      <w:r w:rsidR="00D136FD" w:rsidRPr="00D136FD">
        <w:rPr>
          <w:sz w:val="24"/>
          <w:szCs w:val="24"/>
        </w:rPr>
        <w:t xml:space="preserve"> членов Товарищества</w:t>
      </w:r>
    </w:p>
    <w:p w14:paraId="1643119B" w14:textId="7DA82A4C" w:rsidR="009B7158" w:rsidRPr="009B7158" w:rsidRDefault="009B7158" w:rsidP="009B7158">
      <w:pPr>
        <w:spacing w:after="0"/>
        <w:jc w:val="both"/>
        <w:rPr>
          <w:rFonts w:ascii="Times New Roman" w:hAnsi="Times New Roman" w:cs="Times New Roman"/>
          <w:sz w:val="24"/>
          <w:szCs w:val="24"/>
        </w:rPr>
      </w:pPr>
      <w:r>
        <w:rPr>
          <w:rFonts w:ascii="Times New Roman" w:hAnsi="Times New Roman" w:cs="Times New Roman"/>
          <w:sz w:val="24"/>
          <w:szCs w:val="24"/>
        </w:rPr>
        <w:t>7.</w:t>
      </w:r>
      <w:r w:rsidRPr="009B7158">
        <w:rPr>
          <w:rFonts w:ascii="Times New Roman" w:hAnsi="Times New Roman" w:cs="Times New Roman"/>
          <w:sz w:val="24"/>
          <w:szCs w:val="24"/>
        </w:rPr>
        <w:t xml:space="preserve">1. </w:t>
      </w:r>
      <w:r>
        <w:rPr>
          <w:rFonts w:ascii="Times New Roman" w:hAnsi="Times New Roman" w:cs="Times New Roman"/>
          <w:sz w:val="24"/>
          <w:szCs w:val="24"/>
        </w:rPr>
        <w:t xml:space="preserve">В </w:t>
      </w:r>
      <w:r w:rsidRPr="009B7158">
        <w:rPr>
          <w:rFonts w:ascii="Times New Roman" w:hAnsi="Times New Roman" w:cs="Times New Roman"/>
          <w:sz w:val="24"/>
          <w:szCs w:val="24"/>
        </w:rPr>
        <w:t xml:space="preserve">соответствии с </w:t>
      </w:r>
      <w:r>
        <w:rPr>
          <w:rFonts w:ascii="Times New Roman" w:hAnsi="Times New Roman" w:cs="Times New Roman"/>
          <w:sz w:val="24"/>
          <w:szCs w:val="24"/>
        </w:rPr>
        <w:t>настоящим У</w:t>
      </w:r>
      <w:r w:rsidRPr="009B7158">
        <w:rPr>
          <w:rFonts w:ascii="Times New Roman" w:hAnsi="Times New Roman" w:cs="Times New Roman"/>
          <w:sz w:val="24"/>
          <w:szCs w:val="24"/>
        </w:rPr>
        <w:t>ставом товарищества председателем товарищества или иным уполномоченным членом правления товарищества создается реестр членов товарищества и осуществляется его ведение.</w:t>
      </w:r>
    </w:p>
    <w:p w14:paraId="26072CFE" w14:textId="7E18ED7B" w:rsidR="009B7158" w:rsidRPr="009B7158" w:rsidRDefault="009B7158" w:rsidP="009B7158">
      <w:pPr>
        <w:spacing w:after="0"/>
        <w:jc w:val="both"/>
        <w:rPr>
          <w:rFonts w:ascii="Times New Roman" w:hAnsi="Times New Roman" w:cs="Times New Roman"/>
          <w:sz w:val="24"/>
          <w:szCs w:val="24"/>
        </w:rPr>
      </w:pPr>
      <w:bookmarkStart w:id="80" w:name="dst100169"/>
      <w:bookmarkEnd w:id="80"/>
      <w:r>
        <w:rPr>
          <w:rFonts w:ascii="Times New Roman" w:hAnsi="Times New Roman" w:cs="Times New Roman"/>
          <w:sz w:val="24"/>
          <w:szCs w:val="24"/>
        </w:rPr>
        <w:t>7.</w:t>
      </w:r>
      <w:r w:rsidRPr="009B7158">
        <w:rPr>
          <w:rFonts w:ascii="Times New Roman" w:hAnsi="Times New Roman" w:cs="Times New Roman"/>
          <w:sz w:val="24"/>
          <w:szCs w:val="24"/>
        </w:rPr>
        <w:t>2. Обработка персональных данных, необходимых для ведения реестра членов товарищества, осуществляется в соответствии с Федеральным законом</w:t>
      </w:r>
      <w:r>
        <w:rPr>
          <w:rFonts w:ascii="Times New Roman" w:hAnsi="Times New Roman" w:cs="Times New Roman"/>
          <w:sz w:val="24"/>
          <w:szCs w:val="24"/>
        </w:rPr>
        <w:t xml:space="preserve"> </w:t>
      </w:r>
      <w:r w:rsidR="005E48A6">
        <w:rPr>
          <w:rFonts w:ascii="Times New Roman" w:hAnsi="Times New Roman" w:cs="Times New Roman"/>
          <w:sz w:val="24"/>
          <w:szCs w:val="24"/>
        </w:rPr>
        <w:t>№ 217-ФЗ от 29.07.2017 года</w:t>
      </w:r>
      <w:r w:rsidRPr="009B7158">
        <w:rPr>
          <w:rFonts w:ascii="Times New Roman" w:hAnsi="Times New Roman" w:cs="Times New Roman"/>
          <w:sz w:val="24"/>
          <w:szCs w:val="24"/>
        </w:rPr>
        <w:t xml:space="preserve"> и законодательством о персональных данных.</w:t>
      </w:r>
    </w:p>
    <w:p w14:paraId="37414799" w14:textId="77777777" w:rsidR="005E48A6" w:rsidRDefault="005E48A6" w:rsidP="009B7158">
      <w:pPr>
        <w:spacing w:after="0"/>
        <w:jc w:val="both"/>
        <w:rPr>
          <w:rFonts w:ascii="Times New Roman" w:hAnsi="Times New Roman" w:cs="Times New Roman"/>
          <w:sz w:val="24"/>
          <w:szCs w:val="24"/>
        </w:rPr>
      </w:pPr>
      <w:bookmarkStart w:id="81" w:name="dst100170"/>
      <w:bookmarkEnd w:id="81"/>
      <w:r>
        <w:rPr>
          <w:rFonts w:ascii="Times New Roman" w:hAnsi="Times New Roman" w:cs="Times New Roman"/>
          <w:sz w:val="24"/>
          <w:szCs w:val="24"/>
        </w:rPr>
        <w:lastRenderedPageBreak/>
        <w:t>7.</w:t>
      </w:r>
      <w:r w:rsidR="009B7158" w:rsidRPr="009B7158">
        <w:rPr>
          <w:rFonts w:ascii="Times New Roman" w:hAnsi="Times New Roman" w:cs="Times New Roman"/>
          <w:sz w:val="24"/>
          <w:szCs w:val="24"/>
        </w:rPr>
        <w:t xml:space="preserve">3. Реестр членов товарищества должен содержать </w:t>
      </w:r>
      <w:r>
        <w:rPr>
          <w:rFonts w:ascii="Times New Roman" w:hAnsi="Times New Roman" w:cs="Times New Roman"/>
          <w:sz w:val="24"/>
          <w:szCs w:val="24"/>
        </w:rPr>
        <w:t xml:space="preserve">следующие </w:t>
      </w:r>
      <w:r w:rsidR="009B7158" w:rsidRPr="009B7158">
        <w:rPr>
          <w:rFonts w:ascii="Times New Roman" w:hAnsi="Times New Roman" w:cs="Times New Roman"/>
          <w:sz w:val="24"/>
          <w:szCs w:val="24"/>
        </w:rPr>
        <w:t>данные о членах товарищества</w:t>
      </w:r>
      <w:r>
        <w:rPr>
          <w:rFonts w:ascii="Times New Roman" w:hAnsi="Times New Roman" w:cs="Times New Roman"/>
          <w:sz w:val="24"/>
          <w:szCs w:val="24"/>
        </w:rPr>
        <w:t>:</w:t>
      </w:r>
      <w:r w:rsidR="009B7158" w:rsidRPr="009B7158">
        <w:rPr>
          <w:rFonts w:ascii="Times New Roman" w:hAnsi="Times New Roman" w:cs="Times New Roman"/>
          <w:sz w:val="24"/>
          <w:szCs w:val="24"/>
        </w:rPr>
        <w:t xml:space="preserve"> </w:t>
      </w:r>
    </w:p>
    <w:p w14:paraId="08563C0C" w14:textId="371E58CD"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1</w:t>
      </w:r>
      <w:r>
        <w:rPr>
          <w:rFonts w:ascii="Times New Roman" w:hAnsi="Times New Roman" w:cs="Times New Roman"/>
          <w:sz w:val="24"/>
          <w:szCs w:val="24"/>
        </w:rPr>
        <w:t>.</w:t>
      </w:r>
      <w:r w:rsidRPr="005E48A6">
        <w:rPr>
          <w:rFonts w:ascii="Times New Roman" w:hAnsi="Times New Roman" w:cs="Times New Roman"/>
          <w:sz w:val="24"/>
          <w:szCs w:val="24"/>
        </w:rPr>
        <w:t xml:space="preserve"> фамилия, имя, отчество (последнее - при наличии) заявителя;</w:t>
      </w:r>
    </w:p>
    <w:p w14:paraId="6F4A58F2" w14:textId="7DBFC7B1"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2</w:t>
      </w:r>
      <w:r>
        <w:rPr>
          <w:rFonts w:ascii="Times New Roman" w:hAnsi="Times New Roman" w:cs="Times New Roman"/>
          <w:sz w:val="24"/>
          <w:szCs w:val="24"/>
        </w:rPr>
        <w:t>.</w:t>
      </w:r>
      <w:r w:rsidRPr="005E48A6">
        <w:rPr>
          <w:rFonts w:ascii="Times New Roman" w:hAnsi="Times New Roman" w:cs="Times New Roman"/>
          <w:sz w:val="24"/>
          <w:szCs w:val="24"/>
        </w:rPr>
        <w:t xml:space="preserve"> адрес места жительства заявителя;</w:t>
      </w:r>
    </w:p>
    <w:p w14:paraId="12432BC9" w14:textId="48FEC512"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3</w:t>
      </w:r>
      <w:r>
        <w:rPr>
          <w:rFonts w:ascii="Times New Roman" w:hAnsi="Times New Roman" w:cs="Times New Roman"/>
          <w:sz w:val="24"/>
          <w:szCs w:val="24"/>
        </w:rPr>
        <w:t>.</w:t>
      </w:r>
      <w:r w:rsidRPr="005E48A6">
        <w:rPr>
          <w:rFonts w:ascii="Times New Roman" w:hAnsi="Times New Roman" w:cs="Times New Roman"/>
          <w:sz w:val="24"/>
          <w:szCs w:val="24"/>
        </w:rPr>
        <w:t xml:space="preserve">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14:paraId="35F378D7" w14:textId="0E3F676A"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4</w:t>
      </w:r>
      <w:r>
        <w:rPr>
          <w:rFonts w:ascii="Times New Roman" w:hAnsi="Times New Roman" w:cs="Times New Roman"/>
          <w:sz w:val="24"/>
          <w:szCs w:val="24"/>
        </w:rPr>
        <w:t>.</w:t>
      </w:r>
      <w:r w:rsidRPr="005E48A6">
        <w:rPr>
          <w:rFonts w:ascii="Times New Roman" w:hAnsi="Times New Roman" w:cs="Times New Roman"/>
          <w:sz w:val="24"/>
          <w:szCs w:val="24"/>
        </w:rPr>
        <w:t xml:space="preserve"> адрес электронной почты, по которому заявителем могут быть получены электронные сообщения (при наличии);</w:t>
      </w:r>
    </w:p>
    <w:p w14:paraId="586F9A22" w14:textId="3B65BC8C" w:rsid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5</w:t>
      </w:r>
      <w:r>
        <w:rPr>
          <w:rFonts w:ascii="Times New Roman" w:hAnsi="Times New Roman" w:cs="Times New Roman"/>
          <w:sz w:val="24"/>
          <w:szCs w:val="24"/>
        </w:rPr>
        <w:t>.</w:t>
      </w:r>
      <w:r w:rsidRPr="005E48A6">
        <w:rPr>
          <w:rFonts w:ascii="Times New Roman" w:hAnsi="Times New Roman" w:cs="Times New Roman"/>
          <w:sz w:val="24"/>
          <w:szCs w:val="24"/>
        </w:rPr>
        <w:t xml:space="preserve"> согласие заявителя на соблюдение требований устава товарищества</w:t>
      </w:r>
      <w:r>
        <w:rPr>
          <w:rFonts w:ascii="Times New Roman" w:hAnsi="Times New Roman" w:cs="Times New Roman"/>
          <w:sz w:val="24"/>
          <w:szCs w:val="24"/>
        </w:rPr>
        <w:t>;</w:t>
      </w:r>
    </w:p>
    <w:p w14:paraId="7C55E343" w14:textId="46D13A44" w:rsidR="009B7158" w:rsidRPr="009B7158" w:rsidRDefault="005E48A6" w:rsidP="009B7158">
      <w:pPr>
        <w:spacing w:after="0"/>
        <w:jc w:val="both"/>
        <w:rPr>
          <w:rFonts w:ascii="Times New Roman" w:hAnsi="Times New Roman" w:cs="Times New Roman"/>
          <w:sz w:val="24"/>
          <w:szCs w:val="24"/>
        </w:rPr>
      </w:pPr>
      <w:r>
        <w:rPr>
          <w:rFonts w:ascii="Times New Roman" w:hAnsi="Times New Roman" w:cs="Times New Roman"/>
          <w:sz w:val="24"/>
          <w:szCs w:val="24"/>
        </w:rPr>
        <w:t xml:space="preserve">7.3.6. </w:t>
      </w:r>
      <w:r w:rsidR="009B7158" w:rsidRPr="009B7158">
        <w:rPr>
          <w:rFonts w:ascii="Times New Roman" w:hAnsi="Times New Roman" w:cs="Times New Roman"/>
          <w:sz w:val="24"/>
          <w:szCs w:val="24"/>
        </w:rPr>
        <w:t>кадастровый (условный) номер земельного участка, правообладателем которого является член товарищества (после осуществления распределения земельных участков между членами товарищества).</w:t>
      </w:r>
    </w:p>
    <w:p w14:paraId="05FC7D20" w14:textId="35CCF567" w:rsidR="009B7158" w:rsidRPr="009B7158" w:rsidRDefault="005E48A6" w:rsidP="009B7158">
      <w:pPr>
        <w:spacing w:after="0"/>
        <w:jc w:val="both"/>
        <w:rPr>
          <w:rFonts w:ascii="Times New Roman" w:hAnsi="Times New Roman" w:cs="Times New Roman"/>
          <w:sz w:val="24"/>
          <w:szCs w:val="24"/>
        </w:rPr>
      </w:pPr>
      <w:bookmarkStart w:id="82" w:name="dst100171"/>
      <w:bookmarkEnd w:id="82"/>
      <w:r>
        <w:rPr>
          <w:rFonts w:ascii="Times New Roman" w:hAnsi="Times New Roman" w:cs="Times New Roman"/>
          <w:sz w:val="24"/>
          <w:szCs w:val="24"/>
        </w:rPr>
        <w:t>7.</w:t>
      </w:r>
      <w:r w:rsidR="009B7158" w:rsidRPr="009B7158">
        <w:rPr>
          <w:rFonts w:ascii="Times New Roman" w:hAnsi="Times New Roman" w:cs="Times New Roman"/>
          <w:sz w:val="24"/>
          <w:szCs w:val="24"/>
        </w:rPr>
        <w:t>4. Член товарищества обязан предоставлять достоверные сведения, необходимые для ведения реестра членов товарищества, и своевременно информировать председателя товарищества или иного уполномоченного члена правления товарищества об их изменении.</w:t>
      </w:r>
    </w:p>
    <w:p w14:paraId="4258EACC" w14:textId="5645C5F8" w:rsidR="009B7158" w:rsidRPr="009B7158" w:rsidRDefault="005E48A6" w:rsidP="009B7158">
      <w:pPr>
        <w:spacing w:after="0"/>
        <w:jc w:val="both"/>
        <w:rPr>
          <w:rFonts w:ascii="Times New Roman" w:hAnsi="Times New Roman" w:cs="Times New Roman"/>
          <w:sz w:val="24"/>
          <w:szCs w:val="24"/>
        </w:rPr>
      </w:pPr>
      <w:bookmarkStart w:id="83" w:name="dst100172"/>
      <w:bookmarkEnd w:id="83"/>
      <w:r>
        <w:rPr>
          <w:rFonts w:ascii="Times New Roman" w:hAnsi="Times New Roman" w:cs="Times New Roman"/>
          <w:sz w:val="24"/>
          <w:szCs w:val="24"/>
        </w:rPr>
        <w:t>7.</w:t>
      </w:r>
      <w:r w:rsidR="009B7158" w:rsidRPr="009B7158">
        <w:rPr>
          <w:rFonts w:ascii="Times New Roman" w:hAnsi="Times New Roman" w:cs="Times New Roman"/>
          <w:sz w:val="24"/>
          <w:szCs w:val="24"/>
        </w:rPr>
        <w:t>5. В случае неисполнения требования, установленного</w:t>
      </w:r>
      <w:r>
        <w:rPr>
          <w:rFonts w:ascii="Times New Roman" w:hAnsi="Times New Roman" w:cs="Times New Roman"/>
          <w:sz w:val="24"/>
          <w:szCs w:val="24"/>
        </w:rPr>
        <w:t xml:space="preserve"> пунктом 7.4. </w:t>
      </w:r>
      <w:r w:rsidR="009B7158" w:rsidRPr="009B7158">
        <w:rPr>
          <w:rFonts w:ascii="Times New Roman" w:hAnsi="Times New Roman" w:cs="Times New Roman"/>
          <w:sz w:val="24"/>
          <w:szCs w:val="24"/>
        </w:rPr>
        <w:t>настояще</w:t>
      </w:r>
      <w:r>
        <w:rPr>
          <w:rFonts w:ascii="Times New Roman" w:hAnsi="Times New Roman" w:cs="Times New Roman"/>
          <w:sz w:val="24"/>
          <w:szCs w:val="24"/>
        </w:rPr>
        <w:t>го Устава</w:t>
      </w:r>
      <w:r w:rsidR="009B7158" w:rsidRPr="009B7158">
        <w:rPr>
          <w:rFonts w:ascii="Times New Roman" w:hAnsi="Times New Roman" w:cs="Times New Roman"/>
          <w:sz w:val="24"/>
          <w:szCs w:val="24"/>
        </w:rPr>
        <w:t>, член товарищества несет риск отнесения на него расходов товарищества, связанных с отсутствием в реестре членов товарищества актуальной информации.</w:t>
      </w:r>
    </w:p>
    <w:p w14:paraId="68347A76" w14:textId="16FDFC61" w:rsidR="009B7158" w:rsidRPr="009B7158" w:rsidRDefault="005E48A6" w:rsidP="009B7158">
      <w:pPr>
        <w:spacing w:after="0"/>
        <w:jc w:val="both"/>
        <w:rPr>
          <w:rFonts w:ascii="Times New Roman" w:hAnsi="Times New Roman" w:cs="Times New Roman"/>
          <w:sz w:val="24"/>
          <w:szCs w:val="24"/>
        </w:rPr>
      </w:pPr>
      <w:bookmarkStart w:id="84" w:name="dst100173"/>
      <w:bookmarkEnd w:id="84"/>
      <w:r>
        <w:rPr>
          <w:rFonts w:ascii="Times New Roman" w:hAnsi="Times New Roman" w:cs="Times New Roman"/>
          <w:sz w:val="24"/>
          <w:szCs w:val="24"/>
        </w:rPr>
        <w:t>7.</w:t>
      </w:r>
      <w:r w:rsidR="009B7158" w:rsidRPr="009B7158">
        <w:rPr>
          <w:rFonts w:ascii="Times New Roman" w:hAnsi="Times New Roman" w:cs="Times New Roman"/>
          <w:sz w:val="24"/>
          <w:szCs w:val="24"/>
        </w:rPr>
        <w:t>6. В отдельный раздел реестра членов товарищества в порядке, установленном настоящ</w:t>
      </w:r>
      <w:r>
        <w:rPr>
          <w:rFonts w:ascii="Times New Roman" w:hAnsi="Times New Roman" w:cs="Times New Roman"/>
          <w:sz w:val="24"/>
          <w:szCs w:val="24"/>
        </w:rPr>
        <w:t>им</w:t>
      </w:r>
      <w:r w:rsidR="009B7158" w:rsidRPr="009B7158">
        <w:rPr>
          <w:rFonts w:ascii="Times New Roman" w:hAnsi="Times New Roman" w:cs="Times New Roman"/>
          <w:sz w:val="24"/>
          <w:szCs w:val="24"/>
        </w:rPr>
        <w:t xml:space="preserve"> </w:t>
      </w:r>
      <w:r>
        <w:rPr>
          <w:rFonts w:ascii="Times New Roman" w:hAnsi="Times New Roman" w:cs="Times New Roman"/>
          <w:sz w:val="24"/>
          <w:szCs w:val="24"/>
        </w:rPr>
        <w:t>Уставом</w:t>
      </w:r>
      <w:r w:rsidR="009B7158" w:rsidRPr="009B7158">
        <w:rPr>
          <w:rFonts w:ascii="Times New Roman" w:hAnsi="Times New Roman" w:cs="Times New Roman"/>
          <w:sz w:val="24"/>
          <w:szCs w:val="24"/>
        </w:rPr>
        <w:t xml:space="preserve">, могут быть внесены сведения </w:t>
      </w:r>
      <w:proofErr w:type="gramStart"/>
      <w:r w:rsidR="009B7158" w:rsidRPr="009B7158">
        <w:rPr>
          <w:rFonts w:ascii="Times New Roman" w:hAnsi="Times New Roman" w:cs="Times New Roman"/>
          <w:sz w:val="24"/>
          <w:szCs w:val="24"/>
        </w:rPr>
        <w:t>о лицах</w:t>
      </w:r>
      <w:proofErr w:type="gramEnd"/>
      <w:r>
        <w:rPr>
          <w:rFonts w:ascii="Times New Roman" w:hAnsi="Times New Roman" w:cs="Times New Roman"/>
          <w:sz w:val="24"/>
          <w:szCs w:val="24"/>
        </w:rPr>
        <w:t xml:space="preserve"> в</w:t>
      </w:r>
      <w:r w:rsidRPr="005E48A6">
        <w:rPr>
          <w:rFonts w:ascii="Times New Roman" w:hAnsi="Times New Roman" w:cs="Times New Roman"/>
          <w:sz w:val="24"/>
          <w:szCs w:val="24"/>
        </w:rPr>
        <w:t>ед</w:t>
      </w:r>
      <w:r>
        <w:rPr>
          <w:rFonts w:ascii="Times New Roman" w:hAnsi="Times New Roman" w:cs="Times New Roman"/>
          <w:sz w:val="24"/>
          <w:szCs w:val="24"/>
        </w:rPr>
        <w:t>ущих</w:t>
      </w:r>
      <w:r w:rsidRPr="005E48A6">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5E48A6">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5E48A6">
        <w:rPr>
          <w:rFonts w:ascii="Times New Roman" w:hAnsi="Times New Roman" w:cs="Times New Roman"/>
          <w:sz w:val="24"/>
          <w:szCs w:val="24"/>
        </w:rPr>
        <w:t>, без участия в товариществе</w:t>
      </w:r>
      <w:r w:rsidR="009B7158" w:rsidRPr="009B7158">
        <w:rPr>
          <w:rFonts w:ascii="Times New Roman" w:hAnsi="Times New Roman" w:cs="Times New Roman"/>
          <w:sz w:val="24"/>
          <w:szCs w:val="24"/>
        </w:rPr>
        <w:t>, с согласия таких лиц.</w:t>
      </w:r>
    </w:p>
    <w:p w14:paraId="565D678F" w14:textId="28896800" w:rsidR="00D136FD" w:rsidRDefault="00CB5DD3" w:rsidP="00C8592E">
      <w:pPr>
        <w:pStyle w:val="a3"/>
        <w:spacing w:before="0" w:beforeAutospacing="0" w:after="0" w:afterAutospacing="0" w:line="384" w:lineRule="atLeast"/>
        <w:jc w:val="both"/>
        <w:textAlignment w:val="baseline"/>
      </w:pPr>
      <w:r>
        <w:t>7</w:t>
      </w:r>
      <w:r w:rsidR="005642B8">
        <w:t>.</w:t>
      </w:r>
      <w:r>
        <w:t>7</w:t>
      </w:r>
      <w:r w:rsidR="00D136FD" w:rsidRPr="00D136FD">
        <w:t>. Персональные данные</w:t>
      </w:r>
      <w:r>
        <w:t xml:space="preserve"> члена товарищества, содержащиеся в р</w:t>
      </w:r>
      <w:r w:rsidR="00D136FD" w:rsidRPr="00D136FD">
        <w:t>еестр</w:t>
      </w:r>
      <w:r>
        <w:t>е</w:t>
      </w:r>
      <w:r w:rsidR="00D136FD" w:rsidRPr="00D136FD">
        <w:t xml:space="preserve"> членов товарищества</w:t>
      </w:r>
      <w:r>
        <w:t>,</w:t>
      </w:r>
      <w:r w:rsidR="00D136FD" w:rsidRPr="00D136FD">
        <w:t xml:space="preserve"> могут быть предоставлены третьим лицам только с согласия </w:t>
      </w:r>
      <w:r>
        <w:t>этого</w:t>
      </w:r>
      <w:r w:rsidR="00D136FD" w:rsidRPr="00D136FD">
        <w:t xml:space="preserve"> члена товарищества</w:t>
      </w:r>
      <w:r w:rsidR="003C5E97">
        <w:t>.</w:t>
      </w:r>
    </w:p>
    <w:p w14:paraId="32D2E9BE" w14:textId="77777777" w:rsidR="003C5E97" w:rsidRDefault="003C5E97" w:rsidP="003C5E97">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 xml:space="preserve">7.8.  </w:t>
      </w:r>
      <w:r w:rsidRPr="002777CF">
        <w:rPr>
          <w:rFonts w:ascii="Times New Roman" w:eastAsia="Times New Roman" w:hAnsi="Times New Roman"/>
          <w:color w:val="FF0000"/>
          <w:sz w:val="24"/>
          <w:szCs w:val="24"/>
          <w:lang w:eastAsia="ru-RU"/>
        </w:rPr>
        <w:t xml:space="preserve">В целях обеспечения прав и свобод человека и гражданина при обработке и использовании персональных данных </w:t>
      </w:r>
      <w:r>
        <w:rPr>
          <w:rFonts w:ascii="Times New Roman" w:eastAsia="Times New Roman" w:hAnsi="Times New Roman"/>
          <w:color w:val="FF0000"/>
          <w:sz w:val="24"/>
          <w:szCs w:val="24"/>
          <w:lang w:eastAsia="ru-RU"/>
        </w:rPr>
        <w:t>Товарищество</w:t>
      </w:r>
      <w:r w:rsidRPr="002777CF">
        <w:rPr>
          <w:rFonts w:ascii="Times New Roman" w:eastAsia="Times New Roman" w:hAnsi="Times New Roman"/>
          <w:color w:val="FF0000"/>
          <w:sz w:val="24"/>
          <w:szCs w:val="24"/>
          <w:lang w:eastAsia="ru-RU"/>
        </w:rPr>
        <w:t xml:space="preserve"> обязан</w:t>
      </w:r>
      <w:r>
        <w:rPr>
          <w:rFonts w:ascii="Times New Roman" w:eastAsia="Times New Roman" w:hAnsi="Times New Roman"/>
          <w:color w:val="FF0000"/>
          <w:sz w:val="24"/>
          <w:szCs w:val="24"/>
          <w:lang w:eastAsia="ru-RU"/>
        </w:rPr>
        <w:t>о</w:t>
      </w:r>
      <w:r w:rsidRPr="002777CF">
        <w:rPr>
          <w:rFonts w:ascii="Times New Roman" w:eastAsia="Times New Roman" w:hAnsi="Times New Roman"/>
          <w:color w:val="FF0000"/>
          <w:sz w:val="24"/>
          <w:szCs w:val="24"/>
          <w:lang w:eastAsia="ru-RU"/>
        </w:rPr>
        <w:t xml:space="preserve"> соблюдать установленные законом требования. </w:t>
      </w:r>
    </w:p>
    <w:p w14:paraId="605DDB8A" w14:textId="77777777" w:rsidR="003C5E97" w:rsidRPr="002777CF" w:rsidRDefault="003C5E97" w:rsidP="003C5E97">
      <w:pPr>
        <w:tabs>
          <w:tab w:val="left" w:pos="1134"/>
        </w:tabs>
        <w:spacing w:after="0" w:line="240" w:lineRule="auto"/>
        <w:jc w:val="both"/>
        <w:rPr>
          <w:rFonts w:ascii="Times New Roman" w:eastAsia="Times New Roman" w:hAnsi="Times New Roman"/>
          <w:color w:val="FF0000"/>
          <w:sz w:val="24"/>
          <w:szCs w:val="24"/>
          <w:lang w:eastAsia="ru-RU"/>
        </w:rPr>
      </w:pPr>
      <w:r w:rsidRPr="002777CF">
        <w:rPr>
          <w:rFonts w:ascii="Times New Roman" w:eastAsia="Times New Roman" w:hAnsi="Times New Roman"/>
          <w:color w:val="FF0000"/>
          <w:sz w:val="24"/>
          <w:szCs w:val="24"/>
          <w:lang w:eastAsia="ru-RU"/>
        </w:rPr>
        <w:t xml:space="preserve">Лица, виновные в нарушении норм законодательства РФ о защите персональных данных, несут гражданскую, уголовную, административную, дисциплинарную и иную предусмотренную законодательством Российской Федерации ответственность. </w:t>
      </w:r>
    </w:p>
    <w:p w14:paraId="3A679ACC" w14:textId="77777777" w:rsidR="003C5E97" w:rsidRDefault="003C5E97" w:rsidP="00C8592E">
      <w:pPr>
        <w:pStyle w:val="a3"/>
        <w:spacing w:before="0" w:beforeAutospacing="0" w:after="0" w:afterAutospacing="0" w:line="384" w:lineRule="atLeast"/>
        <w:jc w:val="both"/>
        <w:textAlignment w:val="baseline"/>
      </w:pPr>
    </w:p>
    <w:p w14:paraId="2D1F47C8" w14:textId="77777777" w:rsidR="00161E5A" w:rsidRDefault="00161E5A" w:rsidP="00C8592E">
      <w:pPr>
        <w:pStyle w:val="a3"/>
        <w:spacing w:before="0" w:beforeAutospacing="0" w:after="0" w:afterAutospacing="0" w:line="384" w:lineRule="atLeast"/>
        <w:jc w:val="both"/>
        <w:textAlignment w:val="baseline"/>
      </w:pPr>
    </w:p>
    <w:p w14:paraId="19CA4492" w14:textId="77777777" w:rsidR="005642B8" w:rsidRPr="00D136FD" w:rsidRDefault="005642B8" w:rsidP="00C8592E">
      <w:pPr>
        <w:pStyle w:val="a3"/>
        <w:spacing w:before="0" w:beforeAutospacing="0" w:after="0" w:afterAutospacing="0" w:line="384" w:lineRule="atLeast"/>
        <w:jc w:val="both"/>
        <w:textAlignment w:val="baseline"/>
      </w:pPr>
    </w:p>
    <w:p w14:paraId="7F4D265C" w14:textId="699789BB" w:rsidR="00D136FD" w:rsidRPr="00D136FD" w:rsidRDefault="00704498" w:rsidP="00C430F9">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8</w:t>
      </w:r>
      <w:r w:rsidR="00D136FD" w:rsidRPr="00D136FD">
        <w:rPr>
          <w:sz w:val="24"/>
          <w:szCs w:val="24"/>
        </w:rPr>
        <w:t xml:space="preserve">. </w:t>
      </w:r>
      <w:r w:rsidR="00CB5DD3">
        <w:rPr>
          <w:sz w:val="24"/>
          <w:szCs w:val="24"/>
        </w:rPr>
        <w:t>Порядок управления деятельностью</w:t>
      </w:r>
      <w:r w:rsidR="0098071E">
        <w:rPr>
          <w:sz w:val="24"/>
          <w:szCs w:val="24"/>
        </w:rPr>
        <w:t xml:space="preserve"> Т</w:t>
      </w:r>
      <w:r w:rsidR="00CB5DD3">
        <w:rPr>
          <w:sz w:val="24"/>
          <w:szCs w:val="24"/>
        </w:rPr>
        <w:t>оварищества</w:t>
      </w:r>
      <w:r w:rsidR="0098071E">
        <w:rPr>
          <w:sz w:val="24"/>
          <w:szCs w:val="24"/>
        </w:rPr>
        <w:t>, в том числе полномочия органов Товарищества, порядок принятия ими решений</w:t>
      </w:r>
      <w:r w:rsidR="00D27A6F">
        <w:rPr>
          <w:sz w:val="24"/>
          <w:szCs w:val="24"/>
        </w:rPr>
        <w:t xml:space="preserve"> путём очного, очно-заочного или заочного голосования</w:t>
      </w:r>
    </w:p>
    <w:p w14:paraId="0FACD8B8" w14:textId="493DDC38" w:rsidR="00704498" w:rsidRPr="00704498" w:rsidRDefault="00704498" w:rsidP="00704498">
      <w:pPr>
        <w:spacing w:after="0"/>
        <w:jc w:val="both"/>
        <w:rPr>
          <w:rFonts w:ascii="Times New Roman" w:hAnsi="Times New Roman" w:cs="Times New Roman"/>
          <w:sz w:val="24"/>
          <w:szCs w:val="24"/>
        </w:rPr>
      </w:pPr>
      <w:r>
        <w:rPr>
          <w:rFonts w:ascii="Times New Roman" w:hAnsi="Times New Roman" w:cs="Times New Roman"/>
          <w:sz w:val="24"/>
          <w:szCs w:val="24"/>
        </w:rPr>
        <w:t>8.</w:t>
      </w:r>
      <w:r w:rsidRPr="00704498">
        <w:rPr>
          <w:rFonts w:ascii="Times New Roman" w:hAnsi="Times New Roman" w:cs="Times New Roman"/>
          <w:sz w:val="24"/>
          <w:szCs w:val="24"/>
        </w:rPr>
        <w:t xml:space="preserve">1. Высшим органом товарищества является общее собрание членов </w:t>
      </w:r>
      <w:r w:rsidR="0098071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7502C55C" w14:textId="6BB20B16" w:rsidR="00704498" w:rsidRPr="00704498" w:rsidRDefault="00704498" w:rsidP="00704498">
      <w:pPr>
        <w:spacing w:after="0"/>
        <w:jc w:val="both"/>
        <w:rPr>
          <w:rFonts w:ascii="Times New Roman" w:hAnsi="Times New Roman" w:cs="Times New Roman"/>
          <w:sz w:val="24"/>
          <w:szCs w:val="24"/>
        </w:rPr>
      </w:pPr>
      <w:bookmarkStart w:id="85" w:name="dst100177"/>
      <w:bookmarkEnd w:id="85"/>
      <w:r>
        <w:rPr>
          <w:rFonts w:ascii="Times New Roman" w:hAnsi="Times New Roman" w:cs="Times New Roman"/>
          <w:sz w:val="24"/>
          <w:szCs w:val="24"/>
        </w:rPr>
        <w:t>8.</w:t>
      </w:r>
      <w:r w:rsidRPr="00704498">
        <w:rPr>
          <w:rFonts w:ascii="Times New Roman" w:hAnsi="Times New Roman" w:cs="Times New Roman"/>
          <w:sz w:val="24"/>
          <w:szCs w:val="24"/>
        </w:rPr>
        <w:t xml:space="preserve">2. Количество членов </w:t>
      </w:r>
      <w:r w:rsidR="0098071E">
        <w:rPr>
          <w:rFonts w:ascii="Times New Roman" w:hAnsi="Times New Roman" w:cs="Times New Roman"/>
          <w:sz w:val="24"/>
          <w:szCs w:val="24"/>
        </w:rPr>
        <w:t>Т</w:t>
      </w:r>
      <w:r w:rsidRPr="00704498">
        <w:rPr>
          <w:rFonts w:ascii="Times New Roman" w:hAnsi="Times New Roman" w:cs="Times New Roman"/>
          <w:sz w:val="24"/>
          <w:szCs w:val="24"/>
        </w:rPr>
        <w:t>оварищества не может быть менее семи.</w:t>
      </w:r>
    </w:p>
    <w:p w14:paraId="065A554F" w14:textId="1B36496B" w:rsidR="00704498" w:rsidRPr="00704498" w:rsidRDefault="00704498" w:rsidP="00704498">
      <w:pPr>
        <w:spacing w:after="0"/>
        <w:jc w:val="both"/>
        <w:rPr>
          <w:rFonts w:ascii="Times New Roman" w:hAnsi="Times New Roman" w:cs="Times New Roman"/>
          <w:sz w:val="24"/>
          <w:szCs w:val="24"/>
        </w:rPr>
      </w:pPr>
      <w:bookmarkStart w:id="86" w:name="dst100178"/>
      <w:bookmarkEnd w:id="86"/>
      <w:r>
        <w:rPr>
          <w:rFonts w:ascii="Times New Roman" w:hAnsi="Times New Roman" w:cs="Times New Roman"/>
          <w:sz w:val="24"/>
          <w:szCs w:val="24"/>
        </w:rPr>
        <w:t>8.</w:t>
      </w:r>
      <w:r w:rsidRPr="00704498">
        <w:rPr>
          <w:rFonts w:ascii="Times New Roman" w:hAnsi="Times New Roman" w:cs="Times New Roman"/>
          <w:sz w:val="24"/>
          <w:szCs w:val="24"/>
        </w:rPr>
        <w:t xml:space="preserve">3. 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овариществе создаются единоличный исполнительный орган (председатель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и постоянно действующий коллегиальный исполнительный орган (правление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528766FA" w14:textId="1EA77AB1" w:rsidR="00704498" w:rsidRPr="00704498" w:rsidRDefault="00704498" w:rsidP="00704498">
      <w:pPr>
        <w:spacing w:after="0"/>
        <w:jc w:val="both"/>
        <w:rPr>
          <w:rFonts w:ascii="Times New Roman" w:hAnsi="Times New Roman" w:cs="Times New Roman"/>
          <w:sz w:val="24"/>
          <w:szCs w:val="24"/>
        </w:rPr>
      </w:pPr>
      <w:bookmarkStart w:id="87" w:name="dst100179"/>
      <w:bookmarkEnd w:id="87"/>
      <w:r>
        <w:rPr>
          <w:rFonts w:ascii="Times New Roman" w:hAnsi="Times New Roman" w:cs="Times New Roman"/>
          <w:sz w:val="24"/>
          <w:szCs w:val="24"/>
        </w:rPr>
        <w:lastRenderedPageBreak/>
        <w:t>8.</w:t>
      </w:r>
      <w:r w:rsidRPr="00704498">
        <w:rPr>
          <w:rFonts w:ascii="Times New Roman" w:hAnsi="Times New Roman" w:cs="Times New Roman"/>
          <w:sz w:val="24"/>
          <w:szCs w:val="24"/>
        </w:rPr>
        <w:t>4. Наряду с исполнительными органами, указанными в</w:t>
      </w:r>
      <w:r>
        <w:rPr>
          <w:rFonts w:ascii="Times New Roman" w:hAnsi="Times New Roman" w:cs="Times New Roman"/>
          <w:sz w:val="24"/>
          <w:szCs w:val="24"/>
        </w:rPr>
        <w:t xml:space="preserve"> п. 8.3. </w:t>
      </w:r>
      <w:r w:rsidRPr="00704498">
        <w:rPr>
          <w:rFonts w:ascii="Times New Roman" w:hAnsi="Times New Roman" w:cs="Times New Roman"/>
          <w:sz w:val="24"/>
          <w:szCs w:val="24"/>
        </w:rPr>
        <w:t>настояще</w:t>
      </w:r>
      <w:r>
        <w:rPr>
          <w:rFonts w:ascii="Times New Roman" w:hAnsi="Times New Roman" w:cs="Times New Roman"/>
          <w:sz w:val="24"/>
          <w:szCs w:val="24"/>
        </w:rPr>
        <w:t>го</w:t>
      </w:r>
      <w:r w:rsidRPr="00704498">
        <w:rPr>
          <w:rFonts w:ascii="Times New Roman" w:hAnsi="Times New Roman" w:cs="Times New Roman"/>
          <w:sz w:val="24"/>
          <w:szCs w:val="24"/>
        </w:rPr>
        <w:t xml:space="preserve"> </w:t>
      </w:r>
      <w:r>
        <w:rPr>
          <w:rFonts w:ascii="Times New Roman" w:hAnsi="Times New Roman" w:cs="Times New Roman"/>
          <w:sz w:val="24"/>
          <w:szCs w:val="24"/>
        </w:rPr>
        <w:t>Устава</w:t>
      </w:r>
      <w:r w:rsidRPr="00704498">
        <w:rPr>
          <w:rFonts w:ascii="Times New Roman" w:hAnsi="Times New Roman" w:cs="Times New Roman"/>
          <w:sz w:val="24"/>
          <w:szCs w:val="24"/>
        </w:rPr>
        <w:t xml:space="preserve">, в порядке и для целей, которые предусмотрены </w:t>
      </w:r>
      <w:r w:rsidR="009A26FE">
        <w:rPr>
          <w:rFonts w:ascii="Times New Roman" w:hAnsi="Times New Roman" w:cs="Times New Roman"/>
          <w:sz w:val="24"/>
          <w:szCs w:val="24"/>
        </w:rPr>
        <w:t>настоящим Уставом</w:t>
      </w:r>
      <w:r w:rsidRPr="00704498">
        <w:rPr>
          <w:rFonts w:ascii="Times New Roman" w:hAnsi="Times New Roman" w:cs="Times New Roman"/>
          <w:sz w:val="24"/>
          <w:szCs w:val="24"/>
        </w:rPr>
        <w:t>, должна быть образована ревизионная комиссия (ревизор).</w:t>
      </w:r>
    </w:p>
    <w:p w14:paraId="2F867643" w14:textId="22EF251C" w:rsidR="00704498" w:rsidRPr="00704498" w:rsidRDefault="00704498" w:rsidP="00704498">
      <w:pPr>
        <w:spacing w:after="0"/>
        <w:jc w:val="both"/>
        <w:rPr>
          <w:rFonts w:ascii="Times New Roman" w:hAnsi="Times New Roman" w:cs="Times New Roman"/>
          <w:sz w:val="24"/>
          <w:szCs w:val="24"/>
        </w:rPr>
      </w:pPr>
      <w:bookmarkStart w:id="88" w:name="dst100180"/>
      <w:bookmarkEnd w:id="88"/>
      <w:r>
        <w:rPr>
          <w:rFonts w:ascii="Times New Roman" w:hAnsi="Times New Roman" w:cs="Times New Roman"/>
          <w:sz w:val="24"/>
          <w:szCs w:val="24"/>
        </w:rPr>
        <w:t>8.</w:t>
      </w:r>
      <w:r w:rsidRPr="00704498">
        <w:rPr>
          <w:rFonts w:ascii="Times New Roman" w:hAnsi="Times New Roman" w:cs="Times New Roman"/>
          <w:sz w:val="24"/>
          <w:szCs w:val="24"/>
        </w:rPr>
        <w:t xml:space="preserve">5. Председатель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члены правления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ревизионная комиссия (ревизор) избираются на общем собрании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 на срок</w:t>
      </w:r>
      <w:r w:rsidR="009A26FE">
        <w:rPr>
          <w:rFonts w:ascii="Times New Roman" w:hAnsi="Times New Roman" w:cs="Times New Roman"/>
          <w:sz w:val="24"/>
          <w:szCs w:val="24"/>
        </w:rPr>
        <w:t xml:space="preserve"> </w:t>
      </w:r>
      <w:r w:rsidR="00E507A1">
        <w:rPr>
          <w:rFonts w:ascii="Times New Roman" w:hAnsi="Times New Roman" w:cs="Times New Roman"/>
          <w:sz w:val="24"/>
          <w:szCs w:val="24"/>
        </w:rPr>
        <w:t>(</w:t>
      </w:r>
      <w:r w:rsidR="00E507A1" w:rsidRPr="00E507A1">
        <w:rPr>
          <w:rFonts w:ascii="Times New Roman" w:hAnsi="Times New Roman" w:cs="Times New Roman"/>
          <w:color w:val="FF0000"/>
          <w:sz w:val="24"/>
          <w:szCs w:val="24"/>
        </w:rPr>
        <w:t>от 2 до 5лет по решению общего собрания)</w:t>
      </w:r>
      <w:r w:rsidRPr="00704498">
        <w:rPr>
          <w:rFonts w:ascii="Times New Roman" w:hAnsi="Times New Roman" w:cs="Times New Roman"/>
          <w:sz w:val="24"/>
          <w:szCs w:val="24"/>
        </w:rPr>
        <w:t xml:space="preserve"> из числа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 тайным или открытым голосованием. Решение о порядке голосования (тайное или открытое) по вопросам, указанным в настояще</w:t>
      </w:r>
      <w:r w:rsidR="009A26FE">
        <w:rPr>
          <w:rFonts w:ascii="Times New Roman" w:hAnsi="Times New Roman" w:cs="Times New Roman"/>
          <w:sz w:val="24"/>
          <w:szCs w:val="24"/>
        </w:rPr>
        <w:t>м</w:t>
      </w:r>
      <w:r w:rsidRPr="00704498">
        <w:rPr>
          <w:rFonts w:ascii="Times New Roman" w:hAnsi="Times New Roman" w:cs="Times New Roman"/>
          <w:sz w:val="24"/>
          <w:szCs w:val="24"/>
        </w:rPr>
        <w:t xml:space="preserve"> </w:t>
      </w:r>
      <w:r w:rsidR="009A26FE">
        <w:rPr>
          <w:rFonts w:ascii="Times New Roman" w:hAnsi="Times New Roman" w:cs="Times New Roman"/>
          <w:sz w:val="24"/>
          <w:szCs w:val="24"/>
        </w:rPr>
        <w:t>пункте</w:t>
      </w:r>
      <w:r w:rsidRPr="00704498">
        <w:rPr>
          <w:rFonts w:ascii="Times New Roman" w:hAnsi="Times New Roman" w:cs="Times New Roman"/>
          <w:sz w:val="24"/>
          <w:szCs w:val="24"/>
        </w:rPr>
        <w:t xml:space="preserve">, принимается общим собранием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простым большинством голосов от общего числа присутствующих на таком собрании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Одно и то же лицо может переизбираться неограниченное количество раз на должности в органах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5473C254" w14:textId="3103C2E6" w:rsidR="00704498" w:rsidRPr="00704498" w:rsidRDefault="00704498" w:rsidP="00704498">
      <w:pPr>
        <w:spacing w:after="0"/>
        <w:jc w:val="both"/>
        <w:rPr>
          <w:rFonts w:ascii="Times New Roman" w:hAnsi="Times New Roman" w:cs="Times New Roman"/>
          <w:sz w:val="24"/>
          <w:szCs w:val="24"/>
        </w:rPr>
      </w:pPr>
      <w:bookmarkStart w:id="89" w:name="dst100181"/>
      <w:bookmarkEnd w:id="89"/>
      <w:r>
        <w:rPr>
          <w:rFonts w:ascii="Times New Roman" w:hAnsi="Times New Roman" w:cs="Times New Roman"/>
          <w:sz w:val="24"/>
          <w:szCs w:val="24"/>
        </w:rPr>
        <w:t>8.</w:t>
      </w:r>
      <w:r w:rsidRPr="00704498">
        <w:rPr>
          <w:rFonts w:ascii="Times New Roman" w:hAnsi="Times New Roman" w:cs="Times New Roman"/>
          <w:sz w:val="24"/>
          <w:szCs w:val="24"/>
        </w:rPr>
        <w:t xml:space="preserve">6. Лица, избранные в исполнительные органы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продолжают осуществлять свои полномочия до избрания новых исполнительных органов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77F2F01F" w14:textId="4AB18F81" w:rsidR="00704498" w:rsidRDefault="00704498" w:rsidP="00704498">
      <w:pPr>
        <w:spacing w:after="0"/>
        <w:jc w:val="both"/>
        <w:rPr>
          <w:rFonts w:ascii="Times New Roman" w:hAnsi="Times New Roman" w:cs="Times New Roman"/>
          <w:sz w:val="24"/>
          <w:szCs w:val="24"/>
        </w:rPr>
      </w:pPr>
      <w:bookmarkStart w:id="90" w:name="dst100182"/>
      <w:bookmarkEnd w:id="90"/>
      <w:r>
        <w:rPr>
          <w:rFonts w:ascii="Times New Roman" w:hAnsi="Times New Roman" w:cs="Times New Roman"/>
          <w:sz w:val="24"/>
          <w:szCs w:val="24"/>
        </w:rPr>
        <w:t>8.</w:t>
      </w:r>
      <w:r w:rsidRPr="00704498">
        <w:rPr>
          <w:rFonts w:ascii="Times New Roman" w:hAnsi="Times New Roman" w:cs="Times New Roman"/>
          <w:sz w:val="24"/>
          <w:szCs w:val="24"/>
        </w:rPr>
        <w:t xml:space="preserve">7. Решения органов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принятые в пределах компетенции таких органов, являются обязательными для исполнения всеми членами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18DB1DCF" w14:textId="744F87E6" w:rsidR="004A6635" w:rsidRPr="00704498" w:rsidRDefault="004A6635" w:rsidP="00704498">
      <w:pPr>
        <w:spacing w:after="0"/>
        <w:jc w:val="both"/>
        <w:rPr>
          <w:rFonts w:ascii="Times New Roman" w:hAnsi="Times New Roman" w:cs="Times New Roman"/>
          <w:sz w:val="24"/>
          <w:szCs w:val="24"/>
        </w:rPr>
      </w:pPr>
      <w:r>
        <w:rPr>
          <w:rFonts w:ascii="Times New Roman" w:hAnsi="Times New Roman" w:cs="Times New Roman"/>
          <w:sz w:val="24"/>
          <w:szCs w:val="24"/>
        </w:rPr>
        <w:t xml:space="preserve">8.8. Член Товарищества, имеющий задолженность по членским и целевым взносам более чем за два календарных месяца, не может быть избран </w:t>
      </w:r>
      <w:r w:rsidRPr="00704498">
        <w:rPr>
          <w:rFonts w:ascii="Times New Roman" w:hAnsi="Times New Roman" w:cs="Times New Roman"/>
          <w:sz w:val="24"/>
          <w:szCs w:val="24"/>
        </w:rPr>
        <w:t>Председател</w:t>
      </w:r>
      <w:r>
        <w:rPr>
          <w:rFonts w:ascii="Times New Roman" w:hAnsi="Times New Roman" w:cs="Times New Roman"/>
          <w:sz w:val="24"/>
          <w:szCs w:val="24"/>
        </w:rPr>
        <w:t>ем</w:t>
      </w:r>
      <w:r w:rsidRPr="00704498">
        <w:rPr>
          <w:rFonts w:ascii="Times New Roman" w:hAnsi="Times New Roman" w:cs="Times New Roman"/>
          <w:sz w:val="24"/>
          <w:szCs w:val="24"/>
        </w:rPr>
        <w:t xml:space="preserve"> </w:t>
      </w:r>
      <w:r>
        <w:rPr>
          <w:rFonts w:ascii="Times New Roman" w:hAnsi="Times New Roman" w:cs="Times New Roman"/>
          <w:sz w:val="24"/>
          <w:szCs w:val="24"/>
        </w:rPr>
        <w:t>Т</w:t>
      </w:r>
      <w:r w:rsidRPr="00704498">
        <w:rPr>
          <w:rFonts w:ascii="Times New Roman" w:hAnsi="Times New Roman" w:cs="Times New Roman"/>
          <w:sz w:val="24"/>
          <w:szCs w:val="24"/>
        </w:rPr>
        <w:t>оварищества, член</w:t>
      </w:r>
      <w:r>
        <w:rPr>
          <w:rFonts w:ascii="Times New Roman" w:hAnsi="Times New Roman" w:cs="Times New Roman"/>
          <w:sz w:val="24"/>
          <w:szCs w:val="24"/>
        </w:rPr>
        <w:t>ом</w:t>
      </w:r>
      <w:r w:rsidRPr="00704498">
        <w:rPr>
          <w:rFonts w:ascii="Times New Roman" w:hAnsi="Times New Roman" w:cs="Times New Roman"/>
          <w:sz w:val="24"/>
          <w:szCs w:val="24"/>
        </w:rPr>
        <w:t xml:space="preserve"> правления </w:t>
      </w:r>
      <w:r>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w:t>
      </w:r>
      <w:r>
        <w:rPr>
          <w:rFonts w:ascii="Times New Roman" w:hAnsi="Times New Roman" w:cs="Times New Roman"/>
          <w:sz w:val="24"/>
          <w:szCs w:val="24"/>
        </w:rPr>
        <w:t xml:space="preserve">членом </w:t>
      </w:r>
      <w:r w:rsidRPr="00704498">
        <w:rPr>
          <w:rFonts w:ascii="Times New Roman" w:hAnsi="Times New Roman" w:cs="Times New Roman"/>
          <w:sz w:val="24"/>
          <w:szCs w:val="24"/>
        </w:rPr>
        <w:t>ревизионн</w:t>
      </w:r>
      <w:r>
        <w:rPr>
          <w:rFonts w:ascii="Times New Roman" w:hAnsi="Times New Roman" w:cs="Times New Roman"/>
          <w:sz w:val="24"/>
          <w:szCs w:val="24"/>
        </w:rPr>
        <w:t>ой</w:t>
      </w:r>
      <w:r w:rsidRPr="00704498">
        <w:rPr>
          <w:rFonts w:ascii="Times New Roman" w:hAnsi="Times New Roman" w:cs="Times New Roman"/>
          <w:sz w:val="24"/>
          <w:szCs w:val="24"/>
        </w:rPr>
        <w:t xml:space="preserve"> комисси</w:t>
      </w:r>
      <w:r>
        <w:rPr>
          <w:rFonts w:ascii="Times New Roman" w:hAnsi="Times New Roman" w:cs="Times New Roman"/>
          <w:sz w:val="24"/>
          <w:szCs w:val="24"/>
        </w:rPr>
        <w:t>и</w:t>
      </w:r>
      <w:r w:rsidRPr="00704498">
        <w:rPr>
          <w:rFonts w:ascii="Times New Roman" w:hAnsi="Times New Roman" w:cs="Times New Roman"/>
          <w:sz w:val="24"/>
          <w:szCs w:val="24"/>
        </w:rPr>
        <w:t xml:space="preserve"> (ревизор</w:t>
      </w:r>
      <w:r>
        <w:rPr>
          <w:rFonts w:ascii="Times New Roman" w:hAnsi="Times New Roman" w:cs="Times New Roman"/>
          <w:sz w:val="24"/>
          <w:szCs w:val="24"/>
        </w:rPr>
        <w:t>ом</w:t>
      </w:r>
      <w:r w:rsidRPr="00704498">
        <w:rPr>
          <w:rFonts w:ascii="Times New Roman" w:hAnsi="Times New Roman" w:cs="Times New Roman"/>
          <w:sz w:val="24"/>
          <w:szCs w:val="24"/>
        </w:rPr>
        <w:t>)</w:t>
      </w:r>
      <w:r>
        <w:rPr>
          <w:rFonts w:ascii="Times New Roman" w:hAnsi="Times New Roman" w:cs="Times New Roman"/>
          <w:sz w:val="24"/>
          <w:szCs w:val="24"/>
        </w:rPr>
        <w:t>.</w:t>
      </w:r>
    </w:p>
    <w:p w14:paraId="7EB887FF" w14:textId="18009DA9" w:rsidR="00741629" w:rsidRPr="00741629" w:rsidRDefault="00741629" w:rsidP="00741629">
      <w:pPr>
        <w:spacing w:after="0"/>
        <w:jc w:val="both"/>
        <w:rPr>
          <w:rFonts w:ascii="Times New Roman" w:hAnsi="Times New Roman" w:cs="Times New Roman"/>
          <w:sz w:val="24"/>
          <w:szCs w:val="24"/>
        </w:rPr>
      </w:pPr>
      <w:r>
        <w:rPr>
          <w:rFonts w:ascii="Times New Roman" w:hAnsi="Times New Roman" w:cs="Times New Roman"/>
          <w:sz w:val="24"/>
          <w:szCs w:val="24"/>
        </w:rPr>
        <w:t>8.</w:t>
      </w:r>
      <w:r w:rsidR="005647B6">
        <w:rPr>
          <w:rFonts w:ascii="Times New Roman" w:hAnsi="Times New Roman" w:cs="Times New Roman"/>
          <w:sz w:val="24"/>
          <w:szCs w:val="24"/>
        </w:rPr>
        <w:t>9</w:t>
      </w:r>
      <w:r w:rsidRPr="00741629">
        <w:rPr>
          <w:rFonts w:ascii="Times New Roman" w:hAnsi="Times New Roman" w:cs="Times New Roman"/>
          <w:sz w:val="24"/>
          <w:szCs w:val="24"/>
        </w:rPr>
        <w:t xml:space="preserve">. К исключительной компетенции общего собрания членов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относятся:</w:t>
      </w:r>
    </w:p>
    <w:p w14:paraId="08463B19" w14:textId="10B05CDD" w:rsidR="00741629" w:rsidRPr="00741629" w:rsidRDefault="00741629" w:rsidP="00741629">
      <w:pPr>
        <w:spacing w:after="0"/>
        <w:jc w:val="both"/>
        <w:rPr>
          <w:rFonts w:ascii="Times New Roman" w:hAnsi="Times New Roman" w:cs="Times New Roman"/>
          <w:sz w:val="24"/>
          <w:szCs w:val="24"/>
        </w:rPr>
      </w:pPr>
      <w:bookmarkStart w:id="91" w:name="dst100185"/>
      <w:bookmarkEnd w:id="91"/>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1</w:t>
      </w:r>
      <w:r>
        <w:rPr>
          <w:rFonts w:ascii="Times New Roman" w:hAnsi="Times New Roman" w:cs="Times New Roman"/>
          <w:sz w:val="24"/>
          <w:szCs w:val="24"/>
        </w:rPr>
        <w:t>.</w:t>
      </w:r>
      <w:r w:rsidRPr="00741629">
        <w:rPr>
          <w:rFonts w:ascii="Times New Roman" w:hAnsi="Times New Roman" w:cs="Times New Roman"/>
          <w:sz w:val="24"/>
          <w:szCs w:val="24"/>
        </w:rPr>
        <w:t xml:space="preserve"> изменение </w:t>
      </w:r>
      <w:r>
        <w:rPr>
          <w:rFonts w:ascii="Times New Roman" w:hAnsi="Times New Roman" w:cs="Times New Roman"/>
          <w:sz w:val="24"/>
          <w:szCs w:val="24"/>
        </w:rPr>
        <w:t>У</w:t>
      </w:r>
      <w:r w:rsidRPr="00741629">
        <w:rPr>
          <w:rFonts w:ascii="Times New Roman" w:hAnsi="Times New Roman" w:cs="Times New Roman"/>
          <w:sz w:val="24"/>
          <w:szCs w:val="24"/>
        </w:rPr>
        <w:t xml:space="preserve">става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0955F27F" w14:textId="38E8E2A5" w:rsidR="00741629" w:rsidRPr="00741629" w:rsidRDefault="00741629" w:rsidP="00741629">
      <w:pPr>
        <w:spacing w:after="0"/>
        <w:jc w:val="both"/>
        <w:rPr>
          <w:rFonts w:ascii="Times New Roman" w:hAnsi="Times New Roman" w:cs="Times New Roman"/>
          <w:sz w:val="24"/>
          <w:szCs w:val="24"/>
        </w:rPr>
      </w:pPr>
      <w:bookmarkStart w:id="92" w:name="dst100186"/>
      <w:bookmarkEnd w:id="92"/>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2</w:t>
      </w:r>
      <w:r>
        <w:rPr>
          <w:rFonts w:ascii="Times New Roman" w:hAnsi="Times New Roman" w:cs="Times New Roman"/>
          <w:sz w:val="24"/>
          <w:szCs w:val="24"/>
        </w:rPr>
        <w:t>.</w:t>
      </w:r>
      <w:r w:rsidRPr="00741629">
        <w:rPr>
          <w:rFonts w:ascii="Times New Roman" w:hAnsi="Times New Roman" w:cs="Times New Roman"/>
          <w:sz w:val="24"/>
          <w:szCs w:val="24"/>
        </w:rPr>
        <w:t xml:space="preserve"> избрание органов товарищества (председателя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правления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ревизионной комиссии (ревизора), досрочное прекращение их полномочий;</w:t>
      </w:r>
    </w:p>
    <w:p w14:paraId="41449F65" w14:textId="44CA20AF" w:rsidR="00741629" w:rsidRPr="00741629" w:rsidRDefault="00741629" w:rsidP="00741629">
      <w:pPr>
        <w:spacing w:after="0"/>
        <w:jc w:val="both"/>
        <w:rPr>
          <w:rFonts w:ascii="Times New Roman" w:hAnsi="Times New Roman" w:cs="Times New Roman"/>
          <w:sz w:val="24"/>
          <w:szCs w:val="24"/>
        </w:rPr>
      </w:pPr>
      <w:bookmarkStart w:id="93" w:name="dst100187"/>
      <w:bookmarkEnd w:id="93"/>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.3.</w:t>
      </w:r>
      <w:r w:rsidRPr="00741629">
        <w:rPr>
          <w:rFonts w:ascii="Times New Roman" w:hAnsi="Times New Roman" w:cs="Times New Roman"/>
          <w:sz w:val="24"/>
          <w:szCs w:val="24"/>
        </w:rPr>
        <w:t xml:space="preserve"> определение условий, на которых осуществляется оплата труда председателя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правления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ревизионной комиссии (ревизора), а также иных лиц, с которыми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овариществом заключены трудовые договоры;</w:t>
      </w:r>
    </w:p>
    <w:p w14:paraId="00A3B472" w14:textId="6398C27A" w:rsidR="00741629" w:rsidRPr="00741629" w:rsidRDefault="00741629" w:rsidP="00741629">
      <w:pPr>
        <w:spacing w:after="0"/>
        <w:jc w:val="both"/>
        <w:rPr>
          <w:rFonts w:ascii="Times New Roman" w:hAnsi="Times New Roman" w:cs="Times New Roman"/>
          <w:sz w:val="24"/>
          <w:szCs w:val="24"/>
        </w:rPr>
      </w:pPr>
      <w:bookmarkStart w:id="94" w:name="dst100188"/>
      <w:bookmarkEnd w:id="94"/>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4</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приобретении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овариществом земельных участков, находящихся в государственной или муниципальной собственности, о совершении необходимых действий для приобретения указанных земельных участков;</w:t>
      </w:r>
    </w:p>
    <w:p w14:paraId="234E2938" w14:textId="4F4D6366" w:rsidR="00741629" w:rsidRPr="00741629" w:rsidRDefault="00741629" w:rsidP="00741629">
      <w:pPr>
        <w:spacing w:after="0"/>
        <w:jc w:val="both"/>
        <w:rPr>
          <w:rFonts w:ascii="Times New Roman" w:hAnsi="Times New Roman" w:cs="Times New Roman"/>
          <w:sz w:val="24"/>
          <w:szCs w:val="24"/>
        </w:rPr>
      </w:pPr>
      <w:bookmarkStart w:id="95" w:name="dst100189"/>
      <w:bookmarkEnd w:id="95"/>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5</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создании (строительстве, реконструкции) или приобретении имущества общего пользования, в том числе земельных участков общего назначения, и о порядке его использования;</w:t>
      </w:r>
    </w:p>
    <w:p w14:paraId="08901ED8" w14:textId="64E2B123" w:rsidR="00741629" w:rsidRPr="00741629" w:rsidRDefault="00741629" w:rsidP="00741629">
      <w:pPr>
        <w:spacing w:after="0"/>
        <w:jc w:val="both"/>
        <w:rPr>
          <w:rFonts w:ascii="Times New Roman" w:hAnsi="Times New Roman" w:cs="Times New Roman"/>
          <w:sz w:val="24"/>
          <w:szCs w:val="24"/>
        </w:rPr>
      </w:pPr>
      <w:bookmarkStart w:id="96" w:name="dst100190"/>
      <w:bookmarkEnd w:id="96"/>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6</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передаче недвижимого имущества общего пользования в общую долевую собственность собственников земельных участков, расположенных в границах территории садоводства, в государственную собственность субъекта Российской Федерации или в собственность муниципального образования, в границах которых расположена территория садоводства;</w:t>
      </w:r>
    </w:p>
    <w:p w14:paraId="1BFBE6C0" w14:textId="443EEF9E" w:rsidR="00741629" w:rsidRPr="00741629" w:rsidRDefault="00741629" w:rsidP="00741629">
      <w:pPr>
        <w:spacing w:after="0"/>
        <w:jc w:val="both"/>
        <w:rPr>
          <w:rFonts w:ascii="Times New Roman" w:hAnsi="Times New Roman" w:cs="Times New Roman"/>
          <w:sz w:val="24"/>
          <w:szCs w:val="24"/>
        </w:rPr>
      </w:pPr>
      <w:bookmarkStart w:id="97" w:name="dst100191"/>
      <w:bookmarkEnd w:id="97"/>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7</w:t>
      </w:r>
      <w:r>
        <w:rPr>
          <w:rFonts w:ascii="Times New Roman" w:hAnsi="Times New Roman" w:cs="Times New Roman"/>
          <w:sz w:val="24"/>
          <w:szCs w:val="24"/>
        </w:rPr>
        <w:t>.</w:t>
      </w:r>
      <w:r w:rsidRPr="00741629">
        <w:rPr>
          <w:rFonts w:ascii="Times New Roman" w:hAnsi="Times New Roman" w:cs="Times New Roman"/>
          <w:sz w:val="24"/>
          <w:szCs w:val="24"/>
        </w:rPr>
        <w:t xml:space="preserve"> прием граждан в члены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исключение граждан из числа членов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определение порядка рассмотрения заявлений граждан о приеме в члены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29D01E45" w14:textId="3F72B125" w:rsidR="00741629" w:rsidRPr="00741629" w:rsidRDefault="00741629" w:rsidP="00741629">
      <w:pPr>
        <w:spacing w:after="0"/>
        <w:jc w:val="both"/>
        <w:rPr>
          <w:rFonts w:ascii="Times New Roman" w:hAnsi="Times New Roman" w:cs="Times New Roman"/>
          <w:sz w:val="24"/>
          <w:szCs w:val="24"/>
        </w:rPr>
      </w:pPr>
      <w:bookmarkStart w:id="98" w:name="dst100192"/>
      <w:bookmarkEnd w:id="98"/>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8</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об открытии или о закрытии банковских счетов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3025F5FA" w14:textId="36E61831" w:rsidR="00741629" w:rsidRPr="00741629" w:rsidRDefault="00741629" w:rsidP="00741629">
      <w:pPr>
        <w:spacing w:after="0"/>
        <w:jc w:val="both"/>
        <w:rPr>
          <w:rFonts w:ascii="Times New Roman" w:hAnsi="Times New Roman" w:cs="Times New Roman"/>
          <w:sz w:val="24"/>
          <w:szCs w:val="24"/>
        </w:rPr>
      </w:pPr>
      <w:bookmarkStart w:id="99" w:name="dst100193"/>
      <w:bookmarkEnd w:id="99"/>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 xml:space="preserve"> одобрение проекта планировки территории и (или) проекта межевания территории, подготовленных в отношении территории </w:t>
      </w:r>
      <w:r w:rsidR="009A26FE">
        <w:rPr>
          <w:rFonts w:ascii="Times New Roman" w:hAnsi="Times New Roman" w:cs="Times New Roman"/>
          <w:sz w:val="24"/>
          <w:szCs w:val="24"/>
        </w:rPr>
        <w:t>Т</w:t>
      </w:r>
      <w:r>
        <w:rPr>
          <w:rFonts w:ascii="Times New Roman" w:hAnsi="Times New Roman" w:cs="Times New Roman"/>
          <w:sz w:val="24"/>
          <w:szCs w:val="24"/>
        </w:rPr>
        <w:t>оварищества</w:t>
      </w:r>
      <w:r w:rsidRPr="00741629">
        <w:rPr>
          <w:rFonts w:ascii="Times New Roman" w:hAnsi="Times New Roman" w:cs="Times New Roman"/>
          <w:sz w:val="24"/>
          <w:szCs w:val="24"/>
        </w:rPr>
        <w:t>;</w:t>
      </w:r>
    </w:p>
    <w:p w14:paraId="3B5A3CCB" w14:textId="54867A36" w:rsidR="00741629" w:rsidRPr="00741629" w:rsidRDefault="00741629" w:rsidP="00741629">
      <w:pPr>
        <w:spacing w:after="0"/>
        <w:jc w:val="both"/>
        <w:rPr>
          <w:rFonts w:ascii="Times New Roman" w:hAnsi="Times New Roman" w:cs="Times New Roman"/>
          <w:sz w:val="24"/>
          <w:szCs w:val="24"/>
        </w:rPr>
      </w:pPr>
      <w:bookmarkStart w:id="100" w:name="dst100194"/>
      <w:bookmarkEnd w:id="100"/>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1</w:t>
      </w:r>
      <w:r w:rsidR="009742B8">
        <w:rPr>
          <w:rFonts w:ascii="Times New Roman" w:hAnsi="Times New Roman" w:cs="Times New Roman"/>
          <w:sz w:val="24"/>
          <w:szCs w:val="24"/>
        </w:rPr>
        <w:t>0</w:t>
      </w:r>
      <w:r>
        <w:rPr>
          <w:rFonts w:ascii="Times New Roman" w:hAnsi="Times New Roman" w:cs="Times New Roman"/>
          <w:sz w:val="24"/>
          <w:szCs w:val="24"/>
        </w:rPr>
        <w:t>.</w:t>
      </w:r>
      <w:r w:rsidRPr="00741629">
        <w:rPr>
          <w:rFonts w:ascii="Times New Roman" w:hAnsi="Times New Roman" w:cs="Times New Roman"/>
          <w:sz w:val="24"/>
          <w:szCs w:val="24"/>
        </w:rPr>
        <w:t xml:space="preserve"> распределение образованных на основании утвержденной документации по планировке территории садовых земельных участков между членами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с указанием условных номеров земельных участков согласно утвержденному проекту межевания территории для их последующего предоставления в соответствии с Земельным</w:t>
      </w:r>
      <w:r w:rsidR="001B6144">
        <w:rPr>
          <w:rFonts w:ascii="Times New Roman" w:hAnsi="Times New Roman" w:cs="Times New Roman"/>
          <w:sz w:val="24"/>
          <w:szCs w:val="24"/>
        </w:rPr>
        <w:t xml:space="preserve"> </w:t>
      </w:r>
      <w:hyperlink r:id="rId8" w:anchor="dst0" w:history="1">
        <w:r w:rsidRPr="00741629">
          <w:rPr>
            <w:rStyle w:val="a6"/>
            <w:rFonts w:ascii="Times New Roman" w:hAnsi="Times New Roman" w:cs="Times New Roman"/>
            <w:color w:val="auto"/>
            <w:sz w:val="24"/>
            <w:szCs w:val="24"/>
            <w:u w:val="none"/>
          </w:rPr>
          <w:t>кодексом</w:t>
        </w:r>
      </w:hyperlink>
      <w:r w:rsidR="001B6144">
        <w:rPr>
          <w:rFonts w:ascii="Times New Roman" w:hAnsi="Times New Roman" w:cs="Times New Roman"/>
          <w:sz w:val="24"/>
          <w:szCs w:val="24"/>
        </w:rPr>
        <w:t xml:space="preserve"> </w:t>
      </w:r>
      <w:r w:rsidRPr="00741629">
        <w:rPr>
          <w:rFonts w:ascii="Times New Roman" w:hAnsi="Times New Roman" w:cs="Times New Roman"/>
          <w:sz w:val="24"/>
          <w:szCs w:val="24"/>
        </w:rPr>
        <w:t>Российской Федерации;</w:t>
      </w:r>
    </w:p>
    <w:p w14:paraId="0FDB0616" w14:textId="3CFEC4F2" w:rsidR="00741629" w:rsidRPr="00741629" w:rsidRDefault="001B6144" w:rsidP="00741629">
      <w:pPr>
        <w:spacing w:after="0"/>
        <w:jc w:val="both"/>
        <w:rPr>
          <w:rFonts w:ascii="Times New Roman" w:hAnsi="Times New Roman" w:cs="Times New Roman"/>
          <w:sz w:val="24"/>
          <w:szCs w:val="24"/>
        </w:rPr>
      </w:pPr>
      <w:bookmarkStart w:id="101" w:name="dst100195"/>
      <w:bookmarkEnd w:id="101"/>
      <w:r>
        <w:rPr>
          <w:rFonts w:ascii="Times New Roman" w:hAnsi="Times New Roman" w:cs="Times New Roman"/>
          <w:sz w:val="24"/>
          <w:szCs w:val="24"/>
        </w:rPr>
        <w:lastRenderedPageBreak/>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отчетов ревизионной комиссии (ревизора);</w:t>
      </w:r>
    </w:p>
    <w:p w14:paraId="60853CFA" w14:textId="7E7B1A3A" w:rsidR="00741629" w:rsidRPr="00741629" w:rsidRDefault="001B6144" w:rsidP="00741629">
      <w:pPr>
        <w:spacing w:after="0"/>
        <w:jc w:val="both"/>
        <w:rPr>
          <w:rFonts w:ascii="Times New Roman" w:hAnsi="Times New Roman" w:cs="Times New Roman"/>
          <w:sz w:val="24"/>
          <w:szCs w:val="24"/>
        </w:rPr>
      </w:pPr>
      <w:bookmarkStart w:id="102" w:name="dst100196"/>
      <w:bookmarkEnd w:id="102"/>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положения об оплате труда работников и членов органов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членов ревизионной комиссии (ревизора), заключивших трудовые договоры с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овариществом;</w:t>
      </w:r>
    </w:p>
    <w:p w14:paraId="72812B7E" w14:textId="06333AEE" w:rsidR="00741629" w:rsidRPr="00741629" w:rsidRDefault="00A4702C" w:rsidP="00741629">
      <w:pPr>
        <w:spacing w:after="0"/>
        <w:jc w:val="both"/>
        <w:rPr>
          <w:rFonts w:ascii="Times New Roman" w:hAnsi="Times New Roman" w:cs="Times New Roman"/>
          <w:sz w:val="24"/>
          <w:szCs w:val="24"/>
        </w:rPr>
      </w:pPr>
      <w:bookmarkStart w:id="103" w:name="dst100197"/>
      <w:bookmarkEnd w:id="103"/>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решений о создании ассоциаций (союзов) товариществ, вст</w:t>
      </w:r>
      <w:r w:rsidR="0079585E">
        <w:rPr>
          <w:rFonts w:ascii="Times New Roman" w:hAnsi="Times New Roman" w:cs="Times New Roman"/>
          <w:sz w:val="24"/>
          <w:szCs w:val="24"/>
        </w:rPr>
        <w:t xml:space="preserve">уплении в них или выходе из них, </w:t>
      </w:r>
    </w:p>
    <w:p w14:paraId="606E7775" w14:textId="3F653E99" w:rsidR="00741629" w:rsidRPr="00741629" w:rsidRDefault="00A4702C" w:rsidP="00741629">
      <w:pPr>
        <w:spacing w:after="0"/>
        <w:jc w:val="both"/>
        <w:rPr>
          <w:rFonts w:ascii="Times New Roman" w:hAnsi="Times New Roman" w:cs="Times New Roman"/>
          <w:sz w:val="24"/>
          <w:szCs w:val="24"/>
        </w:rPr>
      </w:pPr>
      <w:bookmarkStart w:id="104" w:name="dst100198"/>
      <w:bookmarkEnd w:id="104"/>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14</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заключение договора с аудиторской организацией или индивидуальным аудитором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8E9B8EC" w14:textId="0AB6BEC5" w:rsidR="00741629" w:rsidRPr="00741629" w:rsidRDefault="00A4702C" w:rsidP="00741629">
      <w:pPr>
        <w:spacing w:after="0"/>
        <w:jc w:val="both"/>
        <w:rPr>
          <w:rFonts w:ascii="Times New Roman" w:hAnsi="Times New Roman" w:cs="Times New Roman"/>
          <w:sz w:val="24"/>
          <w:szCs w:val="24"/>
        </w:rPr>
      </w:pPr>
      <w:bookmarkStart w:id="105" w:name="dst100199"/>
      <w:bookmarkEnd w:id="105"/>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15</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порядка ведения общего собрания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деятельности председателя и правления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деятельности ревизионной комиссии (ревизора)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967DB0D" w14:textId="5154D4EC" w:rsidR="00741629" w:rsidRPr="00741629" w:rsidRDefault="00A4702C" w:rsidP="00741629">
      <w:pPr>
        <w:spacing w:after="0"/>
        <w:jc w:val="both"/>
        <w:rPr>
          <w:rFonts w:ascii="Times New Roman" w:hAnsi="Times New Roman" w:cs="Times New Roman"/>
          <w:sz w:val="24"/>
          <w:szCs w:val="24"/>
        </w:rPr>
      </w:pPr>
      <w:bookmarkStart w:id="106" w:name="dst100200"/>
      <w:bookmarkEnd w:id="106"/>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16</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рассмотрение жалоб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на решения и действия (бездействие) членов правления, председателя, членов ревизионной комиссии (ревизора)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04B46BB" w14:textId="7ACB6BC5" w:rsidR="00741629" w:rsidRPr="00741629" w:rsidRDefault="00A4702C" w:rsidP="00741629">
      <w:pPr>
        <w:spacing w:after="0"/>
        <w:jc w:val="both"/>
        <w:rPr>
          <w:rFonts w:ascii="Times New Roman" w:hAnsi="Times New Roman" w:cs="Times New Roman"/>
          <w:sz w:val="24"/>
          <w:szCs w:val="24"/>
        </w:rPr>
      </w:pPr>
      <w:bookmarkStart w:id="107" w:name="dst100201"/>
      <w:bookmarkEnd w:id="107"/>
      <w:r>
        <w:rPr>
          <w:rFonts w:ascii="Times New Roman" w:hAnsi="Times New Roman" w:cs="Times New Roman"/>
          <w:sz w:val="24"/>
          <w:szCs w:val="24"/>
        </w:rPr>
        <w:t>8.</w:t>
      </w:r>
      <w:r w:rsidR="005647B6">
        <w:rPr>
          <w:rFonts w:ascii="Times New Roman" w:hAnsi="Times New Roman" w:cs="Times New Roman"/>
          <w:sz w:val="24"/>
          <w:szCs w:val="24"/>
        </w:rPr>
        <w:t>9.</w:t>
      </w:r>
      <w:r w:rsidR="00741629" w:rsidRPr="00741629">
        <w:rPr>
          <w:rFonts w:ascii="Times New Roman" w:hAnsi="Times New Roman" w:cs="Times New Roman"/>
          <w:sz w:val="24"/>
          <w:szCs w:val="24"/>
        </w:rPr>
        <w:t>17</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приходно-расходной сметы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и принятие решения о ее исполнении;</w:t>
      </w:r>
    </w:p>
    <w:p w14:paraId="12E558F1" w14:textId="342DC10A" w:rsidR="00741629" w:rsidRPr="00741629" w:rsidRDefault="00377A3F" w:rsidP="00741629">
      <w:pPr>
        <w:spacing w:after="0"/>
        <w:jc w:val="both"/>
        <w:rPr>
          <w:rFonts w:ascii="Times New Roman" w:hAnsi="Times New Roman" w:cs="Times New Roman"/>
          <w:sz w:val="24"/>
          <w:szCs w:val="24"/>
        </w:rPr>
      </w:pPr>
      <w:bookmarkStart w:id="108" w:name="dst100202"/>
      <w:bookmarkEnd w:id="108"/>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18</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отчетов правления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отчетов председателя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391C356" w14:textId="5033E346" w:rsidR="00741629" w:rsidRPr="00741629" w:rsidRDefault="00377A3F" w:rsidP="00741629">
      <w:pPr>
        <w:spacing w:after="0"/>
        <w:jc w:val="both"/>
        <w:rPr>
          <w:rFonts w:ascii="Times New Roman" w:hAnsi="Times New Roman" w:cs="Times New Roman"/>
          <w:sz w:val="24"/>
          <w:szCs w:val="24"/>
        </w:rPr>
      </w:pPr>
      <w:bookmarkStart w:id="109" w:name="dst100203"/>
      <w:bookmarkEnd w:id="109"/>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19</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определение порядка рассмотрения органами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заявлений (обращений, жалоб)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9FF6D0C" w14:textId="0E2EDA79" w:rsidR="00741629" w:rsidRPr="00741629" w:rsidRDefault="00377A3F" w:rsidP="00741629">
      <w:pPr>
        <w:spacing w:after="0"/>
        <w:jc w:val="both"/>
        <w:rPr>
          <w:rFonts w:ascii="Times New Roman" w:hAnsi="Times New Roman" w:cs="Times New Roman"/>
          <w:sz w:val="24"/>
          <w:szCs w:val="24"/>
        </w:rPr>
      </w:pPr>
      <w:bookmarkStart w:id="110" w:name="dst100204"/>
      <w:bookmarkEnd w:id="110"/>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решения об избрании председательствующего на общем собрании членов товарищества;</w:t>
      </w:r>
    </w:p>
    <w:p w14:paraId="27071EAE" w14:textId="6B396182" w:rsidR="00741629" w:rsidRPr="00741629" w:rsidRDefault="00377A3F" w:rsidP="00741629">
      <w:pPr>
        <w:spacing w:after="0"/>
        <w:jc w:val="both"/>
        <w:rPr>
          <w:rFonts w:ascii="Times New Roman" w:hAnsi="Times New Roman" w:cs="Times New Roman"/>
          <w:sz w:val="24"/>
          <w:szCs w:val="24"/>
        </w:rPr>
      </w:pPr>
      <w:bookmarkStart w:id="111" w:name="dst100205"/>
      <w:bookmarkEnd w:id="111"/>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определение размера и срока внесения взносов, порядка расходования целевых взносов, а также размера и срока внесения платы</w:t>
      </w:r>
      <w:r w:rsidRPr="00377A3F">
        <w:rPr>
          <w:rFonts w:ascii="Arial" w:hAnsi="Arial" w:cs="Arial"/>
          <w:b/>
          <w:bCs/>
          <w:color w:val="333333"/>
          <w:shd w:val="clear" w:color="auto" w:fill="FFFFFF"/>
        </w:rPr>
        <w:t xml:space="preserve"> </w:t>
      </w:r>
      <w:proofErr w:type="gramStart"/>
      <w:r>
        <w:rPr>
          <w:rFonts w:ascii="Times New Roman" w:hAnsi="Times New Roman" w:cs="Times New Roman"/>
          <w:sz w:val="24"/>
          <w:szCs w:val="24"/>
        </w:rPr>
        <w:t>лицами</w:t>
      </w:r>
      <w:proofErr w:type="gramEnd"/>
      <w:r>
        <w:rPr>
          <w:rFonts w:ascii="Times New Roman" w:hAnsi="Times New Roman" w:cs="Times New Roman"/>
          <w:sz w:val="24"/>
          <w:szCs w:val="24"/>
        </w:rPr>
        <w:t xml:space="preserve"> ведущими</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A26FE">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A26FE">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w:t>
      </w:r>
    </w:p>
    <w:p w14:paraId="5730D153" w14:textId="33D2E480" w:rsidR="00741629" w:rsidRPr="00741629" w:rsidRDefault="00377A3F" w:rsidP="00741629">
      <w:pPr>
        <w:spacing w:after="0"/>
        <w:jc w:val="both"/>
        <w:rPr>
          <w:rFonts w:ascii="Times New Roman" w:hAnsi="Times New Roman" w:cs="Times New Roman"/>
          <w:sz w:val="24"/>
          <w:szCs w:val="24"/>
        </w:rPr>
      </w:pPr>
      <w:bookmarkStart w:id="112" w:name="dst100206"/>
      <w:bookmarkEnd w:id="112"/>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финансово-экономического обоснования размера взносов, финансово-экономического обоснования размера платы, </w:t>
      </w:r>
      <w:proofErr w:type="gramStart"/>
      <w:r w:rsidR="001E6AC1">
        <w:rPr>
          <w:rFonts w:ascii="Times New Roman" w:hAnsi="Times New Roman" w:cs="Times New Roman"/>
          <w:sz w:val="24"/>
          <w:szCs w:val="24"/>
        </w:rPr>
        <w:t>для лиц</w:t>
      </w:r>
      <w:proofErr w:type="gramEnd"/>
      <w:r w:rsidR="001E6AC1">
        <w:rPr>
          <w:rFonts w:ascii="Times New Roman" w:hAnsi="Times New Roman" w:cs="Times New Roman"/>
          <w:sz w:val="24"/>
          <w:szCs w:val="24"/>
        </w:rPr>
        <w:t xml:space="preserve"> ведущих</w:t>
      </w:r>
      <w:r w:rsidR="001E6AC1" w:rsidRPr="00377A3F">
        <w:rPr>
          <w:rFonts w:ascii="Times New Roman" w:hAnsi="Times New Roman" w:cs="Times New Roman"/>
          <w:sz w:val="24"/>
          <w:szCs w:val="24"/>
        </w:rPr>
        <w:t xml:space="preserve"> садоводств</w:t>
      </w:r>
      <w:r w:rsidR="001E6AC1">
        <w:rPr>
          <w:rFonts w:ascii="Times New Roman" w:hAnsi="Times New Roman" w:cs="Times New Roman"/>
          <w:sz w:val="24"/>
          <w:szCs w:val="24"/>
        </w:rPr>
        <w:t>о</w:t>
      </w:r>
      <w:r w:rsidR="001E6AC1" w:rsidRPr="00377A3F">
        <w:rPr>
          <w:rFonts w:ascii="Times New Roman" w:hAnsi="Times New Roman" w:cs="Times New Roman"/>
          <w:sz w:val="24"/>
          <w:szCs w:val="24"/>
        </w:rPr>
        <w:t xml:space="preserve"> на земельных участках, расположенных в границах территории </w:t>
      </w:r>
      <w:r w:rsidR="009A26FE">
        <w:rPr>
          <w:rFonts w:ascii="Times New Roman" w:hAnsi="Times New Roman" w:cs="Times New Roman"/>
          <w:sz w:val="24"/>
          <w:szCs w:val="24"/>
        </w:rPr>
        <w:t>Т</w:t>
      </w:r>
      <w:r w:rsidR="001E6AC1">
        <w:rPr>
          <w:rFonts w:ascii="Times New Roman" w:hAnsi="Times New Roman" w:cs="Times New Roman"/>
          <w:sz w:val="24"/>
          <w:szCs w:val="24"/>
        </w:rPr>
        <w:t>оварищества</w:t>
      </w:r>
      <w:r w:rsidR="001E6AC1" w:rsidRPr="00377A3F">
        <w:rPr>
          <w:rFonts w:ascii="Times New Roman" w:hAnsi="Times New Roman" w:cs="Times New Roman"/>
          <w:sz w:val="24"/>
          <w:szCs w:val="24"/>
        </w:rPr>
        <w:t xml:space="preserve">, без участия в </w:t>
      </w:r>
      <w:r w:rsidR="009A26FE">
        <w:rPr>
          <w:rFonts w:ascii="Times New Roman" w:hAnsi="Times New Roman" w:cs="Times New Roman"/>
          <w:sz w:val="24"/>
          <w:szCs w:val="24"/>
        </w:rPr>
        <w:t>Т</w:t>
      </w:r>
      <w:r w:rsidR="001E6AC1"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w:t>
      </w:r>
    </w:p>
    <w:p w14:paraId="06DB4E5F" w14:textId="32776E14" w:rsidR="00741629" w:rsidRPr="00741629" w:rsidRDefault="001E6AC1" w:rsidP="00741629">
      <w:pPr>
        <w:spacing w:after="0"/>
        <w:jc w:val="both"/>
        <w:rPr>
          <w:rFonts w:ascii="Times New Roman" w:hAnsi="Times New Roman" w:cs="Times New Roman"/>
          <w:sz w:val="24"/>
          <w:szCs w:val="24"/>
        </w:rPr>
      </w:pPr>
      <w:bookmarkStart w:id="113" w:name="dst100207"/>
      <w:bookmarkEnd w:id="113"/>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решений о реорганизации и ликвидации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о назначении ликвидационной комиссии (ликвидатора) и об утверждении промежуточного ликвидационного баланса и ликвидационного баланса.</w:t>
      </w:r>
    </w:p>
    <w:p w14:paraId="265A5799" w14:textId="37F0D21E" w:rsidR="00741629" w:rsidRPr="00741629" w:rsidRDefault="001E6AC1" w:rsidP="00741629">
      <w:pPr>
        <w:spacing w:after="0"/>
        <w:jc w:val="both"/>
        <w:rPr>
          <w:rFonts w:ascii="Times New Roman" w:hAnsi="Times New Roman" w:cs="Times New Roman"/>
          <w:sz w:val="24"/>
          <w:szCs w:val="24"/>
        </w:rPr>
      </w:pPr>
      <w:bookmarkStart w:id="114" w:name="dst100208"/>
      <w:bookmarkEnd w:id="114"/>
      <w:r>
        <w:rPr>
          <w:rFonts w:ascii="Times New Roman" w:hAnsi="Times New Roman" w:cs="Times New Roman"/>
          <w:sz w:val="24"/>
          <w:szCs w:val="24"/>
        </w:rPr>
        <w:t>8.</w:t>
      </w:r>
      <w:r w:rsidR="007A7D23">
        <w:rPr>
          <w:rFonts w:ascii="Times New Roman" w:hAnsi="Times New Roman" w:cs="Times New Roman"/>
          <w:sz w:val="24"/>
          <w:szCs w:val="24"/>
        </w:rPr>
        <w:t>10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По вопросам, указанным в</w:t>
      </w:r>
      <w:r>
        <w:rPr>
          <w:rFonts w:ascii="Times New Roman" w:hAnsi="Times New Roman" w:cs="Times New Roman"/>
          <w:sz w:val="24"/>
          <w:szCs w:val="24"/>
        </w:rPr>
        <w:t xml:space="preserve"> </w:t>
      </w:r>
      <w:hyperlink r:id="rId9" w:anchor="dst100185" w:history="1">
        <w:r w:rsidR="00741629" w:rsidRPr="00741629">
          <w:rPr>
            <w:rStyle w:val="a6"/>
            <w:rFonts w:ascii="Times New Roman" w:hAnsi="Times New Roman" w:cs="Times New Roman"/>
            <w:color w:val="auto"/>
            <w:sz w:val="24"/>
            <w:szCs w:val="24"/>
            <w:u w:val="none"/>
          </w:rPr>
          <w:t>п</w:t>
        </w:r>
        <w:r w:rsidR="00342AE8">
          <w:rPr>
            <w:rStyle w:val="a6"/>
            <w:rFonts w:ascii="Times New Roman" w:hAnsi="Times New Roman" w:cs="Times New Roman"/>
            <w:color w:val="auto"/>
            <w:sz w:val="24"/>
            <w:szCs w:val="24"/>
            <w:u w:val="none"/>
          </w:rPr>
          <w:t>одпу</w:t>
        </w:r>
        <w:r w:rsidR="00741629" w:rsidRPr="00741629">
          <w:rPr>
            <w:rStyle w:val="a6"/>
            <w:rFonts w:ascii="Times New Roman" w:hAnsi="Times New Roman" w:cs="Times New Roman"/>
            <w:color w:val="auto"/>
            <w:sz w:val="24"/>
            <w:szCs w:val="24"/>
            <w:u w:val="none"/>
          </w:rPr>
          <w:t xml:space="preserve">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0"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1" w:anchor="dst100194" w:history="1">
        <w:r w:rsidR="00741629"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hyperlink r:id="rId12" w:anchor="dst100201" w:history="1">
        <w:r w:rsidR="00741629"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4" w:anchor="dst100207" w:history="1">
        <w:r w:rsidR="00741629"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принимаются квалифицированным большинством не менее двух третей голосов от общего числа присутствующих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2DF4E30" w14:textId="43825708" w:rsidR="00741629" w:rsidRPr="00741629" w:rsidRDefault="001E6AC1" w:rsidP="00741629">
      <w:pPr>
        <w:spacing w:after="0"/>
        <w:jc w:val="both"/>
        <w:rPr>
          <w:rFonts w:ascii="Times New Roman" w:hAnsi="Times New Roman" w:cs="Times New Roman"/>
          <w:sz w:val="24"/>
          <w:szCs w:val="24"/>
        </w:rPr>
      </w:pPr>
      <w:bookmarkStart w:id="115" w:name="dst100209"/>
      <w:bookmarkEnd w:id="115"/>
      <w:r>
        <w:rPr>
          <w:rFonts w:ascii="Times New Roman" w:hAnsi="Times New Roman" w:cs="Times New Roman"/>
          <w:sz w:val="24"/>
          <w:szCs w:val="24"/>
        </w:rPr>
        <w:t>8.1</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По вопросам, указанным в</w:t>
      </w:r>
      <w:r>
        <w:rPr>
          <w:rFonts w:ascii="Times New Roman" w:hAnsi="Times New Roman" w:cs="Times New Roman"/>
          <w:sz w:val="24"/>
          <w:szCs w:val="24"/>
        </w:rPr>
        <w:t xml:space="preserve"> </w:t>
      </w:r>
      <w:hyperlink r:id="rId15" w:anchor="dst100188" w:history="1">
        <w:r w:rsidR="00741629" w:rsidRPr="00741629">
          <w:rPr>
            <w:rStyle w:val="a6"/>
            <w:rFonts w:ascii="Times New Roman" w:hAnsi="Times New Roman" w:cs="Times New Roman"/>
            <w:color w:val="auto"/>
            <w:sz w:val="24"/>
            <w:szCs w:val="24"/>
            <w:u w:val="none"/>
          </w:rPr>
          <w:t>п</w:t>
        </w:r>
        <w:r w:rsidR="00342AE8">
          <w:rPr>
            <w:rStyle w:val="a6"/>
            <w:rFonts w:ascii="Times New Roman" w:hAnsi="Times New Roman" w:cs="Times New Roman"/>
            <w:color w:val="auto"/>
            <w:sz w:val="24"/>
            <w:szCs w:val="24"/>
            <w:u w:val="none"/>
          </w:rPr>
          <w:t>одп</w:t>
        </w:r>
        <w:r w:rsidR="00741629" w:rsidRPr="00741629">
          <w:rPr>
            <w:rStyle w:val="a6"/>
            <w:rFonts w:ascii="Times New Roman" w:hAnsi="Times New Roman" w:cs="Times New Roman"/>
            <w:color w:val="auto"/>
            <w:sz w:val="24"/>
            <w:szCs w:val="24"/>
            <w:u w:val="none"/>
          </w:rPr>
          <w:t xml:space="preserve">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6"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7"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8"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принимаются с учетом результатов голосования лиц</w:t>
      </w:r>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B5AD8">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 xml:space="preserve">, проголосовавших по указанным вопросам в порядке, установленном настоящим </w:t>
      </w:r>
      <w:r>
        <w:rPr>
          <w:rFonts w:ascii="Times New Roman" w:hAnsi="Times New Roman" w:cs="Times New Roman"/>
          <w:sz w:val="24"/>
          <w:szCs w:val="24"/>
        </w:rPr>
        <w:t>Уставом</w:t>
      </w:r>
      <w:r w:rsidR="00741629" w:rsidRPr="00741629">
        <w:rPr>
          <w:rFonts w:ascii="Times New Roman" w:hAnsi="Times New Roman" w:cs="Times New Roman"/>
          <w:sz w:val="24"/>
          <w:szCs w:val="24"/>
        </w:rPr>
        <w:t>.</w:t>
      </w:r>
    </w:p>
    <w:p w14:paraId="7BC77DD2" w14:textId="37F473CB" w:rsidR="00741629" w:rsidRPr="00741629" w:rsidRDefault="001E6AC1" w:rsidP="00741629">
      <w:pPr>
        <w:spacing w:after="0"/>
        <w:jc w:val="both"/>
        <w:rPr>
          <w:rFonts w:ascii="Times New Roman" w:hAnsi="Times New Roman" w:cs="Times New Roman"/>
          <w:sz w:val="24"/>
          <w:szCs w:val="24"/>
        </w:rPr>
      </w:pPr>
      <w:bookmarkStart w:id="116" w:name="dst100210"/>
      <w:bookmarkEnd w:id="116"/>
      <w:r>
        <w:rPr>
          <w:rFonts w:ascii="Times New Roman" w:hAnsi="Times New Roman" w:cs="Times New Roman"/>
          <w:sz w:val="24"/>
          <w:szCs w:val="24"/>
        </w:rPr>
        <w:t>8.1</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По иным вопросам, указанным в</w:t>
      </w:r>
      <w:r w:rsidR="00342AE8">
        <w:rPr>
          <w:rFonts w:ascii="Times New Roman" w:hAnsi="Times New Roman" w:cs="Times New Roman"/>
          <w:sz w:val="24"/>
          <w:szCs w:val="24"/>
        </w:rPr>
        <w:t xml:space="preserve"> пункте 8.8. настоящего 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принимаются большинством голосов от общего числа присутствующих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38BEFBC1" w14:textId="77777777" w:rsidR="0079585E" w:rsidRPr="0079585E" w:rsidRDefault="00342AE8" w:rsidP="0079585E">
      <w:pPr>
        <w:spacing w:after="0"/>
        <w:jc w:val="both"/>
        <w:rPr>
          <w:rFonts w:ascii="Times New Roman" w:hAnsi="Times New Roman" w:cs="Times New Roman"/>
          <w:sz w:val="24"/>
          <w:szCs w:val="24"/>
        </w:rPr>
      </w:pPr>
      <w:bookmarkStart w:id="117" w:name="dst100211"/>
      <w:bookmarkEnd w:id="117"/>
      <w:r>
        <w:rPr>
          <w:rFonts w:ascii="Times New Roman" w:hAnsi="Times New Roman" w:cs="Times New Roman"/>
          <w:sz w:val="24"/>
          <w:szCs w:val="24"/>
        </w:rPr>
        <w:t>8.1</w:t>
      </w:r>
      <w:r w:rsidR="007A7D23">
        <w:rPr>
          <w:rFonts w:ascii="Times New Roman" w:hAnsi="Times New Roman" w:cs="Times New Roman"/>
          <w:sz w:val="24"/>
          <w:szCs w:val="24"/>
        </w:rPr>
        <w:t>3</w:t>
      </w:r>
      <w:r w:rsidR="00741629" w:rsidRPr="00741629">
        <w:rPr>
          <w:rFonts w:ascii="Times New Roman" w:hAnsi="Times New Roman" w:cs="Times New Roman"/>
          <w:sz w:val="24"/>
          <w:szCs w:val="24"/>
        </w:rPr>
        <w:t xml:space="preserve">.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может быть очередным или внеочередным.</w:t>
      </w:r>
      <w:r w:rsidR="0079585E">
        <w:rPr>
          <w:rFonts w:ascii="Times New Roman" w:hAnsi="Times New Roman" w:cs="Times New Roman"/>
          <w:sz w:val="24"/>
          <w:szCs w:val="24"/>
        </w:rPr>
        <w:t xml:space="preserve"> </w:t>
      </w:r>
      <w:proofErr w:type="gramStart"/>
      <w:r w:rsidR="0079585E" w:rsidRPr="0079585E">
        <w:rPr>
          <w:rFonts w:ascii="Times New Roman" w:hAnsi="Times New Roman" w:cs="Times New Roman"/>
          <w:sz w:val="24"/>
          <w:szCs w:val="24"/>
        </w:rPr>
        <w:t>Годовое общее собрание членов Товарищества</w:t>
      </w:r>
      <w:proofErr w:type="gramEnd"/>
      <w:r w:rsidR="0079585E" w:rsidRPr="0079585E">
        <w:rPr>
          <w:rFonts w:ascii="Times New Roman" w:hAnsi="Times New Roman" w:cs="Times New Roman"/>
          <w:sz w:val="24"/>
          <w:szCs w:val="24"/>
        </w:rPr>
        <w:t xml:space="preserve"> созываемое после окончания финансового года считается очередным. Общие собрания, проводимые помимо годового общего собрания, считаются внеочередными</w:t>
      </w:r>
    </w:p>
    <w:p w14:paraId="2F32E131" w14:textId="655F341A" w:rsidR="00741629" w:rsidRPr="00741629" w:rsidRDefault="0079585E" w:rsidP="0074162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4DF5F109" w14:textId="552B1971" w:rsidR="00741629" w:rsidRPr="00741629" w:rsidRDefault="00342AE8" w:rsidP="00741629">
      <w:pPr>
        <w:spacing w:after="0"/>
        <w:jc w:val="both"/>
        <w:rPr>
          <w:rFonts w:ascii="Times New Roman" w:hAnsi="Times New Roman" w:cs="Times New Roman"/>
          <w:sz w:val="24"/>
          <w:szCs w:val="24"/>
        </w:rPr>
      </w:pPr>
      <w:bookmarkStart w:id="118" w:name="dst100212"/>
      <w:bookmarkEnd w:id="118"/>
      <w:r>
        <w:rPr>
          <w:rFonts w:ascii="Times New Roman" w:hAnsi="Times New Roman" w:cs="Times New Roman"/>
          <w:sz w:val="24"/>
          <w:szCs w:val="24"/>
        </w:rPr>
        <w:t>8.1</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xml:space="preserve">. Очередное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созывается правлением товарищества по мере необходимости, но не реже чем один раз в год.</w:t>
      </w:r>
    </w:p>
    <w:p w14:paraId="6F2CD71C" w14:textId="388EDEE8" w:rsidR="00741629" w:rsidRPr="00741629" w:rsidRDefault="00342AE8" w:rsidP="00741629">
      <w:pPr>
        <w:spacing w:after="0"/>
        <w:jc w:val="both"/>
        <w:rPr>
          <w:rFonts w:ascii="Times New Roman" w:hAnsi="Times New Roman" w:cs="Times New Roman"/>
          <w:sz w:val="24"/>
          <w:szCs w:val="24"/>
        </w:rPr>
      </w:pPr>
      <w:bookmarkStart w:id="119" w:name="dst100213"/>
      <w:bookmarkEnd w:id="119"/>
      <w:r>
        <w:rPr>
          <w:rFonts w:ascii="Times New Roman" w:hAnsi="Times New Roman" w:cs="Times New Roman"/>
          <w:sz w:val="24"/>
          <w:szCs w:val="24"/>
        </w:rPr>
        <w:t>8.1</w:t>
      </w:r>
      <w:r w:rsidR="007A7D23">
        <w:rPr>
          <w:rFonts w:ascii="Times New Roman" w:hAnsi="Times New Roman" w:cs="Times New Roman"/>
          <w:sz w:val="24"/>
          <w:szCs w:val="24"/>
        </w:rPr>
        <w:t>5</w:t>
      </w:r>
      <w:r w:rsidR="00741629" w:rsidRPr="00741629">
        <w:rPr>
          <w:rFonts w:ascii="Times New Roman" w:hAnsi="Times New Roman" w:cs="Times New Roman"/>
          <w:sz w:val="24"/>
          <w:szCs w:val="24"/>
        </w:rPr>
        <w:t xml:space="preserve">. Внеочередное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должно проводиться по требованию:</w:t>
      </w:r>
    </w:p>
    <w:p w14:paraId="26453C24" w14:textId="0E158B45" w:rsidR="00741629" w:rsidRPr="00741629" w:rsidRDefault="00342AE8" w:rsidP="00741629">
      <w:pPr>
        <w:spacing w:after="0"/>
        <w:jc w:val="both"/>
        <w:rPr>
          <w:rFonts w:ascii="Times New Roman" w:hAnsi="Times New Roman" w:cs="Times New Roman"/>
          <w:sz w:val="24"/>
          <w:szCs w:val="24"/>
        </w:rPr>
      </w:pPr>
      <w:bookmarkStart w:id="120" w:name="dst100214"/>
      <w:bookmarkEnd w:id="120"/>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правления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49210B5E" w14:textId="089F7585" w:rsidR="00741629" w:rsidRPr="00741629" w:rsidRDefault="00342AE8" w:rsidP="00741629">
      <w:pPr>
        <w:spacing w:after="0"/>
        <w:jc w:val="both"/>
        <w:rPr>
          <w:rFonts w:ascii="Times New Roman" w:hAnsi="Times New Roman" w:cs="Times New Roman"/>
          <w:sz w:val="24"/>
          <w:szCs w:val="24"/>
        </w:rPr>
      </w:pPr>
      <w:bookmarkStart w:id="121" w:name="dst100215"/>
      <w:bookmarkEnd w:id="121"/>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ревизионной комиссии (ревизора);</w:t>
      </w:r>
    </w:p>
    <w:p w14:paraId="13BDEA45" w14:textId="151E32D7" w:rsidR="00741629" w:rsidRPr="00741629" w:rsidRDefault="00342AE8" w:rsidP="00741629">
      <w:pPr>
        <w:spacing w:after="0"/>
        <w:jc w:val="both"/>
        <w:rPr>
          <w:rFonts w:ascii="Times New Roman" w:hAnsi="Times New Roman" w:cs="Times New Roman"/>
          <w:sz w:val="24"/>
          <w:szCs w:val="24"/>
        </w:rPr>
      </w:pPr>
      <w:bookmarkStart w:id="122" w:name="dst100216"/>
      <w:bookmarkEnd w:id="122"/>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количестве более чем одна пятая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7D119BA" w14:textId="51971694" w:rsidR="00741629" w:rsidRPr="00741629" w:rsidRDefault="00741629" w:rsidP="00741629">
      <w:pPr>
        <w:spacing w:after="0"/>
        <w:jc w:val="both"/>
        <w:rPr>
          <w:rFonts w:ascii="Times New Roman" w:hAnsi="Times New Roman" w:cs="Times New Roman"/>
          <w:sz w:val="24"/>
          <w:szCs w:val="24"/>
        </w:rPr>
      </w:pPr>
      <w:bookmarkStart w:id="123" w:name="dst100217"/>
      <w:bookmarkEnd w:id="123"/>
      <w:r w:rsidRPr="00741629">
        <w:rPr>
          <w:rFonts w:ascii="Times New Roman" w:hAnsi="Times New Roman" w:cs="Times New Roman"/>
          <w:sz w:val="24"/>
          <w:szCs w:val="24"/>
        </w:rPr>
        <w:t>8</w:t>
      </w:r>
      <w:r w:rsidR="00342AE8">
        <w:rPr>
          <w:rFonts w:ascii="Times New Roman" w:hAnsi="Times New Roman" w:cs="Times New Roman"/>
          <w:sz w:val="24"/>
          <w:szCs w:val="24"/>
        </w:rPr>
        <w:t>.1</w:t>
      </w:r>
      <w:r w:rsidR="007A7D23">
        <w:rPr>
          <w:rFonts w:ascii="Times New Roman" w:hAnsi="Times New Roman" w:cs="Times New Roman"/>
          <w:sz w:val="24"/>
          <w:szCs w:val="24"/>
        </w:rPr>
        <w:t>6</w:t>
      </w:r>
      <w:r w:rsidRPr="00741629">
        <w:rPr>
          <w:rFonts w:ascii="Times New Roman" w:hAnsi="Times New Roman" w:cs="Times New Roman"/>
          <w:sz w:val="24"/>
          <w:szCs w:val="24"/>
        </w:rPr>
        <w:t xml:space="preserve">. Внеочередное общее собрание членов </w:t>
      </w:r>
      <w:r w:rsidR="009B5AD8">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может быть проведено также по требованию органа местного самоуправления по месту нахождения территории </w:t>
      </w:r>
      <w:r w:rsidR="009B5AD8">
        <w:rPr>
          <w:rFonts w:ascii="Times New Roman" w:hAnsi="Times New Roman" w:cs="Times New Roman"/>
          <w:sz w:val="24"/>
          <w:szCs w:val="24"/>
        </w:rPr>
        <w:t>Т</w:t>
      </w:r>
      <w:r w:rsidR="00342AE8">
        <w:rPr>
          <w:rFonts w:ascii="Times New Roman" w:hAnsi="Times New Roman" w:cs="Times New Roman"/>
          <w:sz w:val="24"/>
          <w:szCs w:val="24"/>
        </w:rPr>
        <w:t>оварищества</w:t>
      </w:r>
      <w:r w:rsidRPr="00741629">
        <w:rPr>
          <w:rFonts w:ascii="Times New Roman" w:hAnsi="Times New Roman" w:cs="Times New Roman"/>
          <w:sz w:val="24"/>
          <w:szCs w:val="24"/>
        </w:rPr>
        <w:t>.</w:t>
      </w:r>
    </w:p>
    <w:p w14:paraId="2BD4EB68" w14:textId="40707715" w:rsidR="00741629" w:rsidRPr="00741629" w:rsidRDefault="00342AE8" w:rsidP="00741629">
      <w:pPr>
        <w:spacing w:after="0"/>
        <w:jc w:val="both"/>
        <w:rPr>
          <w:rFonts w:ascii="Times New Roman" w:hAnsi="Times New Roman" w:cs="Times New Roman"/>
          <w:sz w:val="24"/>
          <w:szCs w:val="24"/>
        </w:rPr>
      </w:pPr>
      <w:bookmarkStart w:id="124" w:name="dst100218"/>
      <w:bookmarkEnd w:id="124"/>
      <w:r>
        <w:rPr>
          <w:rFonts w:ascii="Times New Roman" w:hAnsi="Times New Roman" w:cs="Times New Roman"/>
          <w:sz w:val="24"/>
          <w:szCs w:val="24"/>
        </w:rPr>
        <w:t>8.1</w:t>
      </w:r>
      <w:r w:rsidR="007A7D23">
        <w:rPr>
          <w:rFonts w:ascii="Times New Roman" w:hAnsi="Times New Roman" w:cs="Times New Roman"/>
          <w:sz w:val="24"/>
          <w:szCs w:val="24"/>
        </w:rPr>
        <w:t>7</w:t>
      </w:r>
      <w:r w:rsidR="00741629" w:rsidRPr="00741629">
        <w:rPr>
          <w:rFonts w:ascii="Times New Roman" w:hAnsi="Times New Roman" w:cs="Times New Roman"/>
          <w:sz w:val="24"/>
          <w:szCs w:val="24"/>
        </w:rPr>
        <w:t>. В случаях, предусмотренных</w:t>
      </w:r>
      <w:r>
        <w:rPr>
          <w:rFonts w:ascii="Times New Roman" w:hAnsi="Times New Roman" w:cs="Times New Roman"/>
          <w:sz w:val="24"/>
          <w:szCs w:val="24"/>
        </w:rPr>
        <w:t xml:space="preserve"> под</w:t>
      </w:r>
      <w:hyperlink r:id="rId19" w:anchor="dst100215" w:history="1">
        <w:r w:rsidR="00741629" w:rsidRPr="00741629">
          <w:rPr>
            <w:rStyle w:val="a6"/>
            <w:rFonts w:ascii="Times New Roman" w:hAnsi="Times New Roman" w:cs="Times New Roman"/>
            <w:color w:val="auto"/>
            <w:sz w:val="24"/>
            <w:szCs w:val="24"/>
            <w:u w:val="none"/>
          </w:rPr>
          <w:t xml:space="preserve">пунктами </w:t>
        </w:r>
      </w:hyperlink>
      <w:hyperlink r:id="rId20" w:anchor="dst100216" w:history="1">
        <w:r>
          <w:rPr>
            <w:rStyle w:val="a6"/>
            <w:rFonts w:ascii="Times New Roman" w:hAnsi="Times New Roman" w:cs="Times New Roman"/>
            <w:color w:val="auto"/>
            <w:sz w:val="24"/>
            <w:szCs w:val="24"/>
            <w:u w:val="none"/>
          </w:rPr>
          <w:t>8.1</w:t>
        </w:r>
        <w:r w:rsidR="007A7D23">
          <w:rPr>
            <w:rStyle w:val="a6"/>
            <w:rFonts w:ascii="Times New Roman" w:hAnsi="Times New Roman" w:cs="Times New Roman"/>
            <w:color w:val="auto"/>
            <w:sz w:val="24"/>
            <w:szCs w:val="24"/>
            <w:u w:val="none"/>
          </w:rPr>
          <w:t>5</w:t>
        </w:r>
        <w:r>
          <w:rPr>
            <w:rStyle w:val="a6"/>
            <w:rFonts w:ascii="Times New Roman" w:hAnsi="Times New Roman" w:cs="Times New Roman"/>
            <w:color w:val="auto"/>
            <w:sz w:val="24"/>
            <w:szCs w:val="24"/>
            <w:u w:val="none"/>
          </w:rPr>
          <w:t>.2., 8.1</w:t>
        </w:r>
        <w:r w:rsidR="007A7D23">
          <w:rPr>
            <w:rStyle w:val="a6"/>
            <w:rFonts w:ascii="Times New Roman" w:hAnsi="Times New Roman" w:cs="Times New Roman"/>
            <w:color w:val="auto"/>
            <w:sz w:val="24"/>
            <w:szCs w:val="24"/>
            <w:u w:val="none"/>
          </w:rPr>
          <w:t>5</w:t>
        </w:r>
        <w:r>
          <w:rPr>
            <w:rStyle w:val="a6"/>
            <w:rFonts w:ascii="Times New Roman" w:hAnsi="Times New Roman" w:cs="Times New Roman"/>
            <w:color w:val="auto"/>
            <w:sz w:val="24"/>
            <w:szCs w:val="24"/>
            <w:u w:val="none"/>
          </w:rPr>
          <w:t>.3. и пунктом 8.1</w:t>
        </w:r>
        <w:r w:rsidR="007A7D23">
          <w:rPr>
            <w:rStyle w:val="a6"/>
            <w:rFonts w:ascii="Times New Roman" w:hAnsi="Times New Roman" w:cs="Times New Roman"/>
            <w:color w:val="auto"/>
            <w:sz w:val="24"/>
            <w:szCs w:val="24"/>
            <w:u w:val="none"/>
          </w:rPr>
          <w:t>6</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требование о проведении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вручается лично председателю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либо направляется заказным письмом с уведомлением о вручении председателю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или в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по месту нахождения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2257D1EB" w14:textId="58D5601B" w:rsidR="00741629" w:rsidRPr="00741629" w:rsidRDefault="00342AE8" w:rsidP="00741629">
      <w:pPr>
        <w:spacing w:after="0"/>
        <w:jc w:val="both"/>
        <w:rPr>
          <w:rFonts w:ascii="Times New Roman" w:hAnsi="Times New Roman" w:cs="Times New Roman"/>
          <w:sz w:val="24"/>
          <w:szCs w:val="24"/>
        </w:rPr>
      </w:pPr>
      <w:bookmarkStart w:id="125" w:name="dst100219"/>
      <w:bookmarkEnd w:id="125"/>
      <w:r>
        <w:rPr>
          <w:rFonts w:ascii="Times New Roman" w:hAnsi="Times New Roman" w:cs="Times New Roman"/>
          <w:sz w:val="24"/>
          <w:szCs w:val="24"/>
        </w:rPr>
        <w:t>8.1</w:t>
      </w:r>
      <w:r w:rsidR="007A7D23">
        <w:rPr>
          <w:rFonts w:ascii="Times New Roman" w:hAnsi="Times New Roman" w:cs="Times New Roman"/>
          <w:sz w:val="24"/>
          <w:szCs w:val="24"/>
        </w:rPr>
        <w:t>8</w:t>
      </w:r>
      <w:r w:rsidR="00741629" w:rsidRPr="00741629">
        <w:rPr>
          <w:rFonts w:ascii="Times New Roman" w:hAnsi="Times New Roman" w:cs="Times New Roman"/>
          <w:sz w:val="24"/>
          <w:szCs w:val="24"/>
        </w:rPr>
        <w:t xml:space="preserve">. Требование о проведении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w:t>
      </w:r>
      <w:r w:rsidR="0079585E">
        <w:rPr>
          <w:rFonts w:ascii="Times New Roman" w:hAnsi="Times New Roman" w:cs="Times New Roman"/>
          <w:sz w:val="24"/>
          <w:szCs w:val="24"/>
        </w:rPr>
        <w:t xml:space="preserve">                                                                             </w:t>
      </w:r>
      <w:r w:rsidR="00741629" w:rsidRPr="00741629">
        <w:rPr>
          <w:rFonts w:ascii="Times New Roman" w:hAnsi="Times New Roman" w:cs="Times New Roman"/>
          <w:sz w:val="24"/>
          <w:szCs w:val="24"/>
        </w:rPr>
        <w:t xml:space="preserve">должно содержать перечень вопросов, подлежащих включению в повестку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а также может содержать предлагаемые решения по каждому из них.</w:t>
      </w:r>
    </w:p>
    <w:p w14:paraId="1E1CF5BF" w14:textId="6A9565BE" w:rsidR="00741629" w:rsidRPr="00741629" w:rsidRDefault="00342AE8" w:rsidP="00741629">
      <w:pPr>
        <w:spacing w:after="0"/>
        <w:jc w:val="both"/>
        <w:rPr>
          <w:rFonts w:ascii="Times New Roman" w:hAnsi="Times New Roman" w:cs="Times New Roman"/>
          <w:sz w:val="24"/>
          <w:szCs w:val="24"/>
        </w:rPr>
      </w:pPr>
      <w:bookmarkStart w:id="126" w:name="dst100220"/>
      <w:bookmarkEnd w:id="126"/>
      <w:r>
        <w:rPr>
          <w:rFonts w:ascii="Times New Roman" w:hAnsi="Times New Roman" w:cs="Times New Roman"/>
          <w:sz w:val="24"/>
          <w:szCs w:val="24"/>
        </w:rPr>
        <w:t>8.</w:t>
      </w:r>
      <w:r w:rsidR="00741629" w:rsidRPr="00741629">
        <w:rPr>
          <w:rFonts w:ascii="Times New Roman" w:hAnsi="Times New Roman" w:cs="Times New Roman"/>
          <w:sz w:val="24"/>
          <w:szCs w:val="24"/>
        </w:rPr>
        <w:t>1</w:t>
      </w:r>
      <w:r w:rsidR="007A7D23">
        <w:rPr>
          <w:rFonts w:ascii="Times New Roman" w:hAnsi="Times New Roman" w:cs="Times New Roman"/>
          <w:sz w:val="24"/>
          <w:szCs w:val="24"/>
        </w:rPr>
        <w:t>9</w:t>
      </w:r>
      <w:r w:rsidR="00741629" w:rsidRPr="00741629">
        <w:rPr>
          <w:rFonts w:ascii="Times New Roman" w:hAnsi="Times New Roman" w:cs="Times New Roman"/>
          <w:sz w:val="24"/>
          <w:szCs w:val="24"/>
        </w:rPr>
        <w:t xml:space="preserve">.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не позднее тридцати дней со дня получения требования, указанного в</w:t>
      </w:r>
      <w:r>
        <w:rPr>
          <w:rFonts w:ascii="Times New Roman" w:hAnsi="Times New Roman" w:cs="Times New Roman"/>
          <w:sz w:val="24"/>
          <w:szCs w:val="24"/>
        </w:rPr>
        <w:t xml:space="preserve"> пунктах 8.1</w:t>
      </w:r>
      <w:r w:rsidR="00062005">
        <w:rPr>
          <w:rFonts w:ascii="Times New Roman" w:hAnsi="Times New Roman" w:cs="Times New Roman"/>
          <w:sz w:val="24"/>
          <w:szCs w:val="24"/>
        </w:rPr>
        <w:t>5</w:t>
      </w:r>
      <w:r>
        <w:rPr>
          <w:rFonts w:ascii="Times New Roman" w:hAnsi="Times New Roman" w:cs="Times New Roman"/>
          <w:sz w:val="24"/>
          <w:szCs w:val="24"/>
        </w:rPr>
        <w:t>. и 8.1</w:t>
      </w:r>
      <w:r w:rsidR="00062005">
        <w:rPr>
          <w:rFonts w:ascii="Times New Roman" w:hAnsi="Times New Roman" w:cs="Times New Roman"/>
          <w:sz w:val="24"/>
          <w:szCs w:val="24"/>
        </w:rPr>
        <w:t>6</w:t>
      </w:r>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обязано обеспечить проведение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580C5DE7" w14:textId="53E8A96D" w:rsidR="00741629" w:rsidRPr="00741629" w:rsidRDefault="00342AE8" w:rsidP="00741629">
      <w:pPr>
        <w:spacing w:after="0"/>
        <w:jc w:val="both"/>
        <w:rPr>
          <w:rFonts w:ascii="Times New Roman" w:hAnsi="Times New Roman" w:cs="Times New Roman"/>
          <w:sz w:val="24"/>
          <w:szCs w:val="24"/>
        </w:rPr>
      </w:pPr>
      <w:bookmarkStart w:id="127" w:name="dst100221"/>
      <w:bookmarkEnd w:id="127"/>
      <w:r>
        <w:rPr>
          <w:rFonts w:ascii="Times New Roman" w:hAnsi="Times New Roman" w:cs="Times New Roman"/>
          <w:sz w:val="24"/>
          <w:szCs w:val="24"/>
        </w:rPr>
        <w:t>8.</w:t>
      </w:r>
      <w:r w:rsidR="007A7D23">
        <w:rPr>
          <w:rFonts w:ascii="Times New Roman" w:hAnsi="Times New Roman" w:cs="Times New Roman"/>
          <w:sz w:val="24"/>
          <w:szCs w:val="24"/>
        </w:rPr>
        <w:t>20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В случае нарушения правлением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срока и порядка проведения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установленного</w:t>
      </w:r>
      <w:r w:rsidR="00500E0F">
        <w:rPr>
          <w:rFonts w:ascii="Times New Roman" w:hAnsi="Times New Roman" w:cs="Times New Roman"/>
          <w:sz w:val="24"/>
          <w:szCs w:val="24"/>
        </w:rPr>
        <w:t xml:space="preserve"> в пункте 8.19</w:t>
      </w:r>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ревизионная комиссия (ревизор), члены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орган местного самоуправления, требующие проведения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вправе самостоятельно обеспечить проведение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при условии соблюдения положений</w:t>
      </w:r>
      <w:r w:rsidR="00500E0F">
        <w:rPr>
          <w:rFonts w:ascii="Times New Roman" w:hAnsi="Times New Roman" w:cs="Times New Roman"/>
          <w:sz w:val="24"/>
          <w:szCs w:val="24"/>
        </w:rPr>
        <w:t xml:space="preserve"> пунктов 8.21. – 8.26</w:t>
      </w:r>
      <w:r w:rsidR="0038248D">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sidR="0038248D">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sidR="0038248D">
        <w:rPr>
          <w:rFonts w:ascii="Times New Roman" w:hAnsi="Times New Roman" w:cs="Times New Roman"/>
          <w:sz w:val="24"/>
          <w:szCs w:val="24"/>
        </w:rPr>
        <w:t>Устава</w:t>
      </w:r>
      <w:r w:rsidR="00741629" w:rsidRPr="00741629">
        <w:rPr>
          <w:rFonts w:ascii="Times New Roman" w:hAnsi="Times New Roman" w:cs="Times New Roman"/>
          <w:sz w:val="24"/>
          <w:szCs w:val="24"/>
        </w:rPr>
        <w:t>.</w:t>
      </w:r>
    </w:p>
    <w:p w14:paraId="6D7B45A0" w14:textId="37A36E45" w:rsidR="00741629" w:rsidRPr="00741629" w:rsidRDefault="0038248D" w:rsidP="00741629">
      <w:pPr>
        <w:spacing w:after="0"/>
        <w:jc w:val="both"/>
        <w:rPr>
          <w:rFonts w:ascii="Times New Roman" w:hAnsi="Times New Roman" w:cs="Times New Roman"/>
          <w:sz w:val="24"/>
          <w:szCs w:val="24"/>
        </w:rPr>
      </w:pPr>
      <w:bookmarkStart w:id="128" w:name="dst100222"/>
      <w:bookmarkEnd w:id="128"/>
      <w:r>
        <w:rPr>
          <w:rFonts w:ascii="Times New Roman" w:hAnsi="Times New Roman" w:cs="Times New Roman"/>
          <w:sz w:val="24"/>
          <w:szCs w:val="24"/>
        </w:rPr>
        <w:t>8.2</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xml:space="preserve">. Уведомление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не менее чем за две недели до дня его проведения:</w:t>
      </w:r>
    </w:p>
    <w:p w14:paraId="2D2AFBBE" w14:textId="4A18C86C" w:rsidR="00741629" w:rsidRPr="00741629" w:rsidRDefault="0038248D" w:rsidP="00741629">
      <w:pPr>
        <w:spacing w:after="0"/>
        <w:jc w:val="both"/>
        <w:rPr>
          <w:rFonts w:ascii="Times New Roman" w:hAnsi="Times New Roman" w:cs="Times New Roman"/>
          <w:sz w:val="24"/>
          <w:szCs w:val="24"/>
        </w:rPr>
      </w:pPr>
      <w:bookmarkStart w:id="129" w:name="dst100223"/>
      <w:bookmarkEnd w:id="129"/>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направляется по адресам, указанным в реестре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(при наличии электронного адреса уведомление направляется только в форме электронного сообщения);</w:t>
      </w:r>
    </w:p>
    <w:p w14:paraId="65088229" w14:textId="76ACE4F3" w:rsidR="00741629" w:rsidRPr="00741629" w:rsidRDefault="0038248D" w:rsidP="00741629">
      <w:pPr>
        <w:spacing w:after="0"/>
        <w:jc w:val="both"/>
        <w:rPr>
          <w:rFonts w:ascii="Times New Roman" w:hAnsi="Times New Roman" w:cs="Times New Roman"/>
          <w:sz w:val="24"/>
          <w:szCs w:val="24"/>
        </w:rPr>
      </w:pPr>
      <w:bookmarkStart w:id="130" w:name="dst100224"/>
      <w:bookmarkEnd w:id="130"/>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размещается на сайте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 информационно-телекоммуникационной сети "Интернет" (при его наличии);</w:t>
      </w:r>
    </w:p>
    <w:p w14:paraId="29A25F8E" w14:textId="77777777" w:rsidR="00A2478A" w:rsidRPr="00A2478A" w:rsidRDefault="0038248D" w:rsidP="00A2478A">
      <w:pPr>
        <w:spacing w:after="0"/>
        <w:jc w:val="both"/>
        <w:rPr>
          <w:rFonts w:ascii="Times New Roman" w:hAnsi="Times New Roman" w:cs="Times New Roman"/>
          <w:sz w:val="24"/>
          <w:szCs w:val="24"/>
        </w:rPr>
      </w:pPr>
      <w:bookmarkStart w:id="131" w:name="dst100225"/>
      <w:bookmarkEnd w:id="131"/>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размещается на информационном щите, расположенном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00A2478A">
        <w:rPr>
          <w:rFonts w:ascii="Times New Roman" w:hAnsi="Times New Roman" w:cs="Times New Roman"/>
          <w:sz w:val="24"/>
          <w:szCs w:val="24"/>
        </w:rPr>
        <w:t xml:space="preserve"> </w:t>
      </w:r>
      <w:r w:rsidR="00A2478A" w:rsidRPr="00A2478A">
        <w:rPr>
          <w:rFonts w:ascii="Times New Roman" w:hAnsi="Times New Roman" w:cs="Times New Roman"/>
          <w:sz w:val="24"/>
          <w:szCs w:val="24"/>
        </w:rPr>
        <w:t>в общедоступном месте.</w:t>
      </w:r>
    </w:p>
    <w:p w14:paraId="5538A639" w14:textId="77777777" w:rsidR="00A2478A" w:rsidRPr="00A2478A" w:rsidRDefault="00A2478A" w:rsidP="00A2478A">
      <w:pPr>
        <w:spacing w:after="0"/>
        <w:jc w:val="both"/>
        <w:rPr>
          <w:rFonts w:ascii="Times New Roman" w:hAnsi="Times New Roman" w:cs="Times New Roman"/>
          <w:sz w:val="24"/>
          <w:szCs w:val="24"/>
        </w:rPr>
      </w:pPr>
      <w:r w:rsidRPr="00A2478A">
        <w:rPr>
          <w:rFonts w:ascii="Times New Roman" w:hAnsi="Times New Roman" w:cs="Times New Roman"/>
          <w:sz w:val="24"/>
          <w:szCs w:val="24"/>
        </w:rPr>
        <w:t>8.21.4. направляется телефонограммой и (или) SMS-сообщением, телеграммой либо с использованием иных средств связи и доставки, обеспечивающих фиксирование получения адресатом указанного уведомления, или текст уведомления вручается члену товарищества или доверенному лицу лично на руки (с отбиранием подписи о получении).</w:t>
      </w:r>
    </w:p>
    <w:p w14:paraId="794DB82A" w14:textId="77777777" w:rsidR="00A2478A" w:rsidRPr="00A2478A" w:rsidRDefault="00A2478A" w:rsidP="00A2478A">
      <w:pPr>
        <w:spacing w:after="0"/>
        <w:jc w:val="both"/>
        <w:rPr>
          <w:rFonts w:ascii="Times New Roman" w:hAnsi="Times New Roman" w:cs="Times New Roman"/>
          <w:sz w:val="24"/>
          <w:szCs w:val="24"/>
        </w:rPr>
      </w:pPr>
      <w:r w:rsidRPr="00A2478A">
        <w:rPr>
          <w:rFonts w:ascii="Times New Roman" w:hAnsi="Times New Roman" w:cs="Times New Roman"/>
          <w:sz w:val="24"/>
          <w:szCs w:val="24"/>
        </w:rPr>
        <w:t>8.21.5. иным способом, предусмотренным решением общего собрания членов Товарищества.</w:t>
      </w:r>
    </w:p>
    <w:p w14:paraId="12764C71" w14:textId="1DC357A9" w:rsidR="00741629" w:rsidRPr="00741629" w:rsidRDefault="00741629" w:rsidP="00741629">
      <w:pPr>
        <w:spacing w:after="0"/>
        <w:jc w:val="both"/>
        <w:rPr>
          <w:rFonts w:ascii="Times New Roman" w:hAnsi="Times New Roman" w:cs="Times New Roman"/>
          <w:sz w:val="24"/>
          <w:szCs w:val="24"/>
        </w:rPr>
      </w:pPr>
    </w:p>
    <w:p w14:paraId="5F5F53F4" w14:textId="3688E403" w:rsidR="00741629" w:rsidRPr="00741629" w:rsidRDefault="0038248D" w:rsidP="00741629">
      <w:pPr>
        <w:spacing w:after="0"/>
        <w:jc w:val="both"/>
        <w:rPr>
          <w:rFonts w:ascii="Times New Roman" w:hAnsi="Times New Roman" w:cs="Times New Roman"/>
          <w:sz w:val="24"/>
          <w:szCs w:val="24"/>
        </w:rPr>
      </w:pPr>
      <w:bookmarkStart w:id="132" w:name="dst100226"/>
      <w:bookmarkEnd w:id="132"/>
      <w:r>
        <w:rPr>
          <w:rFonts w:ascii="Times New Roman" w:hAnsi="Times New Roman" w:cs="Times New Roman"/>
          <w:sz w:val="24"/>
          <w:szCs w:val="24"/>
        </w:rPr>
        <w:t>8.2</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xml:space="preserve">. Сообщение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может быть также размещено в средствах массовой информации, определенных субъектом Российской Федерации.</w:t>
      </w:r>
    </w:p>
    <w:p w14:paraId="6724ADBA" w14:textId="6766AD42" w:rsidR="00741629" w:rsidRPr="00741629" w:rsidRDefault="0038248D" w:rsidP="00741629">
      <w:pPr>
        <w:spacing w:after="0"/>
        <w:jc w:val="both"/>
        <w:rPr>
          <w:rFonts w:ascii="Times New Roman" w:hAnsi="Times New Roman" w:cs="Times New Roman"/>
          <w:sz w:val="24"/>
          <w:szCs w:val="24"/>
        </w:rPr>
      </w:pPr>
      <w:bookmarkStart w:id="133" w:name="dst100227"/>
      <w:bookmarkEnd w:id="133"/>
      <w:r>
        <w:rPr>
          <w:rFonts w:ascii="Times New Roman" w:hAnsi="Times New Roman" w:cs="Times New Roman"/>
          <w:sz w:val="24"/>
          <w:szCs w:val="24"/>
        </w:rPr>
        <w:lastRenderedPageBreak/>
        <w:t>8.2</w:t>
      </w:r>
      <w:r w:rsidR="007A7D23">
        <w:rPr>
          <w:rFonts w:ascii="Times New Roman" w:hAnsi="Times New Roman" w:cs="Times New Roman"/>
          <w:sz w:val="24"/>
          <w:szCs w:val="24"/>
        </w:rPr>
        <w:t>3</w:t>
      </w:r>
      <w:r w:rsidR="00741629" w:rsidRPr="00741629">
        <w:rPr>
          <w:rFonts w:ascii="Times New Roman" w:hAnsi="Times New Roman" w:cs="Times New Roman"/>
          <w:sz w:val="24"/>
          <w:szCs w:val="24"/>
        </w:rPr>
        <w:t xml:space="preserve">. В уведомлении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должны быть указаны перечень вопросов, подлежащих рассмотрению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дата, время и место проведения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Включение в указанный перечень дополнительных вопросов непосредственно при проведении такого собрания не допускается.</w:t>
      </w:r>
    </w:p>
    <w:p w14:paraId="05299C9A" w14:textId="630DC182" w:rsidR="00741629" w:rsidRPr="00741629" w:rsidRDefault="0038248D" w:rsidP="00741629">
      <w:pPr>
        <w:spacing w:after="0"/>
        <w:jc w:val="both"/>
        <w:rPr>
          <w:rFonts w:ascii="Times New Roman" w:hAnsi="Times New Roman" w:cs="Times New Roman"/>
          <w:sz w:val="24"/>
          <w:szCs w:val="24"/>
        </w:rPr>
      </w:pPr>
      <w:bookmarkStart w:id="134" w:name="dst100228"/>
      <w:bookmarkEnd w:id="134"/>
      <w:r>
        <w:rPr>
          <w:rFonts w:ascii="Times New Roman" w:hAnsi="Times New Roman" w:cs="Times New Roman"/>
          <w:sz w:val="24"/>
          <w:szCs w:val="24"/>
        </w:rPr>
        <w:t>8.2</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xml:space="preserve">. В случае включения в повестку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вопросов, указанных в</w:t>
      </w:r>
      <w:r>
        <w:rPr>
          <w:rFonts w:ascii="Times New Roman" w:hAnsi="Times New Roman" w:cs="Times New Roman"/>
          <w:sz w:val="24"/>
          <w:szCs w:val="24"/>
        </w:rPr>
        <w:t xml:space="preserve"> под</w:t>
      </w:r>
      <w:hyperlink r:id="rId21" w:anchor="dst100188"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22"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4"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лица</w:t>
      </w:r>
      <w:r>
        <w:rPr>
          <w:rFonts w:ascii="Times New Roman" w:hAnsi="Times New Roman" w:cs="Times New Roman"/>
          <w:sz w:val="24"/>
          <w:szCs w:val="24"/>
        </w:rPr>
        <w:t xml:space="preserve"> ведущие</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B5AD8">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 xml:space="preserve">, уведомляются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порядке, установленном для уведомления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2869863B" w14:textId="3289FBC0" w:rsidR="00741629" w:rsidRPr="00741629" w:rsidRDefault="0038248D" w:rsidP="00741629">
      <w:pPr>
        <w:spacing w:after="0"/>
        <w:jc w:val="both"/>
        <w:rPr>
          <w:rFonts w:ascii="Times New Roman" w:hAnsi="Times New Roman" w:cs="Times New Roman"/>
          <w:sz w:val="24"/>
          <w:szCs w:val="24"/>
        </w:rPr>
      </w:pPr>
      <w:bookmarkStart w:id="135" w:name="dst100229"/>
      <w:bookmarkEnd w:id="135"/>
      <w:r>
        <w:rPr>
          <w:rFonts w:ascii="Times New Roman" w:hAnsi="Times New Roman" w:cs="Times New Roman"/>
          <w:sz w:val="24"/>
          <w:szCs w:val="24"/>
        </w:rPr>
        <w:t>8.2</w:t>
      </w:r>
      <w:r w:rsidR="007A7D23">
        <w:rPr>
          <w:rFonts w:ascii="Times New Roman" w:hAnsi="Times New Roman" w:cs="Times New Roman"/>
          <w:sz w:val="24"/>
          <w:szCs w:val="24"/>
        </w:rPr>
        <w:t>5</w:t>
      </w:r>
      <w:r w:rsidR="00741629" w:rsidRPr="00741629">
        <w:rPr>
          <w:rFonts w:ascii="Times New Roman" w:hAnsi="Times New Roman" w:cs="Times New Roman"/>
          <w:sz w:val="24"/>
          <w:szCs w:val="24"/>
        </w:rPr>
        <w:t xml:space="preserve">.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обязано обеспечить возможность ознакомления с проектами документов и иными материалами, планируемыми к рассмотрению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не менее чем за семь дней до даты проведения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том числе с проектом приходно-расходной сметы, в случае, если повестка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предусматривает вопрос об утверждении приходно-расходной сметы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 случае нарушения срока, предусмотренного настоящей частью, рассмотрение указанных проектов документов и иных материалов на общем собрании членов товарищества не допускается.</w:t>
      </w:r>
    </w:p>
    <w:p w14:paraId="734F4771" w14:textId="74CF9313" w:rsidR="00741629" w:rsidRPr="00741629" w:rsidRDefault="0038248D" w:rsidP="00741629">
      <w:pPr>
        <w:spacing w:after="0"/>
        <w:jc w:val="both"/>
        <w:rPr>
          <w:rFonts w:ascii="Times New Roman" w:hAnsi="Times New Roman" w:cs="Times New Roman"/>
          <w:sz w:val="24"/>
          <w:szCs w:val="24"/>
        </w:rPr>
      </w:pPr>
      <w:bookmarkStart w:id="136" w:name="dst100230"/>
      <w:bookmarkEnd w:id="136"/>
      <w:r>
        <w:rPr>
          <w:rFonts w:ascii="Times New Roman" w:hAnsi="Times New Roman" w:cs="Times New Roman"/>
          <w:sz w:val="24"/>
          <w:szCs w:val="24"/>
        </w:rPr>
        <w:t>8.2</w:t>
      </w:r>
      <w:r w:rsidR="007A7D23">
        <w:rPr>
          <w:rFonts w:ascii="Times New Roman" w:hAnsi="Times New Roman" w:cs="Times New Roman"/>
          <w:sz w:val="24"/>
          <w:szCs w:val="24"/>
        </w:rPr>
        <w:t>6</w:t>
      </w:r>
      <w:r w:rsidR="00741629" w:rsidRPr="00741629">
        <w:rPr>
          <w:rFonts w:ascii="Times New Roman" w:hAnsi="Times New Roman" w:cs="Times New Roman"/>
          <w:sz w:val="24"/>
          <w:szCs w:val="24"/>
        </w:rPr>
        <w:t>. Для членов товарищества, а также для всех не являющихся его членами правообладателей земельных участков, расположенных в границах территории садоводства или огородничества, должен быть обеспечен свободный доступ к месту проведения общего собрания членов товарищества.</w:t>
      </w:r>
    </w:p>
    <w:p w14:paraId="4374BB3A" w14:textId="69B309C8" w:rsidR="00741629" w:rsidRPr="00741629" w:rsidRDefault="0038248D" w:rsidP="00741629">
      <w:pPr>
        <w:spacing w:after="0"/>
        <w:jc w:val="both"/>
        <w:rPr>
          <w:rFonts w:ascii="Times New Roman" w:hAnsi="Times New Roman" w:cs="Times New Roman"/>
          <w:sz w:val="24"/>
          <w:szCs w:val="24"/>
        </w:rPr>
      </w:pPr>
      <w:bookmarkStart w:id="137" w:name="dst100231"/>
      <w:bookmarkEnd w:id="137"/>
      <w:r>
        <w:rPr>
          <w:rFonts w:ascii="Times New Roman" w:hAnsi="Times New Roman" w:cs="Times New Roman"/>
          <w:sz w:val="24"/>
          <w:szCs w:val="24"/>
        </w:rPr>
        <w:t>8.2</w:t>
      </w:r>
      <w:r w:rsidR="007A7D23">
        <w:rPr>
          <w:rFonts w:ascii="Times New Roman" w:hAnsi="Times New Roman" w:cs="Times New Roman"/>
          <w:sz w:val="24"/>
          <w:szCs w:val="24"/>
        </w:rPr>
        <w:t>7</w:t>
      </w:r>
      <w:r w:rsidR="00741629" w:rsidRPr="00741629">
        <w:rPr>
          <w:rFonts w:ascii="Times New Roman" w:hAnsi="Times New Roman" w:cs="Times New Roman"/>
          <w:sz w:val="24"/>
          <w:szCs w:val="24"/>
        </w:rPr>
        <w:t>. Общее собрание членов товарищества правомочно, если на указанном собрании присутствует более чем пятьдесят процентов членов товарищества или их представителей.</w:t>
      </w:r>
    </w:p>
    <w:p w14:paraId="703F7F9A" w14:textId="027EE990" w:rsidR="00741629" w:rsidRDefault="0038248D" w:rsidP="00741629">
      <w:pPr>
        <w:spacing w:after="0"/>
        <w:jc w:val="both"/>
        <w:rPr>
          <w:rFonts w:ascii="Times New Roman" w:hAnsi="Times New Roman" w:cs="Times New Roman"/>
          <w:sz w:val="24"/>
          <w:szCs w:val="24"/>
        </w:rPr>
      </w:pPr>
      <w:bookmarkStart w:id="138" w:name="dst100232"/>
      <w:bookmarkEnd w:id="138"/>
      <w:r>
        <w:rPr>
          <w:rFonts w:ascii="Times New Roman" w:hAnsi="Times New Roman" w:cs="Times New Roman"/>
          <w:sz w:val="24"/>
          <w:szCs w:val="24"/>
        </w:rPr>
        <w:t>8.</w:t>
      </w:r>
      <w:r w:rsidR="00741629" w:rsidRPr="00741629">
        <w:rPr>
          <w:rFonts w:ascii="Times New Roman" w:hAnsi="Times New Roman" w:cs="Times New Roman"/>
          <w:sz w:val="24"/>
          <w:szCs w:val="24"/>
        </w:rPr>
        <w:t>2</w:t>
      </w:r>
      <w:r w:rsidR="007A7D23">
        <w:rPr>
          <w:rFonts w:ascii="Times New Roman" w:hAnsi="Times New Roman" w:cs="Times New Roman"/>
          <w:sz w:val="24"/>
          <w:szCs w:val="24"/>
        </w:rPr>
        <w:t>8</w:t>
      </w:r>
      <w:r w:rsidR="00741629" w:rsidRPr="00741629">
        <w:rPr>
          <w:rFonts w:ascii="Times New Roman" w:hAnsi="Times New Roman" w:cs="Times New Roman"/>
          <w:sz w:val="24"/>
          <w:szCs w:val="24"/>
        </w:rPr>
        <w:t>. Председательствующим на общем собрании членов товарищества является председатель товарищества, если иное решение не принято этим собранием.</w:t>
      </w:r>
    </w:p>
    <w:p w14:paraId="055C9013" w14:textId="77777777" w:rsidR="00A2478A" w:rsidRPr="00801A6F" w:rsidRDefault="00A2478A" w:rsidP="00A2478A">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8.28.1. Председатель собрания организует регистрацию присутствующих на собрании членов Товарищества, определяет наличие кворума, оглашает повестку собрания, ведет собрание, поддерживает порядок, обеспечивает права членов на выражение своего мнения по обсуждаемым вопросам (в случаях совместного присутствия).</w:t>
      </w:r>
    </w:p>
    <w:p w14:paraId="4B0FE704" w14:textId="77777777" w:rsidR="00A2478A" w:rsidRPr="00801A6F" w:rsidRDefault="00A2478A" w:rsidP="00A2478A">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 xml:space="preserve">8.28.2. Для ведения протокола собрания решением общего собрания членов Товарищества избирается секретарь собрания. Секретарь общего собрания отвечает за ведение протокола общего собрания, а также за достоверность отраженных в нем сведений. </w:t>
      </w:r>
    </w:p>
    <w:p w14:paraId="59D2FACC" w14:textId="3E9688F2" w:rsidR="00A2478A" w:rsidRPr="00801A6F" w:rsidRDefault="00A2478A" w:rsidP="00741629">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8.28.3. В протоколе общего собрания указываются: место и время проведения общего собрания; общее количество голосов, которыми обладают участники собрания; председатель и секретарь общего собрания, повестка дня, а также излагаются основные положения и тезисы выступлений, вопросы, поставленные на голосование, итоги голосования по ним, решения, принятые общем собранием.</w:t>
      </w:r>
      <w:r w:rsidR="00591991" w:rsidRPr="00801A6F">
        <w:rPr>
          <w:rFonts w:ascii="Times New Roman" w:hAnsi="Times New Roman" w:cs="Times New Roman"/>
          <w:color w:val="FF0000"/>
          <w:sz w:val="24"/>
          <w:szCs w:val="24"/>
        </w:rPr>
        <w:t xml:space="preserve">                                                                                                                                                                                                                                                                                                                                                                                                                                                                                                                  </w:t>
      </w:r>
    </w:p>
    <w:p w14:paraId="4F0F277D" w14:textId="368A975E" w:rsidR="00741629" w:rsidRPr="00741629" w:rsidRDefault="0038248D" w:rsidP="00741629">
      <w:pPr>
        <w:spacing w:after="0"/>
        <w:jc w:val="both"/>
        <w:rPr>
          <w:rFonts w:ascii="Times New Roman" w:hAnsi="Times New Roman" w:cs="Times New Roman"/>
          <w:sz w:val="24"/>
          <w:szCs w:val="24"/>
        </w:rPr>
      </w:pPr>
      <w:bookmarkStart w:id="139" w:name="dst100233"/>
      <w:bookmarkEnd w:id="139"/>
      <w:r>
        <w:rPr>
          <w:rFonts w:ascii="Times New Roman" w:hAnsi="Times New Roman" w:cs="Times New Roman"/>
          <w:sz w:val="24"/>
          <w:szCs w:val="24"/>
        </w:rPr>
        <w:t>8.</w:t>
      </w:r>
      <w:r w:rsidR="00741629" w:rsidRPr="00741629">
        <w:rPr>
          <w:rFonts w:ascii="Times New Roman" w:hAnsi="Times New Roman" w:cs="Times New Roman"/>
          <w:sz w:val="24"/>
          <w:szCs w:val="24"/>
        </w:rPr>
        <w:t>2</w:t>
      </w:r>
      <w:r w:rsidR="007A7D23">
        <w:rPr>
          <w:rFonts w:ascii="Times New Roman" w:hAnsi="Times New Roman" w:cs="Times New Roman"/>
          <w:sz w:val="24"/>
          <w:szCs w:val="24"/>
        </w:rPr>
        <w:t>9</w:t>
      </w:r>
      <w:r w:rsidR="00741629" w:rsidRPr="00741629">
        <w:rPr>
          <w:rFonts w:ascii="Times New Roman" w:hAnsi="Times New Roman" w:cs="Times New Roman"/>
          <w:sz w:val="24"/>
          <w:szCs w:val="24"/>
        </w:rPr>
        <w:t>. В случаях, определенных правлением товарищества, решение общего собрания членов товарищества может быть принято в форме очно-заочного или заочного голосования.</w:t>
      </w:r>
    </w:p>
    <w:p w14:paraId="136AB9A9" w14:textId="785AF8DC" w:rsidR="00741629" w:rsidRPr="00741629" w:rsidRDefault="0038248D" w:rsidP="00741629">
      <w:pPr>
        <w:spacing w:after="0"/>
        <w:jc w:val="both"/>
        <w:rPr>
          <w:rFonts w:ascii="Times New Roman" w:hAnsi="Times New Roman" w:cs="Times New Roman"/>
          <w:sz w:val="24"/>
          <w:szCs w:val="24"/>
        </w:rPr>
      </w:pPr>
      <w:bookmarkStart w:id="140" w:name="dst100234"/>
      <w:bookmarkEnd w:id="140"/>
      <w:r>
        <w:rPr>
          <w:rFonts w:ascii="Times New Roman" w:hAnsi="Times New Roman" w:cs="Times New Roman"/>
          <w:sz w:val="24"/>
          <w:szCs w:val="24"/>
        </w:rPr>
        <w:t>8.</w:t>
      </w:r>
      <w:r w:rsidR="007A7D23">
        <w:rPr>
          <w:rFonts w:ascii="Times New Roman" w:hAnsi="Times New Roman" w:cs="Times New Roman"/>
          <w:sz w:val="24"/>
          <w:szCs w:val="24"/>
        </w:rPr>
        <w:t>30</w:t>
      </w:r>
      <w:r w:rsidR="00741629" w:rsidRPr="00741629">
        <w:rPr>
          <w:rFonts w:ascii="Times New Roman" w:hAnsi="Times New Roman" w:cs="Times New Roman"/>
          <w:sz w:val="24"/>
          <w:szCs w:val="24"/>
        </w:rPr>
        <w:t>. По вопросам, указанным в</w:t>
      </w:r>
      <w:r>
        <w:rPr>
          <w:rFonts w:ascii="Times New Roman" w:hAnsi="Times New Roman" w:cs="Times New Roman"/>
          <w:sz w:val="24"/>
          <w:szCs w:val="24"/>
        </w:rPr>
        <w:t xml:space="preserve"> под</w:t>
      </w:r>
      <w:hyperlink r:id="rId25" w:anchor="dst100185"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1</w:t>
        </w:r>
      </w:hyperlink>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6" w:anchor="dst100186" w:history="1">
        <w:r w:rsidR="00741629" w:rsidRPr="00741629">
          <w:rPr>
            <w:rStyle w:val="a6"/>
            <w:rFonts w:ascii="Times New Roman" w:hAnsi="Times New Roman" w:cs="Times New Roman"/>
            <w:color w:val="auto"/>
            <w:sz w:val="24"/>
            <w:szCs w:val="24"/>
            <w:u w:val="none"/>
          </w:rPr>
          <w:t>2</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7" w:anchor="dst100188" w:history="1">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28"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9" w:anchor="dst100194" w:history="1">
        <w:r w:rsidR="00741629"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0" w:anchor="dst100201" w:history="1">
        <w:r w:rsidR="00741629"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1"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32" w:anchor="dst100207" w:history="1">
        <w:r w:rsidR="00741629"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на</w:t>
      </w:r>
      <w:r w:rsidR="00741629" w:rsidRPr="00741629">
        <w:rPr>
          <w:rFonts w:ascii="Times New Roman" w:hAnsi="Times New Roman" w:cs="Times New Roman"/>
          <w:sz w:val="24"/>
          <w:szCs w:val="24"/>
        </w:rPr>
        <w:t>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проведение заочного голосования не допускается.</w:t>
      </w:r>
    </w:p>
    <w:p w14:paraId="0061344F" w14:textId="246B6A0F" w:rsidR="00741629" w:rsidRPr="00741629" w:rsidRDefault="0038248D" w:rsidP="00741629">
      <w:pPr>
        <w:spacing w:after="0"/>
        <w:jc w:val="both"/>
        <w:rPr>
          <w:rFonts w:ascii="Times New Roman" w:hAnsi="Times New Roman" w:cs="Times New Roman"/>
          <w:sz w:val="24"/>
          <w:szCs w:val="24"/>
        </w:rPr>
      </w:pPr>
      <w:bookmarkStart w:id="141" w:name="dst100235"/>
      <w:bookmarkEnd w:id="141"/>
      <w:r>
        <w:rPr>
          <w:rFonts w:ascii="Times New Roman" w:hAnsi="Times New Roman" w:cs="Times New Roman"/>
          <w:sz w:val="24"/>
          <w:szCs w:val="24"/>
        </w:rPr>
        <w:t>8.3</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В случае, если при проведении общего собрания членов товарищества по вопросам, указанным в</w:t>
      </w:r>
      <w:r>
        <w:rPr>
          <w:rFonts w:ascii="Times New Roman" w:hAnsi="Times New Roman" w:cs="Times New Roman"/>
          <w:sz w:val="24"/>
          <w:szCs w:val="24"/>
        </w:rPr>
        <w:t xml:space="preserve"> под</w:t>
      </w:r>
      <w:hyperlink r:id="rId33" w:anchor="dst100185" w:history="1">
        <w:r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Pr="00741629">
          <w:rPr>
            <w:rStyle w:val="a6"/>
            <w:rFonts w:ascii="Times New Roman" w:hAnsi="Times New Roman" w:cs="Times New Roman"/>
            <w:color w:val="auto"/>
            <w:sz w:val="24"/>
            <w:szCs w:val="24"/>
            <w:u w:val="none"/>
          </w:rPr>
          <w:t>1</w:t>
        </w:r>
      </w:hyperlink>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4" w:anchor="dst100186" w:history="1">
        <w:r w:rsidRPr="00741629">
          <w:rPr>
            <w:rStyle w:val="a6"/>
            <w:rFonts w:ascii="Times New Roman" w:hAnsi="Times New Roman" w:cs="Times New Roman"/>
            <w:color w:val="auto"/>
            <w:sz w:val="24"/>
            <w:szCs w:val="24"/>
            <w:u w:val="none"/>
          </w:rPr>
          <w:t>2</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5" w:anchor="dst100188" w:history="1">
        <w:r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36" w:anchor="dst100190" w:history="1">
        <w:r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7" w:anchor="dst100194" w:history="1">
        <w:r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8" w:anchor="dst100201" w:history="1">
        <w:r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9" w:anchor="dst100205" w:history="1">
        <w:r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0" w:anchor="dst100207" w:history="1">
        <w:r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на</w:t>
      </w:r>
      <w:r w:rsidRPr="00741629">
        <w:rPr>
          <w:rFonts w:ascii="Times New Roman" w:hAnsi="Times New Roman" w:cs="Times New Roman"/>
          <w:sz w:val="24"/>
          <w:szCs w:val="24"/>
        </w:rPr>
        <w:t>стояще</w:t>
      </w:r>
      <w:r>
        <w:rPr>
          <w:rFonts w:ascii="Times New Roman" w:hAnsi="Times New Roman" w:cs="Times New Roman"/>
          <w:sz w:val="24"/>
          <w:szCs w:val="24"/>
        </w:rPr>
        <w:t>го</w:t>
      </w:r>
      <w:r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такое общее собрание членов товарищества не имело </w:t>
      </w:r>
      <w:r>
        <w:rPr>
          <w:rFonts w:ascii="Times New Roman" w:hAnsi="Times New Roman" w:cs="Times New Roman"/>
          <w:sz w:val="24"/>
          <w:szCs w:val="24"/>
        </w:rPr>
        <w:t xml:space="preserve">установленного </w:t>
      </w:r>
      <w:r w:rsidR="00741629" w:rsidRPr="00741629">
        <w:rPr>
          <w:rFonts w:ascii="Times New Roman" w:hAnsi="Times New Roman" w:cs="Times New Roman"/>
          <w:sz w:val="24"/>
          <w:szCs w:val="24"/>
        </w:rPr>
        <w:t>настоящ</w:t>
      </w:r>
      <w:r>
        <w:rPr>
          <w:rFonts w:ascii="Times New Roman" w:hAnsi="Times New Roman" w:cs="Times New Roman"/>
          <w:sz w:val="24"/>
          <w:szCs w:val="24"/>
        </w:rPr>
        <w:t>им</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Уставом</w:t>
      </w:r>
      <w:r w:rsidR="00741629" w:rsidRPr="00741629">
        <w:rPr>
          <w:rFonts w:ascii="Times New Roman" w:hAnsi="Times New Roman" w:cs="Times New Roman"/>
          <w:sz w:val="24"/>
          <w:szCs w:val="24"/>
        </w:rPr>
        <w:t xml:space="preserve"> кворума, в дальнейшем решение такого общего собрания членов </w:t>
      </w:r>
      <w:r w:rsidR="00741629" w:rsidRPr="00741629">
        <w:rPr>
          <w:rFonts w:ascii="Times New Roman" w:hAnsi="Times New Roman" w:cs="Times New Roman"/>
          <w:sz w:val="24"/>
          <w:szCs w:val="24"/>
        </w:rPr>
        <w:lastRenderedPageBreak/>
        <w:t>товарищества по тем же вопросам повестки такого общего собрания членов товарищества может быть принято путем проведения очно-заочного голосования.</w:t>
      </w:r>
    </w:p>
    <w:p w14:paraId="2C2058BF" w14:textId="258C7DF7" w:rsidR="00741629" w:rsidRPr="00741629" w:rsidRDefault="0038248D" w:rsidP="00741629">
      <w:pPr>
        <w:spacing w:after="0"/>
        <w:jc w:val="both"/>
        <w:rPr>
          <w:rFonts w:ascii="Times New Roman" w:hAnsi="Times New Roman" w:cs="Times New Roman"/>
          <w:sz w:val="24"/>
          <w:szCs w:val="24"/>
        </w:rPr>
      </w:pPr>
      <w:bookmarkStart w:id="142" w:name="dst100236"/>
      <w:bookmarkEnd w:id="142"/>
      <w:r>
        <w:rPr>
          <w:rFonts w:ascii="Times New Roman" w:hAnsi="Times New Roman" w:cs="Times New Roman"/>
          <w:sz w:val="24"/>
          <w:szCs w:val="24"/>
        </w:rPr>
        <w:t>8.3</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Результаты очно-заочного голосования при принятии решений общим собранием членов товарищества определяются совокупностью:</w:t>
      </w:r>
    </w:p>
    <w:p w14:paraId="6FF96B01" w14:textId="590707D3" w:rsidR="00741629" w:rsidRPr="00741629" w:rsidRDefault="0038248D" w:rsidP="00741629">
      <w:pPr>
        <w:spacing w:after="0"/>
        <w:jc w:val="both"/>
        <w:rPr>
          <w:rFonts w:ascii="Times New Roman" w:hAnsi="Times New Roman" w:cs="Times New Roman"/>
          <w:sz w:val="24"/>
          <w:szCs w:val="24"/>
        </w:rPr>
      </w:pPr>
      <w:bookmarkStart w:id="143" w:name="dst100237"/>
      <w:bookmarkEnd w:id="143"/>
      <w:r>
        <w:rPr>
          <w:rFonts w:ascii="Times New Roman" w:hAnsi="Times New Roman" w:cs="Times New Roman"/>
          <w:sz w:val="24"/>
          <w:szCs w:val="24"/>
        </w:rPr>
        <w:t>8.3</w:t>
      </w:r>
      <w:r w:rsidR="007A7D23">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результатов голосования при очном обсуждении вопросов повестки общего собрания членов товарищества;</w:t>
      </w:r>
    </w:p>
    <w:p w14:paraId="4E8B08DD" w14:textId="2A5F30ED" w:rsidR="00741629" w:rsidRPr="00741629" w:rsidRDefault="0038248D" w:rsidP="00741629">
      <w:pPr>
        <w:spacing w:after="0"/>
        <w:jc w:val="both"/>
        <w:rPr>
          <w:rFonts w:ascii="Times New Roman" w:hAnsi="Times New Roman" w:cs="Times New Roman"/>
          <w:sz w:val="24"/>
          <w:szCs w:val="24"/>
        </w:rPr>
      </w:pPr>
      <w:bookmarkStart w:id="144" w:name="dst100238"/>
      <w:bookmarkEnd w:id="144"/>
      <w:r>
        <w:rPr>
          <w:rFonts w:ascii="Times New Roman" w:hAnsi="Times New Roman" w:cs="Times New Roman"/>
          <w:sz w:val="24"/>
          <w:szCs w:val="24"/>
        </w:rPr>
        <w:t>8.3</w:t>
      </w:r>
      <w:r w:rsidR="007A7D23">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результатов голосования членов товарищества, направивших до проведения общего собрания членов товарищества свои решения в письменной форме по вопросам повестки общего собрания членов товарищества в его правление.</w:t>
      </w:r>
    </w:p>
    <w:p w14:paraId="46DFD7BB" w14:textId="0472853A" w:rsidR="00741629" w:rsidRPr="00741629" w:rsidRDefault="007A3CD5" w:rsidP="00741629">
      <w:pPr>
        <w:spacing w:after="0"/>
        <w:jc w:val="both"/>
        <w:rPr>
          <w:rFonts w:ascii="Times New Roman" w:hAnsi="Times New Roman" w:cs="Times New Roman"/>
          <w:sz w:val="24"/>
          <w:szCs w:val="24"/>
        </w:rPr>
      </w:pPr>
      <w:bookmarkStart w:id="145" w:name="dst100239"/>
      <w:bookmarkEnd w:id="145"/>
      <w:r>
        <w:rPr>
          <w:rFonts w:ascii="Times New Roman" w:hAnsi="Times New Roman" w:cs="Times New Roman"/>
          <w:sz w:val="24"/>
          <w:szCs w:val="24"/>
        </w:rPr>
        <w:t>8.3</w:t>
      </w:r>
      <w:r w:rsidR="007A7D23">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Решения общего собрания членов товарищества оформляются протоколом с указанием результатов голосования и приложением к нему списка с подписью каждого члена товарищества либо каждого представителя члена товарищества, принявших участие в общем собрании членов товарищества. Протокол общего собрания членов товарищества подписывается председательствующим на общем собрании членов товарищества. В случае принятия общим собранием членов товарищества решения путем очно-заочного голосования к такому решению также прилагаются решения в письменной форме лиц, </w:t>
      </w:r>
      <w:r>
        <w:rPr>
          <w:rFonts w:ascii="Times New Roman" w:hAnsi="Times New Roman" w:cs="Times New Roman"/>
          <w:sz w:val="24"/>
          <w:szCs w:val="24"/>
        </w:rPr>
        <w:t>участвующих в голосовании заочно</w:t>
      </w:r>
      <w:r w:rsidR="00741629" w:rsidRPr="00741629">
        <w:rPr>
          <w:rFonts w:ascii="Times New Roman" w:hAnsi="Times New Roman" w:cs="Times New Roman"/>
          <w:sz w:val="24"/>
          <w:szCs w:val="24"/>
        </w:rPr>
        <w:t xml:space="preserve">. В случае участия в общем собрании членов товарищества </w:t>
      </w:r>
      <w:proofErr w:type="gramStart"/>
      <w:r w:rsidR="00741629" w:rsidRPr="00741629">
        <w:rPr>
          <w:rFonts w:ascii="Times New Roman" w:hAnsi="Times New Roman" w:cs="Times New Roman"/>
          <w:sz w:val="24"/>
          <w:szCs w:val="24"/>
        </w:rPr>
        <w:t>лиц</w:t>
      </w:r>
      <w:proofErr w:type="gramEnd"/>
      <w:r w:rsidRPr="007A3CD5">
        <w:rPr>
          <w:rFonts w:ascii="Times New Roman" w:hAnsi="Times New Roman" w:cs="Times New Roman"/>
          <w:sz w:val="24"/>
          <w:szCs w:val="24"/>
        </w:rPr>
        <w:t xml:space="preserve"> </w:t>
      </w:r>
      <w:r>
        <w:rPr>
          <w:rFonts w:ascii="Times New Roman" w:hAnsi="Times New Roman" w:cs="Times New Roman"/>
          <w:sz w:val="24"/>
          <w:szCs w:val="24"/>
        </w:rPr>
        <w:t>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377A3F">
        <w:rPr>
          <w:rFonts w:ascii="Times New Roman" w:hAnsi="Times New Roman" w:cs="Times New Roman"/>
          <w:sz w:val="24"/>
          <w:szCs w:val="24"/>
        </w:rPr>
        <w:t>, без участия в товариществе</w:t>
      </w:r>
      <w:r w:rsidR="00741629" w:rsidRPr="00741629">
        <w:rPr>
          <w:rFonts w:ascii="Times New Roman" w:hAnsi="Times New Roman" w:cs="Times New Roman"/>
          <w:sz w:val="24"/>
          <w:szCs w:val="24"/>
        </w:rPr>
        <w:t>, результаты голосования таких лиц по вопросам повестки общего собрания членов товарищества оформляются по правилам, предусмотренным настоящ</w:t>
      </w:r>
      <w:r>
        <w:rPr>
          <w:rFonts w:ascii="Times New Roman" w:hAnsi="Times New Roman" w:cs="Times New Roman"/>
          <w:sz w:val="24"/>
          <w:szCs w:val="24"/>
        </w:rPr>
        <w:t>им</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Уставом</w:t>
      </w:r>
      <w:r w:rsidR="00741629" w:rsidRPr="00741629">
        <w:rPr>
          <w:rFonts w:ascii="Times New Roman" w:hAnsi="Times New Roman" w:cs="Times New Roman"/>
          <w:sz w:val="24"/>
          <w:szCs w:val="24"/>
        </w:rPr>
        <w:t xml:space="preserve"> для оформления результатов голосования членов товарищества.</w:t>
      </w:r>
    </w:p>
    <w:p w14:paraId="14640BC9" w14:textId="1492AE57" w:rsidR="00741629" w:rsidRDefault="007A3CD5" w:rsidP="00741629">
      <w:pPr>
        <w:spacing w:after="0"/>
        <w:jc w:val="both"/>
        <w:rPr>
          <w:rFonts w:ascii="Times New Roman" w:hAnsi="Times New Roman" w:cs="Times New Roman"/>
          <w:sz w:val="24"/>
          <w:szCs w:val="24"/>
        </w:rPr>
      </w:pPr>
      <w:bookmarkStart w:id="146" w:name="dst100240"/>
      <w:bookmarkEnd w:id="146"/>
      <w:r>
        <w:rPr>
          <w:rFonts w:ascii="Times New Roman" w:hAnsi="Times New Roman" w:cs="Times New Roman"/>
          <w:sz w:val="24"/>
          <w:szCs w:val="24"/>
        </w:rPr>
        <w:t>8.3</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Принятие решения общего собрания членов товарищества путем заочного голосования не предполагает очного обсуждения вопросов повестки такого собрания и осуществляется путем подведения итогов голосования членов товарищества, направивших до дня проведения такого общего собрания свои решения в письменной форме по вопросам повестки общего собрания членов товарищества в его правление.</w:t>
      </w:r>
    </w:p>
    <w:p w14:paraId="6FAA6315" w14:textId="193EBED7" w:rsidR="00606A67" w:rsidRPr="00106B88" w:rsidRDefault="00606A67" w:rsidP="00606A67">
      <w:pPr>
        <w:spacing w:after="0" w:line="240" w:lineRule="auto"/>
        <w:jc w:val="both"/>
        <w:rPr>
          <w:rFonts w:ascii="Times New Roman" w:hAnsi="Times New Roman"/>
          <w:color w:val="FF0000"/>
          <w:sz w:val="24"/>
          <w:szCs w:val="24"/>
        </w:rPr>
      </w:pPr>
      <w:r>
        <w:rPr>
          <w:rFonts w:ascii="Times New Roman" w:hAnsi="Times New Roman"/>
          <w:color w:val="FF0000"/>
          <w:sz w:val="24"/>
          <w:szCs w:val="24"/>
        </w:rPr>
        <w:t xml:space="preserve">8.35.  </w:t>
      </w:r>
      <w:r w:rsidRPr="00106B88">
        <w:rPr>
          <w:rFonts w:ascii="Times New Roman" w:hAnsi="Times New Roman"/>
          <w:color w:val="FF0000"/>
          <w:sz w:val="24"/>
          <w:szCs w:val="24"/>
        </w:rPr>
        <w:t>Бюллетени для голосования приобщаются к соответствующему протоколу общего собрания членов товарищества и подлежат хранению в архиве товарищества.</w:t>
      </w:r>
    </w:p>
    <w:p w14:paraId="76A80E71" w14:textId="37CD1833" w:rsidR="00606A67" w:rsidRPr="00106B88" w:rsidRDefault="00606A67" w:rsidP="00606A67">
      <w:pPr>
        <w:spacing w:after="0" w:line="240" w:lineRule="auto"/>
        <w:jc w:val="both"/>
        <w:rPr>
          <w:rFonts w:ascii="Times New Roman" w:hAnsi="Times New Roman"/>
          <w:color w:val="FF0000"/>
          <w:sz w:val="24"/>
          <w:szCs w:val="24"/>
        </w:rPr>
      </w:pPr>
      <w:r>
        <w:rPr>
          <w:rFonts w:ascii="Times New Roman" w:hAnsi="Times New Roman"/>
          <w:color w:val="FF0000"/>
          <w:sz w:val="24"/>
          <w:szCs w:val="24"/>
        </w:rPr>
        <w:t xml:space="preserve">8.36.  </w:t>
      </w:r>
      <w:r w:rsidRPr="00106B88">
        <w:rPr>
          <w:rFonts w:ascii="Times New Roman" w:hAnsi="Times New Roman"/>
          <w:color w:val="FF0000"/>
          <w:sz w:val="24"/>
          <w:szCs w:val="24"/>
        </w:rPr>
        <w:t>Член товарищества может участвовать в заочном голосовании как лично, так и через представителя с надлежаще оформленной доверенностью. Правомочность общего собрания членов</w:t>
      </w:r>
      <w:r w:rsidRPr="00106B88">
        <w:rPr>
          <w:color w:val="FF0000"/>
        </w:rPr>
        <w:t xml:space="preserve"> </w:t>
      </w:r>
      <w:r w:rsidRPr="00106B88">
        <w:rPr>
          <w:rFonts w:ascii="Times New Roman" w:hAnsi="Times New Roman"/>
          <w:color w:val="FF0000"/>
          <w:sz w:val="24"/>
          <w:szCs w:val="24"/>
        </w:rPr>
        <w:t xml:space="preserve">товарищества, проводимого в форме заочного голосования, невозможность изменения повестки, порядок принятия решений по результатам голосования, оформление протокола определяется в соответствии с уставом товарищества точно так же, как и для общего собрания членов </w:t>
      </w:r>
      <w:r>
        <w:rPr>
          <w:rFonts w:ascii="Times New Roman" w:hAnsi="Times New Roman"/>
          <w:color w:val="FF0000"/>
          <w:sz w:val="24"/>
          <w:szCs w:val="24"/>
        </w:rPr>
        <w:t>товарищества</w:t>
      </w:r>
      <w:r w:rsidRPr="00106B88">
        <w:rPr>
          <w:rFonts w:ascii="Times New Roman" w:hAnsi="Times New Roman"/>
          <w:color w:val="FF0000"/>
          <w:sz w:val="24"/>
          <w:szCs w:val="24"/>
        </w:rPr>
        <w:t xml:space="preserve">, проводимого в очной форме.  </w:t>
      </w:r>
    </w:p>
    <w:p w14:paraId="283F01F5" w14:textId="4F4307FE" w:rsidR="00606A67" w:rsidRPr="00BF4387" w:rsidRDefault="00606A67" w:rsidP="00606A67">
      <w:pPr>
        <w:spacing w:after="0" w:line="240" w:lineRule="auto"/>
        <w:jc w:val="both"/>
        <w:rPr>
          <w:rFonts w:ascii="Times New Roman" w:hAnsi="Times New Roman"/>
          <w:color w:val="FF0000"/>
          <w:sz w:val="24"/>
          <w:szCs w:val="24"/>
        </w:rPr>
      </w:pPr>
      <w:r>
        <w:rPr>
          <w:rFonts w:ascii="Times New Roman" w:hAnsi="Times New Roman"/>
          <w:color w:val="FF0000"/>
          <w:sz w:val="24"/>
          <w:szCs w:val="24"/>
        </w:rPr>
        <w:t xml:space="preserve">8.37. </w:t>
      </w:r>
      <w:r w:rsidRPr="00106B88">
        <w:rPr>
          <w:rFonts w:ascii="Times New Roman" w:hAnsi="Times New Roman"/>
          <w:color w:val="FF0000"/>
          <w:sz w:val="24"/>
          <w:szCs w:val="24"/>
        </w:rPr>
        <w:t>Член товарищества (представитель) по своему усмотрению может воздержаться от голосования или не принимать участия в голосовании.</w:t>
      </w:r>
    </w:p>
    <w:p w14:paraId="5A370AC2" w14:textId="77777777" w:rsidR="00606A67" w:rsidRPr="00741629" w:rsidRDefault="00606A67" w:rsidP="00741629">
      <w:pPr>
        <w:spacing w:after="0"/>
        <w:jc w:val="both"/>
        <w:rPr>
          <w:rFonts w:ascii="Times New Roman" w:hAnsi="Times New Roman" w:cs="Times New Roman"/>
          <w:sz w:val="24"/>
          <w:szCs w:val="24"/>
        </w:rPr>
      </w:pPr>
    </w:p>
    <w:p w14:paraId="5D24D23E" w14:textId="7386E73F" w:rsidR="00741629" w:rsidRPr="00741629" w:rsidRDefault="007A3CD5" w:rsidP="00741629">
      <w:pPr>
        <w:spacing w:after="0"/>
        <w:jc w:val="both"/>
        <w:rPr>
          <w:rFonts w:ascii="Times New Roman" w:hAnsi="Times New Roman" w:cs="Times New Roman"/>
          <w:sz w:val="24"/>
          <w:szCs w:val="24"/>
        </w:rPr>
      </w:pPr>
      <w:bookmarkStart w:id="147" w:name="dst100241"/>
      <w:bookmarkEnd w:id="147"/>
      <w:r>
        <w:rPr>
          <w:rFonts w:ascii="Times New Roman" w:hAnsi="Times New Roman" w:cs="Times New Roman"/>
          <w:sz w:val="24"/>
          <w:szCs w:val="24"/>
        </w:rPr>
        <w:t>8.3</w:t>
      </w:r>
      <w:r w:rsidR="00606A67">
        <w:rPr>
          <w:rFonts w:ascii="Times New Roman" w:hAnsi="Times New Roman" w:cs="Times New Roman"/>
          <w:sz w:val="24"/>
          <w:szCs w:val="24"/>
        </w:rPr>
        <w:t>8</w:t>
      </w:r>
      <w:r w:rsidR="00741629" w:rsidRPr="00741629">
        <w:rPr>
          <w:rFonts w:ascii="Times New Roman" w:hAnsi="Times New Roman" w:cs="Times New Roman"/>
          <w:sz w:val="24"/>
          <w:szCs w:val="24"/>
        </w:rPr>
        <w:t>. Решения общего собрания членов товарищества являются обязательными для исполнения органами товарищества, членами товарищества,</w:t>
      </w:r>
      <w:r w:rsidR="003C5E97">
        <w:rPr>
          <w:rFonts w:ascii="Times New Roman" w:hAnsi="Times New Roman" w:cs="Times New Roman"/>
          <w:sz w:val="24"/>
          <w:szCs w:val="24"/>
        </w:rPr>
        <w:t xml:space="preserve"> </w:t>
      </w:r>
      <w:r w:rsidR="003C5E97" w:rsidRPr="00106B88">
        <w:rPr>
          <w:rFonts w:ascii="Times New Roman" w:hAnsi="Times New Roman" w:cs="Times New Roman"/>
          <w:color w:val="FF0000"/>
          <w:sz w:val="24"/>
          <w:szCs w:val="24"/>
        </w:rPr>
        <w:t>в том числе для тех, которые независимо от причин н</w:t>
      </w:r>
      <w:r w:rsidR="003C5E97">
        <w:rPr>
          <w:rFonts w:ascii="Times New Roman" w:hAnsi="Times New Roman" w:cs="Times New Roman"/>
          <w:color w:val="FF0000"/>
          <w:sz w:val="24"/>
          <w:szCs w:val="24"/>
        </w:rPr>
        <w:t>е приняли участия в голосовании,</w:t>
      </w:r>
      <w:r w:rsidR="00741629" w:rsidRPr="00741629">
        <w:rPr>
          <w:rFonts w:ascii="Times New Roman" w:hAnsi="Times New Roman" w:cs="Times New Roman"/>
          <w:sz w:val="24"/>
          <w:szCs w:val="24"/>
        </w:rPr>
        <w:t xml:space="preserve"> а также лицами</w:t>
      </w:r>
      <w:r w:rsidRPr="007A3CD5">
        <w:rPr>
          <w:rFonts w:ascii="Times New Roman" w:hAnsi="Times New Roman" w:cs="Times New Roman"/>
          <w:sz w:val="24"/>
          <w:szCs w:val="24"/>
        </w:rPr>
        <w:t xml:space="preserve"> </w:t>
      </w:r>
      <w:r>
        <w:rPr>
          <w:rFonts w:ascii="Times New Roman" w:hAnsi="Times New Roman" w:cs="Times New Roman"/>
          <w:sz w:val="24"/>
          <w:szCs w:val="24"/>
        </w:rPr>
        <w:t>ведущими</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377A3F">
        <w:rPr>
          <w:rFonts w:ascii="Times New Roman" w:hAnsi="Times New Roman" w:cs="Times New Roman"/>
          <w:sz w:val="24"/>
          <w:szCs w:val="24"/>
        </w:rPr>
        <w:t>, без участия в товариществе</w:t>
      </w:r>
      <w:r w:rsidR="00741629" w:rsidRPr="00741629">
        <w:rPr>
          <w:rFonts w:ascii="Times New Roman" w:hAnsi="Times New Roman" w:cs="Times New Roman"/>
          <w:sz w:val="24"/>
          <w:szCs w:val="24"/>
        </w:rPr>
        <w:t>, (в случае, если такие решения принимаются по вопросам, указанным в</w:t>
      </w:r>
      <w:r>
        <w:rPr>
          <w:rFonts w:ascii="Times New Roman" w:hAnsi="Times New Roman" w:cs="Times New Roman"/>
          <w:sz w:val="24"/>
          <w:szCs w:val="24"/>
        </w:rPr>
        <w:t xml:space="preserve"> под</w:t>
      </w:r>
      <w:hyperlink r:id="rId41" w:anchor="dst100188"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2"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4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44"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w:t>
      </w:r>
    </w:p>
    <w:p w14:paraId="68A28583" w14:textId="4FB39E9B" w:rsidR="00741629" w:rsidRPr="00741629" w:rsidRDefault="007A3CD5" w:rsidP="00741629">
      <w:pPr>
        <w:spacing w:after="0"/>
        <w:jc w:val="both"/>
        <w:rPr>
          <w:rFonts w:ascii="Times New Roman" w:hAnsi="Times New Roman" w:cs="Times New Roman"/>
          <w:sz w:val="24"/>
          <w:szCs w:val="24"/>
        </w:rPr>
      </w:pPr>
      <w:bookmarkStart w:id="148" w:name="dst100242"/>
      <w:bookmarkEnd w:id="148"/>
      <w:r>
        <w:rPr>
          <w:rFonts w:ascii="Times New Roman" w:hAnsi="Times New Roman" w:cs="Times New Roman"/>
          <w:sz w:val="24"/>
          <w:szCs w:val="24"/>
        </w:rPr>
        <w:t>8.3</w:t>
      </w:r>
      <w:r w:rsidR="00606A67">
        <w:rPr>
          <w:rFonts w:ascii="Times New Roman" w:hAnsi="Times New Roman" w:cs="Times New Roman"/>
          <w:sz w:val="24"/>
          <w:szCs w:val="24"/>
        </w:rPr>
        <w:t>9</w:t>
      </w:r>
      <w:r w:rsidR="00741629" w:rsidRPr="00741629">
        <w:rPr>
          <w:rFonts w:ascii="Times New Roman" w:hAnsi="Times New Roman" w:cs="Times New Roman"/>
          <w:sz w:val="24"/>
          <w:szCs w:val="24"/>
        </w:rPr>
        <w:t>. В решении общего собрания членов товарищества о передаче недвижимого имущества общего пользования в общую долевую собственность собственников садовых или огородных земельных участков, расположенных в границах территории садоводства или огородничества, указываются:</w:t>
      </w:r>
    </w:p>
    <w:p w14:paraId="3DE8EF7F" w14:textId="367889BC" w:rsidR="00741629" w:rsidRPr="00741629" w:rsidRDefault="007A3CD5" w:rsidP="00741629">
      <w:pPr>
        <w:spacing w:after="0"/>
        <w:jc w:val="both"/>
        <w:rPr>
          <w:rFonts w:ascii="Times New Roman" w:hAnsi="Times New Roman" w:cs="Times New Roman"/>
          <w:sz w:val="24"/>
          <w:szCs w:val="24"/>
        </w:rPr>
      </w:pPr>
      <w:bookmarkStart w:id="149" w:name="dst100243"/>
      <w:bookmarkEnd w:id="149"/>
      <w:r>
        <w:rPr>
          <w:rFonts w:ascii="Times New Roman" w:hAnsi="Times New Roman" w:cs="Times New Roman"/>
          <w:sz w:val="24"/>
          <w:szCs w:val="24"/>
        </w:rPr>
        <w:lastRenderedPageBreak/>
        <w:t>8.3</w:t>
      </w:r>
      <w:r w:rsidR="00606A67">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фамилия, имя, отчество (последнее - при наличии), реквизиты документов, удостоверяющих личность собственников земельных участков, расположенных в границах территории садоводства или огородничества, в общую долевую собственность которых передается имущество общего пользования;</w:t>
      </w:r>
    </w:p>
    <w:p w14:paraId="2C38AD1C" w14:textId="6DCB7876" w:rsidR="00741629" w:rsidRPr="00741629" w:rsidRDefault="007A3CD5" w:rsidP="00741629">
      <w:pPr>
        <w:spacing w:after="0"/>
        <w:jc w:val="both"/>
        <w:rPr>
          <w:rFonts w:ascii="Times New Roman" w:hAnsi="Times New Roman" w:cs="Times New Roman"/>
          <w:sz w:val="24"/>
          <w:szCs w:val="24"/>
        </w:rPr>
      </w:pPr>
      <w:bookmarkStart w:id="150" w:name="dst100244"/>
      <w:bookmarkEnd w:id="150"/>
      <w:r>
        <w:rPr>
          <w:rFonts w:ascii="Times New Roman" w:hAnsi="Times New Roman" w:cs="Times New Roman"/>
          <w:sz w:val="24"/>
          <w:szCs w:val="24"/>
        </w:rPr>
        <w:t>8.3</w:t>
      </w:r>
      <w:r w:rsidR="00606A67">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описание и кадастровые номера объектов, относящихся к имуществу общего пользования и передаваемых в общую долевую собственность собственников земельных участков, расположенных в границах территории садоводства или огородничества;</w:t>
      </w:r>
    </w:p>
    <w:p w14:paraId="1555DA13" w14:textId="57EB04E6" w:rsidR="00741629" w:rsidRDefault="007A3CD5" w:rsidP="00741629">
      <w:pPr>
        <w:spacing w:after="0"/>
        <w:jc w:val="both"/>
        <w:rPr>
          <w:rFonts w:ascii="Times New Roman" w:hAnsi="Times New Roman" w:cs="Times New Roman"/>
          <w:sz w:val="24"/>
          <w:szCs w:val="24"/>
        </w:rPr>
      </w:pPr>
      <w:bookmarkStart w:id="151" w:name="dst100245"/>
      <w:bookmarkEnd w:id="151"/>
      <w:r>
        <w:rPr>
          <w:rFonts w:ascii="Times New Roman" w:hAnsi="Times New Roman" w:cs="Times New Roman"/>
          <w:sz w:val="24"/>
          <w:szCs w:val="24"/>
        </w:rPr>
        <w:t>8.3</w:t>
      </w:r>
      <w:r w:rsidR="00606A67">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размер доли в праве общей долевой собственности на имущество общего пользования, возникающей в связи с передачей этого имущества в общую долевую собственность собственников земельных участков, расположенных в границах территории садоводства или огородничества, реквизиты документов, подтверждающих право собственности товарищества на передаваемое имущество общего пользования.</w:t>
      </w:r>
    </w:p>
    <w:p w14:paraId="673785C4" w14:textId="7C4139CD" w:rsidR="00850EB8" w:rsidRPr="00850EB8" w:rsidRDefault="00850EB8" w:rsidP="00850EB8">
      <w:pPr>
        <w:spacing w:after="0"/>
        <w:jc w:val="both"/>
        <w:rPr>
          <w:rFonts w:ascii="Times New Roman" w:hAnsi="Times New Roman" w:cs="Times New Roman"/>
          <w:sz w:val="24"/>
          <w:szCs w:val="24"/>
        </w:rPr>
      </w:pPr>
      <w:r>
        <w:rPr>
          <w:rFonts w:ascii="Times New Roman" w:hAnsi="Times New Roman" w:cs="Times New Roman"/>
          <w:sz w:val="24"/>
          <w:szCs w:val="24"/>
        </w:rPr>
        <w:t>8.40</w:t>
      </w:r>
      <w:r w:rsidRPr="00850EB8">
        <w:rPr>
          <w:rFonts w:ascii="Times New Roman" w:hAnsi="Times New Roman" w:cs="Times New Roman"/>
          <w:sz w:val="24"/>
          <w:szCs w:val="24"/>
        </w:rPr>
        <w:t>. В Товариществе может быть принят общим собранием Регламент (Положение), определяющий права, обязанности и порядок действий Товарищества в процессе подготовки и проведения общих собраний членов Товарищества.</w:t>
      </w:r>
    </w:p>
    <w:p w14:paraId="6E27CCCF" w14:textId="77777777" w:rsidR="00850EB8" w:rsidRDefault="00850EB8" w:rsidP="00741629">
      <w:pPr>
        <w:spacing w:after="0"/>
        <w:jc w:val="both"/>
        <w:rPr>
          <w:rFonts w:ascii="Times New Roman" w:hAnsi="Times New Roman" w:cs="Times New Roman"/>
          <w:sz w:val="24"/>
          <w:szCs w:val="24"/>
        </w:rPr>
      </w:pPr>
    </w:p>
    <w:p w14:paraId="3AF8D9EB" w14:textId="26C5FD49" w:rsidR="00606A67" w:rsidRDefault="00606A67" w:rsidP="00741629">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4497EDF8" w14:textId="77777777" w:rsidR="003C5E97" w:rsidRDefault="003C5E97" w:rsidP="00741629">
      <w:pPr>
        <w:spacing w:after="0"/>
        <w:jc w:val="both"/>
        <w:rPr>
          <w:rFonts w:ascii="Times New Roman" w:hAnsi="Times New Roman" w:cs="Times New Roman"/>
          <w:sz w:val="24"/>
          <w:szCs w:val="24"/>
        </w:rPr>
      </w:pPr>
    </w:p>
    <w:p w14:paraId="0FE0E5D4" w14:textId="77777777" w:rsidR="00935BBA" w:rsidRPr="00741629" w:rsidRDefault="00935BBA" w:rsidP="00741629">
      <w:pPr>
        <w:spacing w:after="0"/>
        <w:jc w:val="both"/>
        <w:rPr>
          <w:rFonts w:ascii="Times New Roman" w:hAnsi="Times New Roman" w:cs="Times New Roman"/>
          <w:sz w:val="24"/>
          <w:szCs w:val="24"/>
        </w:rPr>
      </w:pPr>
    </w:p>
    <w:p w14:paraId="625A7928" w14:textId="6DD77C30" w:rsidR="00CB5DD3" w:rsidRDefault="00CB5DD3" w:rsidP="00C430F9">
      <w:pPr>
        <w:pStyle w:val="a3"/>
        <w:spacing w:before="0" w:beforeAutospacing="0" w:after="0" w:afterAutospacing="0" w:line="384" w:lineRule="atLeast"/>
        <w:jc w:val="both"/>
        <w:textAlignment w:val="baseline"/>
      </w:pPr>
    </w:p>
    <w:p w14:paraId="1E57833F" w14:textId="131C986C" w:rsidR="007A3CD5" w:rsidRPr="00D136FD" w:rsidRDefault="007A3CD5" w:rsidP="007A3CD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9</w:t>
      </w:r>
      <w:r w:rsidRPr="00D136FD">
        <w:rPr>
          <w:sz w:val="24"/>
          <w:szCs w:val="24"/>
        </w:rPr>
        <w:t xml:space="preserve">. </w:t>
      </w:r>
      <w:r>
        <w:rPr>
          <w:sz w:val="24"/>
          <w:szCs w:val="24"/>
        </w:rPr>
        <w:t>Правление товарищества</w:t>
      </w:r>
    </w:p>
    <w:p w14:paraId="7B7832F4" w14:textId="46BD68AE" w:rsidR="007A3CD5" w:rsidRPr="007A3CD5" w:rsidRDefault="007A3CD5" w:rsidP="007A3CD5">
      <w:pPr>
        <w:spacing w:after="0"/>
        <w:jc w:val="both"/>
        <w:rPr>
          <w:rFonts w:ascii="Times New Roman" w:hAnsi="Times New Roman" w:cs="Times New Roman"/>
          <w:sz w:val="24"/>
          <w:szCs w:val="24"/>
        </w:rPr>
      </w:pPr>
      <w:bookmarkStart w:id="152" w:name="dst100247"/>
      <w:bookmarkEnd w:id="152"/>
      <w:r>
        <w:rPr>
          <w:rFonts w:ascii="Times New Roman" w:hAnsi="Times New Roman" w:cs="Times New Roman"/>
          <w:sz w:val="24"/>
          <w:szCs w:val="24"/>
        </w:rPr>
        <w:t>9.</w:t>
      </w:r>
      <w:r w:rsidRPr="007A3CD5">
        <w:rPr>
          <w:rFonts w:ascii="Times New Roman" w:hAnsi="Times New Roman" w:cs="Times New Roman"/>
          <w:sz w:val="24"/>
          <w:szCs w:val="24"/>
        </w:rPr>
        <w:t>1. Правление товарищества подотчетно общему собранию членов товарищества.</w:t>
      </w:r>
    </w:p>
    <w:p w14:paraId="4D47AF4E" w14:textId="3AAE2510" w:rsidR="007A3CD5" w:rsidRPr="007A3CD5" w:rsidRDefault="007A3CD5" w:rsidP="007A3CD5">
      <w:pPr>
        <w:spacing w:after="0"/>
        <w:jc w:val="both"/>
        <w:rPr>
          <w:rFonts w:ascii="Times New Roman" w:hAnsi="Times New Roman" w:cs="Times New Roman"/>
          <w:sz w:val="24"/>
          <w:szCs w:val="24"/>
        </w:rPr>
      </w:pPr>
      <w:bookmarkStart w:id="153" w:name="dst100248"/>
      <w:bookmarkEnd w:id="153"/>
      <w:r>
        <w:rPr>
          <w:rFonts w:ascii="Times New Roman" w:hAnsi="Times New Roman" w:cs="Times New Roman"/>
          <w:sz w:val="24"/>
          <w:szCs w:val="24"/>
        </w:rPr>
        <w:t>9.</w:t>
      </w:r>
      <w:r w:rsidRPr="007A3CD5">
        <w:rPr>
          <w:rFonts w:ascii="Times New Roman" w:hAnsi="Times New Roman" w:cs="Times New Roman"/>
          <w:sz w:val="24"/>
          <w:szCs w:val="24"/>
        </w:rPr>
        <w:t>2. Председатель товарищества является членом правления товарищества и его председателем.</w:t>
      </w:r>
    </w:p>
    <w:p w14:paraId="521D1622" w14:textId="72D93F8B" w:rsidR="007A3CD5" w:rsidRPr="007A3CD5" w:rsidRDefault="007A3CD5" w:rsidP="007A3CD5">
      <w:pPr>
        <w:spacing w:after="0"/>
        <w:jc w:val="both"/>
        <w:rPr>
          <w:rFonts w:ascii="Times New Roman" w:hAnsi="Times New Roman" w:cs="Times New Roman"/>
          <w:sz w:val="24"/>
          <w:szCs w:val="24"/>
        </w:rPr>
      </w:pPr>
      <w:bookmarkStart w:id="154" w:name="dst100249"/>
      <w:bookmarkEnd w:id="154"/>
      <w:r>
        <w:rPr>
          <w:rFonts w:ascii="Times New Roman" w:hAnsi="Times New Roman" w:cs="Times New Roman"/>
          <w:sz w:val="24"/>
          <w:szCs w:val="24"/>
        </w:rPr>
        <w:t>9.</w:t>
      </w:r>
      <w:r w:rsidRPr="007A3CD5">
        <w:rPr>
          <w:rFonts w:ascii="Times New Roman" w:hAnsi="Times New Roman" w:cs="Times New Roman"/>
          <w:sz w:val="24"/>
          <w:szCs w:val="24"/>
        </w:rPr>
        <w:t>3. Количество членов правления товарищества не может быть менее трех человек и должно составлять не более пяти процентов от общего числа членов товарищества.</w:t>
      </w:r>
    </w:p>
    <w:p w14:paraId="40E6E52D" w14:textId="06A9CA30" w:rsidR="007A3CD5" w:rsidRPr="007A3CD5" w:rsidRDefault="007A3CD5" w:rsidP="007A3CD5">
      <w:pPr>
        <w:spacing w:after="0"/>
        <w:jc w:val="both"/>
        <w:rPr>
          <w:rFonts w:ascii="Times New Roman" w:hAnsi="Times New Roman" w:cs="Times New Roman"/>
          <w:sz w:val="24"/>
          <w:szCs w:val="24"/>
        </w:rPr>
      </w:pPr>
      <w:bookmarkStart w:id="155" w:name="dst100250"/>
      <w:bookmarkEnd w:id="155"/>
      <w:r>
        <w:rPr>
          <w:rFonts w:ascii="Times New Roman" w:hAnsi="Times New Roman" w:cs="Times New Roman"/>
          <w:sz w:val="24"/>
          <w:szCs w:val="24"/>
        </w:rPr>
        <w:t>9.</w:t>
      </w:r>
      <w:r w:rsidRPr="007A3CD5">
        <w:rPr>
          <w:rFonts w:ascii="Times New Roman" w:hAnsi="Times New Roman" w:cs="Times New Roman"/>
          <w:sz w:val="24"/>
          <w:szCs w:val="24"/>
        </w:rPr>
        <w:t xml:space="preserve">4. Заседания правления товарищества созываются председателем товарищества по мере необходимости </w:t>
      </w:r>
      <w:r>
        <w:rPr>
          <w:rFonts w:ascii="Times New Roman" w:hAnsi="Times New Roman" w:cs="Times New Roman"/>
          <w:sz w:val="24"/>
          <w:szCs w:val="24"/>
        </w:rPr>
        <w:t>не реже одного раза в месяц</w:t>
      </w:r>
      <w:r w:rsidRPr="007A3CD5">
        <w:rPr>
          <w:rFonts w:ascii="Times New Roman" w:hAnsi="Times New Roman" w:cs="Times New Roman"/>
          <w:sz w:val="24"/>
          <w:szCs w:val="24"/>
        </w:rPr>
        <w:t>.</w:t>
      </w:r>
    </w:p>
    <w:p w14:paraId="74F2CC7B" w14:textId="2F771EE8" w:rsidR="007A3CD5" w:rsidRPr="007A3CD5" w:rsidRDefault="007A3CD5" w:rsidP="007A3CD5">
      <w:pPr>
        <w:spacing w:after="0"/>
        <w:jc w:val="both"/>
        <w:rPr>
          <w:rFonts w:ascii="Times New Roman" w:hAnsi="Times New Roman" w:cs="Times New Roman"/>
          <w:sz w:val="24"/>
          <w:szCs w:val="24"/>
        </w:rPr>
      </w:pPr>
      <w:bookmarkStart w:id="156" w:name="dst100251"/>
      <w:bookmarkEnd w:id="156"/>
      <w:r>
        <w:rPr>
          <w:rFonts w:ascii="Times New Roman" w:hAnsi="Times New Roman" w:cs="Times New Roman"/>
          <w:sz w:val="24"/>
          <w:szCs w:val="24"/>
        </w:rPr>
        <w:t>9.</w:t>
      </w:r>
      <w:r w:rsidRPr="007A3CD5">
        <w:rPr>
          <w:rFonts w:ascii="Times New Roman" w:hAnsi="Times New Roman" w:cs="Times New Roman"/>
          <w:sz w:val="24"/>
          <w:szCs w:val="24"/>
        </w:rPr>
        <w:t>5. Заседание правления товарищества правомочно, если на нем присутствует не менее половины его членов.</w:t>
      </w:r>
    </w:p>
    <w:p w14:paraId="219B826C" w14:textId="235EF7DE" w:rsidR="007A3CD5" w:rsidRPr="007A3CD5" w:rsidRDefault="007A3CD5" w:rsidP="007A3CD5">
      <w:pPr>
        <w:spacing w:after="0"/>
        <w:jc w:val="both"/>
        <w:rPr>
          <w:rFonts w:ascii="Times New Roman" w:hAnsi="Times New Roman" w:cs="Times New Roman"/>
          <w:sz w:val="24"/>
          <w:szCs w:val="24"/>
        </w:rPr>
      </w:pPr>
      <w:bookmarkStart w:id="157" w:name="dst100252"/>
      <w:bookmarkEnd w:id="157"/>
      <w:r>
        <w:rPr>
          <w:rFonts w:ascii="Times New Roman" w:hAnsi="Times New Roman" w:cs="Times New Roman"/>
          <w:sz w:val="24"/>
          <w:szCs w:val="24"/>
        </w:rPr>
        <w:t>9.</w:t>
      </w:r>
      <w:r w:rsidRPr="007A3CD5">
        <w:rPr>
          <w:rFonts w:ascii="Times New Roman" w:hAnsi="Times New Roman" w:cs="Times New Roman"/>
          <w:sz w:val="24"/>
          <w:szCs w:val="24"/>
        </w:rPr>
        <w:t>6. Решения правления товарищества принимаются открытым голосованием простым большинством голосов присутствующих членов правления. При равенстве голосов голос председателя товарищества является решающим.</w:t>
      </w:r>
    </w:p>
    <w:p w14:paraId="65E726E6" w14:textId="32875267" w:rsidR="007A3CD5" w:rsidRPr="007A3CD5" w:rsidRDefault="00AC11B1" w:rsidP="007A3CD5">
      <w:pPr>
        <w:spacing w:after="0"/>
        <w:jc w:val="both"/>
        <w:rPr>
          <w:rFonts w:ascii="Times New Roman" w:hAnsi="Times New Roman" w:cs="Times New Roman"/>
          <w:sz w:val="24"/>
          <w:szCs w:val="24"/>
        </w:rPr>
      </w:pPr>
      <w:bookmarkStart w:id="158" w:name="dst100253"/>
      <w:bookmarkEnd w:id="158"/>
      <w:r>
        <w:rPr>
          <w:rFonts w:ascii="Times New Roman" w:hAnsi="Times New Roman" w:cs="Times New Roman"/>
          <w:sz w:val="24"/>
          <w:szCs w:val="24"/>
        </w:rPr>
        <w:t>9.</w:t>
      </w:r>
      <w:r w:rsidR="007A3CD5" w:rsidRPr="007A3CD5">
        <w:rPr>
          <w:rFonts w:ascii="Times New Roman" w:hAnsi="Times New Roman" w:cs="Times New Roman"/>
          <w:sz w:val="24"/>
          <w:szCs w:val="24"/>
        </w:rPr>
        <w:t>7. К полномочиям правления товарищества относятся:</w:t>
      </w:r>
    </w:p>
    <w:p w14:paraId="6FCC3233" w14:textId="606C7C2B" w:rsidR="007A3CD5" w:rsidRPr="007A3CD5" w:rsidRDefault="00AC11B1" w:rsidP="007A3CD5">
      <w:pPr>
        <w:spacing w:after="0"/>
        <w:jc w:val="both"/>
        <w:rPr>
          <w:rFonts w:ascii="Times New Roman" w:hAnsi="Times New Roman" w:cs="Times New Roman"/>
          <w:sz w:val="24"/>
          <w:szCs w:val="24"/>
        </w:rPr>
      </w:pPr>
      <w:bookmarkStart w:id="159" w:name="dst100254"/>
      <w:bookmarkEnd w:id="159"/>
      <w:r>
        <w:rPr>
          <w:rFonts w:ascii="Times New Roman" w:hAnsi="Times New Roman" w:cs="Times New Roman"/>
          <w:sz w:val="24"/>
          <w:szCs w:val="24"/>
        </w:rPr>
        <w:t>9.7.</w:t>
      </w:r>
      <w:r w:rsidR="007A3CD5" w:rsidRPr="007A3CD5">
        <w:rPr>
          <w:rFonts w:ascii="Times New Roman" w:hAnsi="Times New Roman" w:cs="Times New Roman"/>
          <w:sz w:val="24"/>
          <w:szCs w:val="24"/>
        </w:rPr>
        <w:t>1</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выполнение решений общего собрания членов товарищества;</w:t>
      </w:r>
    </w:p>
    <w:p w14:paraId="07AEB6E8" w14:textId="5F97EC8E" w:rsidR="007A3CD5" w:rsidRPr="007A3CD5" w:rsidRDefault="00AC11B1" w:rsidP="007A3CD5">
      <w:pPr>
        <w:spacing w:after="0"/>
        <w:jc w:val="both"/>
        <w:rPr>
          <w:rFonts w:ascii="Times New Roman" w:hAnsi="Times New Roman" w:cs="Times New Roman"/>
          <w:sz w:val="24"/>
          <w:szCs w:val="24"/>
        </w:rPr>
      </w:pPr>
      <w:bookmarkStart w:id="160" w:name="dst100255"/>
      <w:bookmarkEnd w:id="160"/>
      <w:r>
        <w:rPr>
          <w:rFonts w:ascii="Times New Roman" w:hAnsi="Times New Roman" w:cs="Times New Roman"/>
          <w:sz w:val="24"/>
          <w:szCs w:val="24"/>
        </w:rPr>
        <w:t>9.7.</w:t>
      </w:r>
      <w:r w:rsidR="007A3CD5" w:rsidRPr="007A3CD5">
        <w:rPr>
          <w:rFonts w:ascii="Times New Roman" w:hAnsi="Times New Roman" w:cs="Times New Roman"/>
          <w:sz w:val="24"/>
          <w:szCs w:val="24"/>
        </w:rPr>
        <w:t>2</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решения о проведении общего собрания членов товарищества или обеспечение принятия решения общего собрания членов товарищества в форме очно-заочного или заочного голосования;</w:t>
      </w:r>
    </w:p>
    <w:p w14:paraId="54AB96CE" w14:textId="396FE6F7" w:rsidR="007A3CD5" w:rsidRPr="007A3CD5" w:rsidRDefault="00AC11B1" w:rsidP="007A3CD5">
      <w:pPr>
        <w:spacing w:after="0"/>
        <w:jc w:val="both"/>
        <w:rPr>
          <w:rFonts w:ascii="Times New Roman" w:hAnsi="Times New Roman" w:cs="Times New Roman"/>
          <w:sz w:val="24"/>
          <w:szCs w:val="24"/>
        </w:rPr>
      </w:pPr>
      <w:bookmarkStart w:id="161" w:name="dst100256"/>
      <w:bookmarkEnd w:id="161"/>
      <w:r>
        <w:rPr>
          <w:rFonts w:ascii="Times New Roman" w:hAnsi="Times New Roman" w:cs="Times New Roman"/>
          <w:sz w:val="24"/>
          <w:szCs w:val="24"/>
        </w:rPr>
        <w:t>9.7.</w:t>
      </w:r>
      <w:r w:rsidR="007A3CD5" w:rsidRPr="007A3CD5">
        <w:rPr>
          <w:rFonts w:ascii="Times New Roman" w:hAnsi="Times New Roman" w:cs="Times New Roman"/>
          <w:sz w:val="24"/>
          <w:szCs w:val="24"/>
        </w:rPr>
        <w:t>3</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решения о проведении внеочередного общего собрания членов товарищества или о необходимости проведения внеочередного общего собрания членов товарищества в форме очно-заочного или заочного голосования;</w:t>
      </w:r>
    </w:p>
    <w:p w14:paraId="55C54356" w14:textId="08962C12" w:rsidR="007A3CD5" w:rsidRPr="007A3CD5" w:rsidRDefault="00AC11B1" w:rsidP="007A3CD5">
      <w:pPr>
        <w:spacing w:after="0"/>
        <w:jc w:val="both"/>
        <w:rPr>
          <w:rFonts w:ascii="Times New Roman" w:hAnsi="Times New Roman" w:cs="Times New Roman"/>
          <w:sz w:val="24"/>
          <w:szCs w:val="24"/>
        </w:rPr>
      </w:pPr>
      <w:bookmarkStart w:id="162" w:name="dst100257"/>
      <w:bookmarkEnd w:id="162"/>
      <w:r>
        <w:rPr>
          <w:rFonts w:ascii="Times New Roman" w:hAnsi="Times New Roman" w:cs="Times New Roman"/>
          <w:sz w:val="24"/>
          <w:szCs w:val="24"/>
        </w:rPr>
        <w:t>9.7.</w:t>
      </w:r>
      <w:r w:rsidR="007A3CD5" w:rsidRPr="007A3CD5">
        <w:rPr>
          <w:rFonts w:ascii="Times New Roman" w:hAnsi="Times New Roman" w:cs="Times New Roman"/>
          <w:sz w:val="24"/>
          <w:szCs w:val="24"/>
        </w:rPr>
        <w:t>4</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руководство текущей деятельностью товарищества;</w:t>
      </w:r>
    </w:p>
    <w:p w14:paraId="0BB526AB" w14:textId="46A679FA" w:rsidR="007A3CD5" w:rsidRPr="007A3CD5" w:rsidRDefault="00AC11B1" w:rsidP="007A3CD5">
      <w:pPr>
        <w:spacing w:after="0"/>
        <w:jc w:val="both"/>
        <w:rPr>
          <w:rFonts w:ascii="Times New Roman" w:hAnsi="Times New Roman" w:cs="Times New Roman"/>
          <w:sz w:val="24"/>
          <w:szCs w:val="24"/>
        </w:rPr>
      </w:pPr>
      <w:bookmarkStart w:id="163" w:name="dst100258"/>
      <w:bookmarkEnd w:id="163"/>
      <w:r>
        <w:rPr>
          <w:rFonts w:ascii="Times New Roman" w:hAnsi="Times New Roman" w:cs="Times New Roman"/>
          <w:sz w:val="24"/>
          <w:szCs w:val="24"/>
        </w:rPr>
        <w:t>9.7.</w:t>
      </w:r>
      <w:r w:rsidR="007A3CD5" w:rsidRPr="007A3CD5">
        <w:rPr>
          <w:rFonts w:ascii="Times New Roman" w:hAnsi="Times New Roman" w:cs="Times New Roman"/>
          <w:sz w:val="24"/>
          <w:szCs w:val="24"/>
        </w:rPr>
        <w:t>5</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решений о заключении договоров с организациями, осуществляющими снабжение тепловой и электрической энергией, водой, газом, водоотведение, благоустройство и охрану территории садоводства или огородничества, обеспечение пожарной безопасности и иную деятельность, направленную на достижение целей товарищества;</w:t>
      </w:r>
    </w:p>
    <w:p w14:paraId="3F991B3A" w14:textId="6D47D43F" w:rsidR="007A3CD5" w:rsidRPr="007A3CD5" w:rsidRDefault="00AC11B1" w:rsidP="007A3CD5">
      <w:pPr>
        <w:spacing w:after="0"/>
        <w:jc w:val="both"/>
        <w:rPr>
          <w:rFonts w:ascii="Times New Roman" w:hAnsi="Times New Roman" w:cs="Times New Roman"/>
          <w:sz w:val="24"/>
          <w:szCs w:val="24"/>
        </w:rPr>
      </w:pPr>
      <w:bookmarkStart w:id="164" w:name="dst100259"/>
      <w:bookmarkEnd w:id="164"/>
      <w:r>
        <w:rPr>
          <w:rFonts w:ascii="Times New Roman" w:hAnsi="Times New Roman" w:cs="Times New Roman"/>
          <w:sz w:val="24"/>
          <w:szCs w:val="24"/>
        </w:rPr>
        <w:lastRenderedPageBreak/>
        <w:t>9.7.</w:t>
      </w:r>
      <w:r w:rsidR="007A3CD5" w:rsidRPr="007A3CD5">
        <w:rPr>
          <w:rFonts w:ascii="Times New Roman" w:hAnsi="Times New Roman" w:cs="Times New Roman"/>
          <w:sz w:val="24"/>
          <w:szCs w:val="24"/>
        </w:rPr>
        <w:t>6</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решений о заключении договоров с оператором по обращению с твердыми коммунальными отходами, региональным оператором по обращению с твердыми коммунальными отходами;</w:t>
      </w:r>
    </w:p>
    <w:p w14:paraId="6FB6673E" w14:textId="74A11EBB" w:rsidR="007A3CD5" w:rsidRPr="007A3CD5" w:rsidRDefault="00AC11B1" w:rsidP="007A3CD5">
      <w:pPr>
        <w:spacing w:after="0"/>
        <w:jc w:val="both"/>
        <w:rPr>
          <w:rFonts w:ascii="Times New Roman" w:hAnsi="Times New Roman" w:cs="Times New Roman"/>
          <w:sz w:val="24"/>
          <w:szCs w:val="24"/>
        </w:rPr>
      </w:pPr>
      <w:bookmarkStart w:id="165" w:name="dst100260"/>
      <w:bookmarkEnd w:id="165"/>
      <w:r>
        <w:rPr>
          <w:rFonts w:ascii="Times New Roman" w:hAnsi="Times New Roman" w:cs="Times New Roman"/>
          <w:sz w:val="24"/>
          <w:szCs w:val="24"/>
        </w:rPr>
        <w:t>9.7.</w:t>
      </w:r>
      <w:r w:rsidR="007A3CD5" w:rsidRPr="007A3CD5">
        <w:rPr>
          <w:rFonts w:ascii="Times New Roman" w:hAnsi="Times New Roman" w:cs="Times New Roman"/>
          <w:sz w:val="24"/>
          <w:szCs w:val="24"/>
        </w:rPr>
        <w:t>7</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обеспечение исполнения обязательств по договорам, заключенным товариществом;</w:t>
      </w:r>
    </w:p>
    <w:p w14:paraId="43A3BA4C" w14:textId="46E664D1" w:rsidR="007A3CD5" w:rsidRPr="007A3CD5" w:rsidRDefault="00AC11B1" w:rsidP="007A3CD5">
      <w:pPr>
        <w:spacing w:after="0"/>
        <w:jc w:val="both"/>
        <w:rPr>
          <w:rFonts w:ascii="Times New Roman" w:hAnsi="Times New Roman" w:cs="Times New Roman"/>
          <w:sz w:val="24"/>
          <w:szCs w:val="24"/>
        </w:rPr>
      </w:pPr>
      <w:bookmarkStart w:id="166" w:name="dst100261"/>
      <w:bookmarkEnd w:id="166"/>
      <w:r>
        <w:rPr>
          <w:rFonts w:ascii="Times New Roman" w:hAnsi="Times New Roman" w:cs="Times New Roman"/>
          <w:sz w:val="24"/>
          <w:szCs w:val="24"/>
        </w:rPr>
        <w:t>9.7.</w:t>
      </w:r>
      <w:r w:rsidR="007A3CD5" w:rsidRPr="007A3CD5">
        <w:rPr>
          <w:rFonts w:ascii="Times New Roman" w:hAnsi="Times New Roman" w:cs="Times New Roman"/>
          <w:sz w:val="24"/>
          <w:szCs w:val="24"/>
        </w:rPr>
        <w:t>8</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обеспечение создания и использования имущества общего пользования товарищества, а также создание необходимых условий для совместного владения, пользования и распоряжения гражданами таким имуществом;</w:t>
      </w:r>
    </w:p>
    <w:p w14:paraId="7B2ECA5A" w14:textId="5A1656AC" w:rsidR="007A3CD5" w:rsidRPr="007A3CD5" w:rsidRDefault="000B33F9" w:rsidP="007A3CD5">
      <w:pPr>
        <w:spacing w:after="0"/>
        <w:jc w:val="both"/>
        <w:rPr>
          <w:rFonts w:ascii="Times New Roman" w:hAnsi="Times New Roman" w:cs="Times New Roman"/>
          <w:sz w:val="24"/>
          <w:szCs w:val="24"/>
        </w:rPr>
      </w:pPr>
      <w:bookmarkStart w:id="167" w:name="dst100262"/>
      <w:bookmarkEnd w:id="167"/>
      <w:r>
        <w:rPr>
          <w:rFonts w:ascii="Times New Roman" w:hAnsi="Times New Roman" w:cs="Times New Roman"/>
          <w:sz w:val="24"/>
          <w:szCs w:val="24"/>
        </w:rPr>
        <w:t>9.7.</w:t>
      </w:r>
      <w:r w:rsidR="007A3CD5" w:rsidRPr="007A3CD5">
        <w:rPr>
          <w:rFonts w:ascii="Times New Roman" w:hAnsi="Times New Roman" w:cs="Times New Roman"/>
          <w:sz w:val="24"/>
          <w:szCs w:val="24"/>
        </w:rPr>
        <w:t>9</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составление приходно-расходных смет и отчетов правления товарищества и представление их на утверждение общему собранию членов товарищества;</w:t>
      </w:r>
    </w:p>
    <w:p w14:paraId="4D15C93E" w14:textId="6A62783C" w:rsidR="007A3CD5" w:rsidRPr="007A3CD5" w:rsidRDefault="000B33F9" w:rsidP="007A3CD5">
      <w:pPr>
        <w:spacing w:after="0"/>
        <w:jc w:val="both"/>
        <w:rPr>
          <w:rFonts w:ascii="Times New Roman" w:hAnsi="Times New Roman" w:cs="Times New Roman"/>
          <w:sz w:val="24"/>
          <w:szCs w:val="24"/>
        </w:rPr>
      </w:pPr>
      <w:bookmarkStart w:id="168" w:name="dst100263"/>
      <w:bookmarkEnd w:id="168"/>
      <w:r>
        <w:rPr>
          <w:rFonts w:ascii="Times New Roman" w:hAnsi="Times New Roman" w:cs="Times New Roman"/>
          <w:sz w:val="24"/>
          <w:szCs w:val="24"/>
        </w:rPr>
        <w:t>9.7.</w:t>
      </w:r>
      <w:r w:rsidR="007A3CD5" w:rsidRPr="007A3CD5">
        <w:rPr>
          <w:rFonts w:ascii="Times New Roman" w:hAnsi="Times New Roman" w:cs="Times New Roman"/>
          <w:sz w:val="24"/>
          <w:szCs w:val="24"/>
        </w:rPr>
        <w:t>10</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ведение учета и отчетности товарищества, подготовка годового отчета и представление его на утверждение общему собранию членов товарищества;</w:t>
      </w:r>
    </w:p>
    <w:p w14:paraId="57D634C0" w14:textId="517DBD3A" w:rsidR="007A3CD5" w:rsidRPr="00801A6F" w:rsidRDefault="000B33F9" w:rsidP="007A3CD5">
      <w:pPr>
        <w:spacing w:after="0"/>
        <w:jc w:val="both"/>
        <w:rPr>
          <w:rFonts w:ascii="Times New Roman" w:hAnsi="Times New Roman" w:cs="Times New Roman"/>
          <w:color w:val="FF0000"/>
          <w:sz w:val="24"/>
          <w:szCs w:val="24"/>
        </w:rPr>
      </w:pPr>
      <w:bookmarkStart w:id="169" w:name="dst100264"/>
      <w:bookmarkEnd w:id="169"/>
      <w:r>
        <w:rPr>
          <w:rFonts w:ascii="Times New Roman" w:hAnsi="Times New Roman" w:cs="Times New Roman"/>
          <w:sz w:val="24"/>
          <w:szCs w:val="24"/>
        </w:rPr>
        <w:t>9.7.</w:t>
      </w:r>
      <w:r w:rsidR="007A3CD5" w:rsidRPr="007A3CD5">
        <w:rPr>
          <w:rFonts w:ascii="Times New Roman" w:hAnsi="Times New Roman" w:cs="Times New Roman"/>
          <w:sz w:val="24"/>
          <w:szCs w:val="24"/>
        </w:rPr>
        <w:t>11</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обеспечение ведения делопроизводства в товариществе и с</w:t>
      </w:r>
      <w:r w:rsidR="00850EB8">
        <w:rPr>
          <w:rFonts w:ascii="Times New Roman" w:hAnsi="Times New Roman" w:cs="Times New Roman"/>
          <w:sz w:val="24"/>
          <w:szCs w:val="24"/>
        </w:rPr>
        <w:t xml:space="preserve">одержание архива в товариществе </w:t>
      </w:r>
      <w:r w:rsidR="00850EB8" w:rsidRPr="00801A6F">
        <w:rPr>
          <w:rFonts w:ascii="Times New Roman" w:hAnsi="Times New Roman" w:cs="Times New Roman"/>
          <w:color w:val="FF0000"/>
          <w:sz w:val="24"/>
          <w:szCs w:val="24"/>
        </w:rPr>
        <w:t>на основании самостоятельно разрабатываемых инструкций, положений и других нормативно-методических, распорядительных документов, не противоречащих законодательным актам;</w:t>
      </w:r>
    </w:p>
    <w:p w14:paraId="4FB292CD" w14:textId="44FC733B" w:rsidR="007A3CD5" w:rsidRPr="007A3CD5" w:rsidRDefault="000B33F9" w:rsidP="007A3CD5">
      <w:pPr>
        <w:spacing w:after="0"/>
        <w:jc w:val="both"/>
        <w:rPr>
          <w:rFonts w:ascii="Times New Roman" w:hAnsi="Times New Roman" w:cs="Times New Roman"/>
          <w:sz w:val="24"/>
          <w:szCs w:val="24"/>
        </w:rPr>
      </w:pPr>
      <w:bookmarkStart w:id="170" w:name="dst100265"/>
      <w:bookmarkEnd w:id="170"/>
      <w:r>
        <w:rPr>
          <w:rFonts w:ascii="Times New Roman" w:hAnsi="Times New Roman" w:cs="Times New Roman"/>
          <w:sz w:val="24"/>
          <w:szCs w:val="24"/>
        </w:rPr>
        <w:t>9.7.</w:t>
      </w:r>
      <w:r w:rsidR="007A3CD5" w:rsidRPr="007A3CD5">
        <w:rPr>
          <w:rFonts w:ascii="Times New Roman" w:hAnsi="Times New Roman" w:cs="Times New Roman"/>
          <w:sz w:val="24"/>
          <w:szCs w:val="24"/>
        </w:rPr>
        <w:t>12</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контроль за своевременным внесением взносов, предусмотренных настоящим </w:t>
      </w:r>
      <w:r>
        <w:rPr>
          <w:rFonts w:ascii="Times New Roman" w:hAnsi="Times New Roman" w:cs="Times New Roman"/>
          <w:sz w:val="24"/>
          <w:szCs w:val="24"/>
        </w:rPr>
        <w:t>Уставом</w:t>
      </w:r>
      <w:r w:rsidR="007A3CD5" w:rsidRPr="007A3CD5">
        <w:rPr>
          <w:rFonts w:ascii="Times New Roman" w:hAnsi="Times New Roman" w:cs="Times New Roman"/>
          <w:sz w:val="24"/>
          <w:szCs w:val="24"/>
        </w:rPr>
        <w:t>, обращение в суд за взысканием задолженности по уплате взносов или платы, предусмотренной</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для </w:t>
      </w:r>
      <w:r w:rsidRPr="00741629">
        <w:rPr>
          <w:rFonts w:ascii="Times New Roman" w:hAnsi="Times New Roman" w:cs="Times New Roman"/>
          <w:sz w:val="24"/>
          <w:szCs w:val="24"/>
        </w:rPr>
        <w:t>лиц</w:t>
      </w:r>
      <w:proofErr w:type="gramEnd"/>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377A3F">
        <w:rPr>
          <w:rFonts w:ascii="Times New Roman" w:hAnsi="Times New Roman" w:cs="Times New Roman"/>
          <w:sz w:val="24"/>
          <w:szCs w:val="24"/>
        </w:rPr>
        <w:t>, без участия в товариществе</w:t>
      </w:r>
      <w:r w:rsidR="007A3CD5" w:rsidRPr="007A3CD5">
        <w:rPr>
          <w:rFonts w:ascii="Times New Roman" w:hAnsi="Times New Roman" w:cs="Times New Roman"/>
          <w:sz w:val="24"/>
          <w:szCs w:val="24"/>
        </w:rPr>
        <w:t>, в судебном порядке;</w:t>
      </w:r>
    </w:p>
    <w:p w14:paraId="10B68F47" w14:textId="1590F135" w:rsidR="007A3CD5" w:rsidRPr="007A3CD5" w:rsidRDefault="000B33F9" w:rsidP="007A3CD5">
      <w:pPr>
        <w:spacing w:after="0"/>
        <w:jc w:val="both"/>
        <w:rPr>
          <w:rFonts w:ascii="Times New Roman" w:hAnsi="Times New Roman" w:cs="Times New Roman"/>
          <w:sz w:val="24"/>
          <w:szCs w:val="24"/>
        </w:rPr>
      </w:pPr>
      <w:bookmarkStart w:id="171" w:name="dst100266"/>
      <w:bookmarkEnd w:id="171"/>
      <w:r>
        <w:rPr>
          <w:rFonts w:ascii="Times New Roman" w:hAnsi="Times New Roman" w:cs="Times New Roman"/>
          <w:sz w:val="24"/>
          <w:szCs w:val="24"/>
        </w:rPr>
        <w:t>9.7.</w:t>
      </w:r>
      <w:r w:rsidR="007A3CD5" w:rsidRPr="007A3CD5">
        <w:rPr>
          <w:rFonts w:ascii="Times New Roman" w:hAnsi="Times New Roman" w:cs="Times New Roman"/>
          <w:sz w:val="24"/>
          <w:szCs w:val="24"/>
        </w:rPr>
        <w:t>13</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рассмотрение заявлений членов товарищества;</w:t>
      </w:r>
    </w:p>
    <w:p w14:paraId="46A3513D" w14:textId="34882594" w:rsidR="007A3CD5" w:rsidRPr="007A3CD5" w:rsidRDefault="000B33F9" w:rsidP="007A3CD5">
      <w:pPr>
        <w:spacing w:after="0"/>
        <w:jc w:val="both"/>
        <w:rPr>
          <w:rFonts w:ascii="Times New Roman" w:hAnsi="Times New Roman" w:cs="Times New Roman"/>
          <w:sz w:val="24"/>
          <w:szCs w:val="24"/>
        </w:rPr>
      </w:pPr>
      <w:bookmarkStart w:id="172" w:name="dst100267"/>
      <w:bookmarkEnd w:id="172"/>
      <w:r>
        <w:rPr>
          <w:rFonts w:ascii="Times New Roman" w:hAnsi="Times New Roman" w:cs="Times New Roman"/>
          <w:sz w:val="24"/>
          <w:szCs w:val="24"/>
        </w:rPr>
        <w:t>9.7.</w:t>
      </w:r>
      <w:r w:rsidR="007A3CD5" w:rsidRPr="007A3CD5">
        <w:rPr>
          <w:rFonts w:ascii="Times New Roman" w:hAnsi="Times New Roman" w:cs="Times New Roman"/>
          <w:sz w:val="24"/>
          <w:szCs w:val="24"/>
        </w:rPr>
        <w:t>14</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разработка и представление на утверждение общего собрания членов товарищества порядка ведения общего собрания членов товарищества и иных внутренних распорядков товарищества, положений об оплате труда работников и членов органов товарищества, заключивших трудовые договоры с товариществом;</w:t>
      </w:r>
    </w:p>
    <w:p w14:paraId="02705EB7" w14:textId="55D8E798" w:rsidR="007A3CD5" w:rsidRPr="007A3CD5" w:rsidRDefault="000B33F9" w:rsidP="007A3CD5">
      <w:pPr>
        <w:spacing w:after="0"/>
        <w:jc w:val="both"/>
        <w:rPr>
          <w:rFonts w:ascii="Times New Roman" w:hAnsi="Times New Roman" w:cs="Times New Roman"/>
          <w:sz w:val="24"/>
          <w:szCs w:val="24"/>
        </w:rPr>
      </w:pPr>
      <w:bookmarkStart w:id="173" w:name="dst100268"/>
      <w:bookmarkEnd w:id="173"/>
      <w:r>
        <w:rPr>
          <w:rFonts w:ascii="Times New Roman" w:hAnsi="Times New Roman" w:cs="Times New Roman"/>
          <w:sz w:val="24"/>
          <w:szCs w:val="24"/>
        </w:rPr>
        <w:t>9.7.</w:t>
      </w:r>
      <w:r w:rsidR="007A3CD5" w:rsidRPr="007A3CD5">
        <w:rPr>
          <w:rFonts w:ascii="Times New Roman" w:hAnsi="Times New Roman" w:cs="Times New Roman"/>
          <w:sz w:val="24"/>
          <w:szCs w:val="24"/>
        </w:rPr>
        <w:t>15</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подготовка финансово-экономического обоснования размера взносов, вносимых членами товарищества, и размера платы, предусмотренной</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для </w:t>
      </w:r>
      <w:r w:rsidRPr="00741629">
        <w:rPr>
          <w:rFonts w:ascii="Times New Roman" w:hAnsi="Times New Roman" w:cs="Times New Roman"/>
          <w:sz w:val="24"/>
          <w:szCs w:val="24"/>
        </w:rPr>
        <w:t>лиц</w:t>
      </w:r>
      <w:proofErr w:type="gramEnd"/>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377A3F">
        <w:rPr>
          <w:rFonts w:ascii="Times New Roman" w:hAnsi="Times New Roman" w:cs="Times New Roman"/>
          <w:sz w:val="24"/>
          <w:szCs w:val="24"/>
        </w:rPr>
        <w:t>, без участия в товариществе</w:t>
      </w:r>
      <w:r w:rsidR="007A3CD5" w:rsidRPr="007A3CD5">
        <w:rPr>
          <w:rFonts w:ascii="Times New Roman" w:hAnsi="Times New Roman" w:cs="Times New Roman"/>
          <w:sz w:val="24"/>
          <w:szCs w:val="24"/>
        </w:rPr>
        <w:t>.</w:t>
      </w:r>
    </w:p>
    <w:p w14:paraId="2BEE45E2" w14:textId="2F16A28F" w:rsidR="007A3CD5" w:rsidRPr="007A3CD5" w:rsidRDefault="000B33F9" w:rsidP="007A3CD5">
      <w:pPr>
        <w:spacing w:after="0"/>
        <w:jc w:val="both"/>
        <w:rPr>
          <w:rFonts w:ascii="Times New Roman" w:hAnsi="Times New Roman" w:cs="Times New Roman"/>
          <w:sz w:val="24"/>
          <w:szCs w:val="24"/>
        </w:rPr>
      </w:pPr>
      <w:bookmarkStart w:id="174" w:name="dst100269"/>
      <w:bookmarkEnd w:id="174"/>
      <w:r>
        <w:rPr>
          <w:rFonts w:ascii="Times New Roman" w:hAnsi="Times New Roman" w:cs="Times New Roman"/>
          <w:sz w:val="24"/>
          <w:szCs w:val="24"/>
        </w:rPr>
        <w:t>9.</w:t>
      </w:r>
      <w:r w:rsidR="007A3CD5" w:rsidRPr="007A3CD5">
        <w:rPr>
          <w:rFonts w:ascii="Times New Roman" w:hAnsi="Times New Roman" w:cs="Times New Roman"/>
          <w:sz w:val="24"/>
          <w:szCs w:val="24"/>
        </w:rPr>
        <w:t xml:space="preserve">8. Правление товарищества в соответствии с </w:t>
      </w:r>
      <w:r>
        <w:rPr>
          <w:rFonts w:ascii="Times New Roman" w:hAnsi="Times New Roman" w:cs="Times New Roman"/>
          <w:sz w:val="24"/>
          <w:szCs w:val="24"/>
        </w:rPr>
        <w:t>настоящим</w:t>
      </w:r>
      <w:r w:rsidR="007A3CD5" w:rsidRPr="007A3CD5">
        <w:rPr>
          <w:rFonts w:ascii="Times New Roman" w:hAnsi="Times New Roman" w:cs="Times New Roman"/>
          <w:sz w:val="24"/>
          <w:szCs w:val="24"/>
        </w:rPr>
        <w:t xml:space="preserve"> </w:t>
      </w:r>
      <w:r>
        <w:rPr>
          <w:rFonts w:ascii="Times New Roman" w:hAnsi="Times New Roman" w:cs="Times New Roman"/>
          <w:sz w:val="24"/>
          <w:szCs w:val="24"/>
        </w:rPr>
        <w:t>У</w:t>
      </w:r>
      <w:r w:rsidR="007A3CD5" w:rsidRPr="007A3CD5">
        <w:rPr>
          <w:rFonts w:ascii="Times New Roman" w:hAnsi="Times New Roman" w:cs="Times New Roman"/>
          <w:sz w:val="24"/>
          <w:szCs w:val="24"/>
        </w:rPr>
        <w:t xml:space="preserve">ставом имеет право принимать решения, необходимые для достижения целей деятельности товарищества, за исключением решений, отнесенных настоящим </w:t>
      </w:r>
      <w:r>
        <w:rPr>
          <w:rFonts w:ascii="Times New Roman" w:hAnsi="Times New Roman" w:cs="Times New Roman"/>
          <w:sz w:val="24"/>
          <w:szCs w:val="24"/>
        </w:rPr>
        <w:t>У</w:t>
      </w:r>
      <w:r w:rsidR="007A3CD5" w:rsidRPr="007A3CD5">
        <w:rPr>
          <w:rFonts w:ascii="Times New Roman" w:hAnsi="Times New Roman" w:cs="Times New Roman"/>
          <w:sz w:val="24"/>
          <w:szCs w:val="24"/>
        </w:rPr>
        <w:t xml:space="preserve">ставом </w:t>
      </w:r>
      <w:r>
        <w:rPr>
          <w:rFonts w:ascii="Times New Roman" w:hAnsi="Times New Roman" w:cs="Times New Roman"/>
          <w:sz w:val="24"/>
          <w:szCs w:val="24"/>
        </w:rPr>
        <w:t>и законом</w:t>
      </w:r>
      <w:r w:rsidR="007A3CD5" w:rsidRPr="007A3CD5">
        <w:rPr>
          <w:rFonts w:ascii="Times New Roman" w:hAnsi="Times New Roman" w:cs="Times New Roman"/>
          <w:sz w:val="24"/>
          <w:szCs w:val="24"/>
        </w:rPr>
        <w:t xml:space="preserve"> к полномочиям иных органов товарищества.</w:t>
      </w:r>
    </w:p>
    <w:p w14:paraId="6EFBB9CE" w14:textId="5FD13EB3" w:rsidR="007A3CD5" w:rsidRDefault="000B33F9" w:rsidP="007A3CD5">
      <w:pPr>
        <w:spacing w:after="0"/>
        <w:jc w:val="both"/>
        <w:rPr>
          <w:rFonts w:ascii="Times New Roman" w:hAnsi="Times New Roman" w:cs="Times New Roman"/>
          <w:sz w:val="24"/>
          <w:szCs w:val="24"/>
        </w:rPr>
      </w:pPr>
      <w:bookmarkStart w:id="175" w:name="dst100270"/>
      <w:bookmarkEnd w:id="175"/>
      <w:r>
        <w:rPr>
          <w:rFonts w:ascii="Times New Roman" w:hAnsi="Times New Roman" w:cs="Times New Roman"/>
          <w:sz w:val="24"/>
          <w:szCs w:val="24"/>
        </w:rPr>
        <w:t>9.</w:t>
      </w:r>
      <w:r w:rsidR="007A3CD5" w:rsidRPr="007A3CD5">
        <w:rPr>
          <w:rFonts w:ascii="Times New Roman" w:hAnsi="Times New Roman" w:cs="Times New Roman"/>
          <w:sz w:val="24"/>
          <w:szCs w:val="24"/>
        </w:rPr>
        <w:t>9. Приходно-расходная смета товарищества, составляемая правлением товарищества, должна содержать указание на размер предполагаемых доходов и расходов товарищества, перечень предполагаемых мероприятий и ответственных за их обеспечение должностных лиц товарищества.</w:t>
      </w:r>
    </w:p>
    <w:p w14:paraId="795F30B1" w14:textId="5F91CA0F" w:rsidR="00850EB8" w:rsidRPr="00801A6F" w:rsidRDefault="00850EB8" w:rsidP="007A3CD5">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9.9.1. При возникновении опасной (аварийной ситуации), угрожающей безопасности жизни, здоровью, имуществу правообладателей, подтвержденных соответствующим решением, актом, правление Товарищества вправе вносить коррективы в смету доходов и расходов и/или расходов путем перераспределения средств без дополнительного утверждения на общем собрании.</w:t>
      </w:r>
    </w:p>
    <w:p w14:paraId="4A140859" w14:textId="6584B50F" w:rsidR="007A3CD5" w:rsidRDefault="000B33F9" w:rsidP="007A3CD5">
      <w:pPr>
        <w:spacing w:after="0"/>
        <w:jc w:val="both"/>
        <w:rPr>
          <w:rFonts w:ascii="Times New Roman" w:hAnsi="Times New Roman" w:cs="Times New Roman"/>
          <w:sz w:val="24"/>
          <w:szCs w:val="24"/>
        </w:rPr>
      </w:pPr>
      <w:bookmarkStart w:id="176" w:name="dst100271"/>
      <w:bookmarkEnd w:id="176"/>
      <w:r>
        <w:rPr>
          <w:rFonts w:ascii="Times New Roman" w:hAnsi="Times New Roman" w:cs="Times New Roman"/>
          <w:sz w:val="24"/>
          <w:szCs w:val="24"/>
        </w:rPr>
        <w:t>9.</w:t>
      </w:r>
      <w:r w:rsidR="007A3CD5" w:rsidRPr="007A3CD5">
        <w:rPr>
          <w:rFonts w:ascii="Times New Roman" w:hAnsi="Times New Roman" w:cs="Times New Roman"/>
          <w:sz w:val="24"/>
          <w:szCs w:val="24"/>
        </w:rPr>
        <w:t>10. Приходно-расходная смета может составляться на календарный год или на иной срок, во время которого предполагается осуществление мероприятий, требующих расходов товарищества.</w:t>
      </w:r>
    </w:p>
    <w:p w14:paraId="23ADA0CB" w14:textId="77777777" w:rsidR="00606A67" w:rsidRPr="00DC4C34" w:rsidRDefault="00606A67" w:rsidP="00606A67">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9.11</w:t>
      </w:r>
      <w:r w:rsidRPr="00DC4C34">
        <w:rPr>
          <w:rFonts w:ascii="Times New Roman" w:hAnsi="Times New Roman" w:cs="Times New Roman"/>
          <w:color w:val="FF0000"/>
          <w:sz w:val="24"/>
          <w:szCs w:val="24"/>
        </w:rPr>
        <w:t xml:space="preserve">. Члены товарищества, имеющие задолженность перед товариществом по любым видам взносов и(или) платежей более 2-х (двух) </w:t>
      </w:r>
      <w:r>
        <w:rPr>
          <w:rFonts w:ascii="Times New Roman" w:hAnsi="Times New Roman" w:cs="Times New Roman"/>
          <w:color w:val="FF0000"/>
          <w:sz w:val="24"/>
          <w:szCs w:val="24"/>
        </w:rPr>
        <w:t xml:space="preserve">календарных </w:t>
      </w:r>
      <w:r w:rsidRPr="00DC4C34">
        <w:rPr>
          <w:rFonts w:ascii="Times New Roman" w:hAnsi="Times New Roman" w:cs="Times New Roman"/>
          <w:color w:val="FF0000"/>
          <w:sz w:val="24"/>
          <w:szCs w:val="24"/>
        </w:rPr>
        <w:t xml:space="preserve">месяцев на момент проведения выборов </w:t>
      </w:r>
      <w:r>
        <w:rPr>
          <w:rFonts w:ascii="Times New Roman" w:hAnsi="Times New Roman" w:cs="Times New Roman"/>
          <w:color w:val="FF0000"/>
          <w:sz w:val="24"/>
          <w:szCs w:val="24"/>
        </w:rPr>
        <w:t>Правления товарищества</w:t>
      </w:r>
      <w:r w:rsidRPr="00DC4C34">
        <w:rPr>
          <w:rFonts w:ascii="Times New Roman" w:hAnsi="Times New Roman" w:cs="Times New Roman"/>
          <w:color w:val="FF0000"/>
          <w:sz w:val="24"/>
          <w:szCs w:val="24"/>
        </w:rPr>
        <w:t>, не могут быть избраны в её состав до полного погашения задолженности.</w:t>
      </w:r>
    </w:p>
    <w:p w14:paraId="56FE533A" w14:textId="77777777" w:rsidR="00606A67" w:rsidRPr="006B630B" w:rsidRDefault="00606A67" w:rsidP="00606A67">
      <w:pPr>
        <w:tabs>
          <w:tab w:val="left" w:pos="1134"/>
          <w:tab w:val="left" w:pos="1418"/>
        </w:tabs>
        <w:spacing w:after="0" w:line="240" w:lineRule="auto"/>
        <w:jc w:val="both"/>
        <w:rPr>
          <w:rFonts w:ascii="Times New Roman" w:eastAsia="Times New Roman" w:hAnsi="Times New Roman"/>
          <w:color w:val="FF0000"/>
          <w:sz w:val="24"/>
          <w:szCs w:val="24"/>
          <w:lang w:eastAsia="ru-RU"/>
        </w:rPr>
      </w:pPr>
      <w:r w:rsidRPr="006B630B">
        <w:rPr>
          <w:rFonts w:ascii="Times New Roman" w:eastAsia="Times New Roman" w:hAnsi="Times New Roman"/>
          <w:color w:val="FF0000"/>
          <w:sz w:val="24"/>
          <w:szCs w:val="24"/>
          <w:lang w:eastAsia="ru-RU"/>
        </w:rPr>
        <w:lastRenderedPageBreak/>
        <w:t>9.12. Правление Товарищества вправе утвердить регламент принятия решений по вопросам своей компетенции в форме заочного голосования (опросным путем), которое может быть внесено в Положение о Правлении.</w:t>
      </w:r>
    </w:p>
    <w:p w14:paraId="75CBBCD9" w14:textId="77777777" w:rsidR="00606A67" w:rsidRPr="006B630B" w:rsidRDefault="00606A67" w:rsidP="00606A67">
      <w:pPr>
        <w:tabs>
          <w:tab w:val="left" w:pos="1134"/>
          <w:tab w:val="left" w:pos="1418"/>
        </w:tabs>
        <w:spacing w:after="0" w:line="240" w:lineRule="auto"/>
        <w:jc w:val="both"/>
        <w:rPr>
          <w:rFonts w:ascii="Times New Roman" w:eastAsia="Times New Roman" w:hAnsi="Times New Roman"/>
          <w:color w:val="FF0000"/>
          <w:sz w:val="24"/>
          <w:szCs w:val="24"/>
          <w:lang w:eastAsia="ru-RU"/>
        </w:rPr>
      </w:pPr>
      <w:r w:rsidRPr="006B630B">
        <w:rPr>
          <w:rFonts w:ascii="Times New Roman" w:eastAsia="Times New Roman" w:hAnsi="Times New Roman"/>
          <w:color w:val="FF0000"/>
          <w:sz w:val="24"/>
          <w:szCs w:val="24"/>
          <w:lang w:eastAsia="ru-RU"/>
        </w:rPr>
        <w:t>9.</w:t>
      </w:r>
      <w:proofErr w:type="gramStart"/>
      <w:r w:rsidRPr="006B630B">
        <w:rPr>
          <w:rFonts w:ascii="Times New Roman" w:eastAsia="Times New Roman" w:hAnsi="Times New Roman"/>
          <w:color w:val="FF0000"/>
          <w:sz w:val="24"/>
          <w:szCs w:val="24"/>
          <w:lang w:eastAsia="ru-RU"/>
        </w:rPr>
        <w:t>13.Уведомление</w:t>
      </w:r>
      <w:proofErr w:type="gramEnd"/>
      <w:r w:rsidRPr="006B630B">
        <w:rPr>
          <w:rFonts w:ascii="Times New Roman" w:eastAsia="Times New Roman" w:hAnsi="Times New Roman"/>
          <w:color w:val="FF0000"/>
          <w:sz w:val="24"/>
          <w:szCs w:val="24"/>
          <w:lang w:eastAsia="ru-RU"/>
        </w:rPr>
        <w:t xml:space="preserve"> о проведении заседания Правления Товарищества могут направляться каждому члену Правления не позднее 2 (двух) дней до даты проведения заседания по электронной почте, телефонограммой и (или) SMS-сообщением, телеграммой либо с использованием иных средств связи и доставки, обеспечивающих фиксирование получения адресатом указанного уведомления, или вручаться лично.</w:t>
      </w:r>
    </w:p>
    <w:p w14:paraId="2418B670" w14:textId="77777777" w:rsidR="00606A67" w:rsidRDefault="00606A67" w:rsidP="00606A67">
      <w:pPr>
        <w:tabs>
          <w:tab w:val="left" w:pos="1134"/>
          <w:tab w:val="left" w:pos="1418"/>
        </w:tabs>
        <w:spacing w:after="0" w:line="240" w:lineRule="auto"/>
        <w:jc w:val="both"/>
        <w:rPr>
          <w:rFonts w:ascii="Times New Roman" w:eastAsia="Times New Roman" w:hAnsi="Times New Roman"/>
          <w:color w:val="FF0000"/>
          <w:sz w:val="24"/>
          <w:szCs w:val="24"/>
          <w:lang w:eastAsia="ru-RU"/>
        </w:rPr>
      </w:pPr>
      <w:r w:rsidRPr="006B630B">
        <w:rPr>
          <w:rFonts w:ascii="Times New Roman" w:eastAsia="Times New Roman" w:hAnsi="Times New Roman"/>
          <w:color w:val="FF0000"/>
          <w:sz w:val="24"/>
          <w:szCs w:val="24"/>
          <w:lang w:eastAsia="ru-RU"/>
        </w:rPr>
        <w:t>9.14. На заседании Правления Товарищества ведется протокол. Протокол заседания Правления Товари</w:t>
      </w:r>
      <w:r>
        <w:rPr>
          <w:rFonts w:ascii="Times New Roman" w:eastAsia="Times New Roman" w:hAnsi="Times New Roman"/>
          <w:color w:val="FF0000"/>
          <w:sz w:val="24"/>
          <w:szCs w:val="24"/>
          <w:lang w:eastAsia="ru-RU"/>
        </w:rPr>
        <w:t>щества составляется не позднее 5-ти</w:t>
      </w:r>
      <w:r w:rsidRPr="006B630B">
        <w:rPr>
          <w:rFonts w:ascii="Times New Roman" w:eastAsia="Times New Roman" w:hAnsi="Times New Roman"/>
          <w:color w:val="FF0000"/>
          <w:sz w:val="24"/>
          <w:szCs w:val="24"/>
          <w:lang w:eastAsia="ru-RU"/>
        </w:rPr>
        <w:t xml:space="preserve"> (</w:t>
      </w:r>
      <w:r>
        <w:rPr>
          <w:rFonts w:ascii="Times New Roman" w:eastAsia="Times New Roman" w:hAnsi="Times New Roman"/>
          <w:color w:val="FF0000"/>
          <w:sz w:val="24"/>
          <w:szCs w:val="24"/>
          <w:lang w:eastAsia="ru-RU"/>
        </w:rPr>
        <w:t>пяти</w:t>
      </w:r>
      <w:r w:rsidRPr="006B630B">
        <w:rPr>
          <w:rFonts w:ascii="Times New Roman" w:eastAsia="Times New Roman" w:hAnsi="Times New Roman"/>
          <w:color w:val="FF0000"/>
          <w:sz w:val="24"/>
          <w:szCs w:val="24"/>
          <w:lang w:eastAsia="ru-RU"/>
        </w:rPr>
        <w:t>) дней после его проведения и подписывается Председателем Товарищества, который несёт ответственность за правильность его составления. К протоколу прилагаются все материалы по вопросам повестки дня заседания.</w:t>
      </w:r>
    </w:p>
    <w:p w14:paraId="631BA5DA" w14:textId="77777777" w:rsidR="00606A67" w:rsidRDefault="00606A67" w:rsidP="00606A67">
      <w:pPr>
        <w:tabs>
          <w:tab w:val="left" w:pos="1134"/>
          <w:tab w:val="left" w:pos="1418"/>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 xml:space="preserve">9.15.  </w:t>
      </w:r>
      <w:r w:rsidRPr="007A1E3B">
        <w:rPr>
          <w:rFonts w:ascii="Times New Roman" w:eastAsia="Times New Roman" w:hAnsi="Times New Roman" w:cs="Times New Roman"/>
          <w:color w:val="FF0000"/>
          <w:sz w:val="24"/>
          <w:szCs w:val="24"/>
          <w:lang w:eastAsia="ru-RU"/>
        </w:rPr>
        <w:t>Председатель товарищества и члены правления товарищества при осуществлении своих прав и исполнении установленных обязанностей должны действовать в интересах Товарищества, осуществлять свои права и исполнять установленные обязанности добросовестно и разумно.</w:t>
      </w:r>
    </w:p>
    <w:p w14:paraId="451336A7" w14:textId="77777777" w:rsidR="00850EB8" w:rsidRDefault="00606A67" w:rsidP="00606A67">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Pr>
          <w:rFonts w:ascii="Times New Roman" w:eastAsia="Times New Roman" w:hAnsi="Times New Roman"/>
          <w:color w:val="FF0000"/>
          <w:sz w:val="24"/>
          <w:szCs w:val="24"/>
          <w:lang w:eastAsia="ru-RU"/>
        </w:rPr>
        <w:t xml:space="preserve">9.16.  </w:t>
      </w:r>
      <w:r w:rsidRPr="007A1E3B">
        <w:rPr>
          <w:rFonts w:ascii="Times New Roman" w:eastAsia="Times New Roman" w:hAnsi="Times New Roman" w:cs="Times New Roman"/>
          <w:color w:val="FF0000"/>
          <w:sz w:val="24"/>
          <w:szCs w:val="24"/>
          <w:lang w:eastAsia="ru-RU"/>
        </w:rPr>
        <w:t>Председатель правления Товарищества и члены правления товарищества несут ответственность перед Товариществом за убытки, причиненные Товариществу их действиями (бездействием). При этом не несут ответственности члены правления, голосовавшие против решения, которое повлекло за собой причинение Товариществу убытков, или не принимавшие участие в голосовании.    </w:t>
      </w:r>
    </w:p>
    <w:p w14:paraId="475C10F0" w14:textId="77777777" w:rsidR="00850EB8" w:rsidRPr="00850EB8" w:rsidRDefault="00850EB8" w:rsidP="00850EB8">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850EB8">
        <w:rPr>
          <w:rFonts w:ascii="Times New Roman" w:eastAsia="Times New Roman" w:hAnsi="Times New Roman" w:cs="Times New Roman"/>
          <w:color w:val="FF0000"/>
          <w:sz w:val="24"/>
          <w:szCs w:val="24"/>
          <w:lang w:eastAsia="ru-RU"/>
        </w:rPr>
        <w:t>9.16.1. Не несут ответственности члены правления, голосовавшие против решения, которое повлекло за собой причинение Товариществу убытков, или не принимавшие участие в голосовании по уважительной причине.       </w:t>
      </w:r>
    </w:p>
    <w:p w14:paraId="320290D8" w14:textId="77777777" w:rsidR="00850EB8" w:rsidRPr="00850EB8" w:rsidRDefault="00850EB8" w:rsidP="00850EB8">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850EB8">
        <w:rPr>
          <w:rFonts w:ascii="Times New Roman" w:eastAsia="Times New Roman" w:hAnsi="Times New Roman" w:cs="Times New Roman"/>
          <w:color w:val="FF0000"/>
          <w:sz w:val="24"/>
          <w:szCs w:val="24"/>
          <w:lang w:eastAsia="ru-RU"/>
        </w:rPr>
        <w:t xml:space="preserve">9.17. Если на заседании правления количество присутствующих не будет составлять большинства членов правления, </w:t>
      </w:r>
      <w:proofErr w:type="gramStart"/>
      <w:r w:rsidRPr="00850EB8">
        <w:rPr>
          <w:rFonts w:ascii="Times New Roman" w:eastAsia="Times New Roman" w:hAnsi="Times New Roman" w:cs="Times New Roman"/>
          <w:color w:val="FF0000"/>
          <w:sz w:val="24"/>
          <w:szCs w:val="24"/>
          <w:lang w:eastAsia="ru-RU"/>
        </w:rPr>
        <w:t>то  присутствующие</w:t>
      </w:r>
      <w:proofErr w:type="gramEnd"/>
      <w:r w:rsidRPr="00850EB8">
        <w:rPr>
          <w:rFonts w:ascii="Times New Roman" w:eastAsia="Times New Roman" w:hAnsi="Times New Roman" w:cs="Times New Roman"/>
          <w:color w:val="FF0000"/>
          <w:sz w:val="24"/>
          <w:szCs w:val="24"/>
          <w:lang w:eastAsia="ru-RU"/>
        </w:rPr>
        <w:t xml:space="preserve"> могут перенести данное заседание. </w:t>
      </w:r>
    </w:p>
    <w:p w14:paraId="277B7727" w14:textId="77777777" w:rsidR="00850EB8" w:rsidRPr="00850EB8" w:rsidRDefault="00850EB8" w:rsidP="00850EB8">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850EB8">
        <w:rPr>
          <w:rFonts w:ascii="Times New Roman" w:eastAsia="Times New Roman" w:hAnsi="Times New Roman" w:cs="Times New Roman"/>
          <w:color w:val="FF0000"/>
          <w:sz w:val="24"/>
          <w:szCs w:val="24"/>
          <w:lang w:eastAsia="ru-RU"/>
        </w:rPr>
        <w:t>9.18. Члены Товарищества имеют право свободно посещать заседания правления</w:t>
      </w:r>
    </w:p>
    <w:p w14:paraId="36B67AC1" w14:textId="6B76BBE5" w:rsidR="00606A67" w:rsidRPr="002463BE" w:rsidRDefault="00606A67" w:rsidP="00606A67">
      <w:pPr>
        <w:tabs>
          <w:tab w:val="left" w:pos="1134"/>
          <w:tab w:val="left" w:pos="1418"/>
        </w:tabs>
        <w:spacing w:after="0" w:line="240" w:lineRule="auto"/>
        <w:jc w:val="both"/>
        <w:rPr>
          <w:rFonts w:ascii="Times New Roman" w:eastAsia="Times New Roman" w:hAnsi="Times New Roman"/>
          <w:color w:val="FF0000"/>
          <w:sz w:val="24"/>
          <w:szCs w:val="24"/>
          <w:lang w:eastAsia="ru-RU"/>
        </w:rPr>
      </w:pPr>
      <w:r w:rsidRPr="007A1E3B">
        <w:rPr>
          <w:rFonts w:ascii="Times New Roman" w:eastAsia="Times New Roman" w:hAnsi="Times New Roman" w:cs="Times New Roman"/>
          <w:color w:val="FF0000"/>
          <w:sz w:val="24"/>
          <w:szCs w:val="24"/>
          <w:lang w:eastAsia="ru-RU"/>
        </w:rPr>
        <w:t>      </w:t>
      </w:r>
    </w:p>
    <w:p w14:paraId="7D91298D" w14:textId="1851FE8D" w:rsidR="007A3CD5" w:rsidRPr="007A3CD5" w:rsidRDefault="007A3CD5" w:rsidP="007A3CD5">
      <w:pPr>
        <w:spacing w:after="0"/>
        <w:jc w:val="both"/>
        <w:rPr>
          <w:rFonts w:ascii="Times New Roman" w:hAnsi="Times New Roman" w:cs="Times New Roman"/>
          <w:sz w:val="24"/>
          <w:szCs w:val="24"/>
        </w:rPr>
      </w:pPr>
    </w:p>
    <w:p w14:paraId="36225F56" w14:textId="3607EB3D" w:rsidR="000B33F9" w:rsidRPr="00D136FD" w:rsidRDefault="000B33F9" w:rsidP="000B33F9">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10</w:t>
      </w:r>
      <w:r w:rsidRPr="00D136FD">
        <w:rPr>
          <w:sz w:val="24"/>
          <w:szCs w:val="24"/>
        </w:rPr>
        <w:t xml:space="preserve">. </w:t>
      </w:r>
      <w:r>
        <w:rPr>
          <w:sz w:val="24"/>
          <w:szCs w:val="24"/>
        </w:rPr>
        <w:t>Председатель товарищества</w:t>
      </w:r>
    </w:p>
    <w:p w14:paraId="271B9668" w14:textId="27AA91D6" w:rsidR="00850EB8" w:rsidRPr="000B33F9" w:rsidRDefault="000B33F9" w:rsidP="000243AA">
      <w:pPr>
        <w:spacing w:after="0"/>
        <w:jc w:val="both"/>
        <w:rPr>
          <w:rFonts w:ascii="Times New Roman" w:hAnsi="Times New Roman" w:cs="Times New Roman"/>
          <w:sz w:val="24"/>
          <w:szCs w:val="24"/>
        </w:rPr>
      </w:pPr>
      <w:r>
        <w:rPr>
          <w:rFonts w:ascii="Times New Roman" w:hAnsi="Times New Roman" w:cs="Times New Roman"/>
          <w:sz w:val="24"/>
          <w:szCs w:val="24"/>
        </w:rPr>
        <w:t>10.</w:t>
      </w:r>
      <w:r w:rsidRPr="000B33F9">
        <w:rPr>
          <w:rFonts w:ascii="Times New Roman" w:hAnsi="Times New Roman" w:cs="Times New Roman"/>
          <w:sz w:val="24"/>
          <w:szCs w:val="24"/>
        </w:rPr>
        <w:t>1. Председатель товарищества действует без доверенности от имени товарищества, в том числе:</w:t>
      </w:r>
    </w:p>
    <w:p w14:paraId="48A58E09" w14:textId="26A7AC00" w:rsidR="000B33F9" w:rsidRPr="000B33F9" w:rsidRDefault="000243AA" w:rsidP="000243AA">
      <w:pPr>
        <w:spacing w:after="0"/>
        <w:jc w:val="both"/>
        <w:rPr>
          <w:rFonts w:ascii="Times New Roman" w:hAnsi="Times New Roman" w:cs="Times New Roman"/>
          <w:sz w:val="24"/>
          <w:szCs w:val="24"/>
        </w:rPr>
      </w:pPr>
      <w:bookmarkStart w:id="177" w:name="dst100274"/>
      <w:bookmarkEnd w:id="177"/>
      <w:r>
        <w:rPr>
          <w:rFonts w:ascii="Times New Roman" w:hAnsi="Times New Roman" w:cs="Times New Roman"/>
          <w:sz w:val="24"/>
          <w:szCs w:val="24"/>
        </w:rPr>
        <w:t>10.1.</w:t>
      </w:r>
      <w:r w:rsidR="000B33F9" w:rsidRPr="000B33F9">
        <w:rPr>
          <w:rFonts w:ascii="Times New Roman" w:hAnsi="Times New Roman" w:cs="Times New Roman"/>
          <w:sz w:val="24"/>
          <w:szCs w:val="24"/>
        </w:rPr>
        <w:t>1</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председательствует на заседаниях правления товарищества;</w:t>
      </w:r>
    </w:p>
    <w:p w14:paraId="1246C8D0" w14:textId="5F74B923" w:rsidR="000B33F9" w:rsidRPr="000B33F9" w:rsidRDefault="000243AA" w:rsidP="000243AA">
      <w:pPr>
        <w:spacing w:after="0"/>
        <w:jc w:val="both"/>
        <w:rPr>
          <w:rFonts w:ascii="Times New Roman" w:hAnsi="Times New Roman" w:cs="Times New Roman"/>
          <w:sz w:val="24"/>
          <w:szCs w:val="24"/>
        </w:rPr>
      </w:pPr>
      <w:bookmarkStart w:id="178" w:name="dst100275"/>
      <w:bookmarkEnd w:id="178"/>
      <w:r>
        <w:rPr>
          <w:rFonts w:ascii="Times New Roman" w:hAnsi="Times New Roman" w:cs="Times New Roman"/>
          <w:sz w:val="24"/>
          <w:szCs w:val="24"/>
        </w:rPr>
        <w:t>10.1.</w:t>
      </w:r>
      <w:r w:rsidR="000B33F9" w:rsidRPr="000B33F9">
        <w:rPr>
          <w:rFonts w:ascii="Times New Roman" w:hAnsi="Times New Roman" w:cs="Times New Roman"/>
          <w:sz w:val="24"/>
          <w:szCs w:val="24"/>
        </w:rPr>
        <w:t>2</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имеет право первой подписи под финансовыми документами, которые в соответствии с </w:t>
      </w:r>
      <w:r>
        <w:rPr>
          <w:rFonts w:ascii="Times New Roman" w:hAnsi="Times New Roman" w:cs="Times New Roman"/>
          <w:sz w:val="24"/>
          <w:szCs w:val="24"/>
        </w:rPr>
        <w:t>настоящим У</w:t>
      </w:r>
      <w:r w:rsidR="000B33F9" w:rsidRPr="000B33F9">
        <w:rPr>
          <w:rFonts w:ascii="Times New Roman" w:hAnsi="Times New Roman" w:cs="Times New Roman"/>
          <w:sz w:val="24"/>
          <w:szCs w:val="24"/>
        </w:rPr>
        <w:t>ставом не подлежат обязательному одобрению правлением товарищества или общим собранием членов товарищества;</w:t>
      </w:r>
    </w:p>
    <w:p w14:paraId="4092895C" w14:textId="08CF18FA" w:rsidR="000B33F9" w:rsidRPr="000B33F9" w:rsidRDefault="000243AA" w:rsidP="000243AA">
      <w:pPr>
        <w:spacing w:after="0"/>
        <w:jc w:val="both"/>
        <w:rPr>
          <w:rFonts w:ascii="Times New Roman" w:hAnsi="Times New Roman" w:cs="Times New Roman"/>
          <w:sz w:val="24"/>
          <w:szCs w:val="24"/>
        </w:rPr>
      </w:pPr>
      <w:bookmarkStart w:id="179" w:name="dst100276"/>
      <w:bookmarkEnd w:id="179"/>
      <w:r>
        <w:rPr>
          <w:rFonts w:ascii="Times New Roman" w:hAnsi="Times New Roman" w:cs="Times New Roman"/>
          <w:sz w:val="24"/>
          <w:szCs w:val="24"/>
        </w:rPr>
        <w:t>10.1.</w:t>
      </w:r>
      <w:r w:rsidR="000B33F9" w:rsidRPr="000B33F9">
        <w:rPr>
          <w:rFonts w:ascii="Times New Roman" w:hAnsi="Times New Roman" w:cs="Times New Roman"/>
          <w:sz w:val="24"/>
          <w:szCs w:val="24"/>
        </w:rPr>
        <w:t>3</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подписывает документы товарищества, в том числе одобренные решением общего собрания членов товарищества, а также подписывает протоколы заседания правления товарищества;</w:t>
      </w:r>
    </w:p>
    <w:p w14:paraId="50AC784B" w14:textId="54FA4CF8" w:rsidR="000B33F9" w:rsidRPr="000B33F9" w:rsidRDefault="000243AA" w:rsidP="000243AA">
      <w:pPr>
        <w:spacing w:after="0"/>
        <w:jc w:val="both"/>
        <w:rPr>
          <w:rFonts w:ascii="Times New Roman" w:hAnsi="Times New Roman" w:cs="Times New Roman"/>
          <w:sz w:val="24"/>
          <w:szCs w:val="24"/>
        </w:rPr>
      </w:pPr>
      <w:bookmarkStart w:id="180" w:name="dst100277"/>
      <w:bookmarkEnd w:id="180"/>
      <w:r>
        <w:rPr>
          <w:rFonts w:ascii="Times New Roman" w:hAnsi="Times New Roman" w:cs="Times New Roman"/>
          <w:sz w:val="24"/>
          <w:szCs w:val="24"/>
        </w:rPr>
        <w:t>10.1.</w:t>
      </w:r>
      <w:r w:rsidR="000B33F9" w:rsidRPr="000B33F9">
        <w:rPr>
          <w:rFonts w:ascii="Times New Roman" w:hAnsi="Times New Roman" w:cs="Times New Roman"/>
          <w:sz w:val="24"/>
          <w:szCs w:val="24"/>
        </w:rPr>
        <w:t>4</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заключает сделки, открывает и закрывает банковские счета, совершает иные операции по банковским счетам, в том числе на основании решений общего собрания членов товарищества и правления товарищества, в случаях, если принятие решений о совершении таких действий относится к исключительной компетенции общего собрания членов товарищества или правления товарищества;</w:t>
      </w:r>
    </w:p>
    <w:p w14:paraId="038FC857" w14:textId="3F4DC5E8" w:rsidR="000B33F9" w:rsidRPr="000B33F9" w:rsidRDefault="000243AA" w:rsidP="000243AA">
      <w:pPr>
        <w:spacing w:after="0"/>
        <w:jc w:val="both"/>
        <w:rPr>
          <w:rFonts w:ascii="Times New Roman" w:hAnsi="Times New Roman" w:cs="Times New Roman"/>
          <w:sz w:val="24"/>
          <w:szCs w:val="24"/>
        </w:rPr>
      </w:pPr>
      <w:bookmarkStart w:id="181" w:name="dst100278"/>
      <w:bookmarkEnd w:id="181"/>
      <w:r>
        <w:rPr>
          <w:rFonts w:ascii="Times New Roman" w:hAnsi="Times New Roman" w:cs="Times New Roman"/>
          <w:sz w:val="24"/>
          <w:szCs w:val="24"/>
        </w:rPr>
        <w:t>10.1.</w:t>
      </w:r>
      <w:r w:rsidR="000B33F9" w:rsidRPr="000B33F9">
        <w:rPr>
          <w:rFonts w:ascii="Times New Roman" w:hAnsi="Times New Roman" w:cs="Times New Roman"/>
          <w:sz w:val="24"/>
          <w:szCs w:val="24"/>
        </w:rPr>
        <w:t>5</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принимает на работу в товарищество работников по трудовым договорам, осуществляет права и исполняет обязанности товарищества как работодателя по этим договорам;</w:t>
      </w:r>
    </w:p>
    <w:p w14:paraId="3E056515" w14:textId="55A9761D" w:rsidR="000B33F9" w:rsidRDefault="000243AA" w:rsidP="000243AA">
      <w:pPr>
        <w:spacing w:after="0"/>
        <w:jc w:val="both"/>
        <w:rPr>
          <w:rFonts w:ascii="Times New Roman" w:hAnsi="Times New Roman" w:cs="Times New Roman"/>
          <w:sz w:val="24"/>
          <w:szCs w:val="24"/>
        </w:rPr>
      </w:pPr>
      <w:bookmarkStart w:id="182" w:name="dst100279"/>
      <w:bookmarkEnd w:id="182"/>
      <w:r>
        <w:rPr>
          <w:rFonts w:ascii="Times New Roman" w:hAnsi="Times New Roman" w:cs="Times New Roman"/>
          <w:sz w:val="24"/>
          <w:szCs w:val="24"/>
        </w:rPr>
        <w:t>10.1.</w:t>
      </w:r>
      <w:r w:rsidR="000B33F9" w:rsidRPr="000B33F9">
        <w:rPr>
          <w:rFonts w:ascii="Times New Roman" w:hAnsi="Times New Roman" w:cs="Times New Roman"/>
          <w:sz w:val="24"/>
          <w:szCs w:val="24"/>
        </w:rPr>
        <w:t>6</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выдает доверенности без права передоверия;</w:t>
      </w:r>
    </w:p>
    <w:p w14:paraId="6125194A" w14:textId="77777777" w:rsidR="00850EB8" w:rsidRPr="000B33F9" w:rsidRDefault="00850EB8" w:rsidP="000243AA">
      <w:pPr>
        <w:spacing w:after="0"/>
        <w:jc w:val="both"/>
        <w:rPr>
          <w:rFonts w:ascii="Times New Roman" w:hAnsi="Times New Roman" w:cs="Times New Roman"/>
          <w:sz w:val="24"/>
          <w:szCs w:val="24"/>
        </w:rPr>
      </w:pPr>
    </w:p>
    <w:p w14:paraId="7003A84C" w14:textId="41795933" w:rsidR="000B33F9" w:rsidRPr="000B33F9" w:rsidRDefault="000243AA" w:rsidP="000243AA">
      <w:pPr>
        <w:spacing w:after="0"/>
        <w:jc w:val="both"/>
        <w:rPr>
          <w:rFonts w:ascii="Times New Roman" w:hAnsi="Times New Roman" w:cs="Times New Roman"/>
          <w:sz w:val="24"/>
          <w:szCs w:val="24"/>
        </w:rPr>
      </w:pPr>
      <w:bookmarkStart w:id="183" w:name="dst100280"/>
      <w:bookmarkEnd w:id="183"/>
      <w:r>
        <w:rPr>
          <w:rFonts w:ascii="Times New Roman" w:hAnsi="Times New Roman" w:cs="Times New Roman"/>
          <w:sz w:val="24"/>
          <w:szCs w:val="24"/>
        </w:rPr>
        <w:lastRenderedPageBreak/>
        <w:t>10.1.</w:t>
      </w:r>
      <w:r w:rsidR="000B33F9" w:rsidRPr="000B33F9">
        <w:rPr>
          <w:rFonts w:ascii="Times New Roman" w:hAnsi="Times New Roman" w:cs="Times New Roman"/>
          <w:sz w:val="24"/>
          <w:szCs w:val="24"/>
        </w:rPr>
        <w:t>7</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осуществляет представительство от имени товарищества в органах государственной власти, органах местного самоуправления, а также в отношениях с иными лицами;</w:t>
      </w:r>
    </w:p>
    <w:p w14:paraId="575C6B5C" w14:textId="3ADAEDBF" w:rsidR="000B33F9" w:rsidRDefault="000243AA" w:rsidP="000243AA">
      <w:pPr>
        <w:spacing w:after="0"/>
        <w:jc w:val="both"/>
        <w:rPr>
          <w:rFonts w:ascii="Times New Roman" w:hAnsi="Times New Roman" w:cs="Times New Roman"/>
          <w:sz w:val="24"/>
          <w:szCs w:val="24"/>
        </w:rPr>
      </w:pPr>
      <w:bookmarkStart w:id="184" w:name="dst100281"/>
      <w:bookmarkEnd w:id="184"/>
      <w:r>
        <w:rPr>
          <w:rFonts w:ascii="Times New Roman" w:hAnsi="Times New Roman" w:cs="Times New Roman"/>
          <w:sz w:val="24"/>
          <w:szCs w:val="24"/>
        </w:rPr>
        <w:t>10.1.</w:t>
      </w:r>
      <w:r w:rsidR="000B33F9" w:rsidRPr="000B33F9">
        <w:rPr>
          <w:rFonts w:ascii="Times New Roman" w:hAnsi="Times New Roman" w:cs="Times New Roman"/>
          <w:sz w:val="24"/>
          <w:szCs w:val="24"/>
        </w:rPr>
        <w:t>8</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рассматривает заявления членов товарищества.</w:t>
      </w:r>
    </w:p>
    <w:p w14:paraId="76E023BE" w14:textId="77777777" w:rsidR="001340EE" w:rsidRPr="00DA603F" w:rsidRDefault="001340EE" w:rsidP="001340EE">
      <w:pPr>
        <w:spacing w:after="0"/>
        <w:jc w:val="both"/>
        <w:rPr>
          <w:rFonts w:ascii="Times New Roman" w:hAnsi="Times New Roman" w:cs="Times New Roman"/>
          <w:sz w:val="24"/>
          <w:szCs w:val="24"/>
        </w:rPr>
      </w:pPr>
      <w:r>
        <w:rPr>
          <w:rFonts w:ascii="Times New Roman" w:hAnsi="Times New Roman" w:cs="Times New Roman"/>
          <w:sz w:val="24"/>
          <w:szCs w:val="24"/>
        </w:rPr>
        <w:t xml:space="preserve">10.1.8.1. </w:t>
      </w:r>
      <w:r>
        <w:rPr>
          <w:rFonts w:ascii="Times New Roman" w:hAnsi="Times New Roman" w:cs="Times New Roman"/>
          <w:color w:val="FF0000"/>
          <w:sz w:val="24"/>
          <w:szCs w:val="24"/>
        </w:rPr>
        <w:t>председатель Т</w:t>
      </w:r>
      <w:r w:rsidRPr="00160B38">
        <w:rPr>
          <w:rFonts w:ascii="Times New Roman" w:hAnsi="Times New Roman" w:cs="Times New Roman"/>
          <w:color w:val="FF0000"/>
          <w:sz w:val="24"/>
          <w:szCs w:val="24"/>
        </w:rPr>
        <w:t xml:space="preserve">оварищества должен знать должностные инструкции (функциональные обязанности) всех работников товарищества, контролировать их деятельность и требовать исполнения ими своих обязанностей; </w:t>
      </w:r>
    </w:p>
    <w:p w14:paraId="0FC832A0" w14:textId="77777777" w:rsidR="001340EE" w:rsidRPr="00DA603F" w:rsidRDefault="001340EE" w:rsidP="00134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10.1.8.2. председатель Т</w:t>
      </w:r>
      <w:r w:rsidRPr="00160B38">
        <w:rPr>
          <w:rFonts w:ascii="Times New Roman" w:hAnsi="Times New Roman" w:cs="Times New Roman"/>
          <w:color w:val="FF0000"/>
          <w:sz w:val="24"/>
          <w:szCs w:val="24"/>
        </w:rPr>
        <w:t xml:space="preserve">оварищества должен </w:t>
      </w:r>
      <w:r w:rsidRPr="00DA603F">
        <w:rPr>
          <w:rFonts w:ascii="Times New Roman" w:hAnsi="Times New Roman" w:cs="Times New Roman"/>
          <w:color w:val="FF0000"/>
          <w:sz w:val="24"/>
          <w:szCs w:val="24"/>
        </w:rPr>
        <w:t xml:space="preserve">определять в трудовых договорах условия оплаты </w:t>
      </w:r>
      <w:r>
        <w:rPr>
          <w:rFonts w:ascii="Times New Roman" w:hAnsi="Times New Roman" w:cs="Times New Roman"/>
          <w:color w:val="FF0000"/>
          <w:sz w:val="24"/>
          <w:szCs w:val="24"/>
        </w:rPr>
        <w:t>труда наёмных работников, заклю</w:t>
      </w:r>
      <w:r w:rsidRPr="00DA603F">
        <w:rPr>
          <w:rFonts w:ascii="Times New Roman" w:hAnsi="Times New Roman" w:cs="Times New Roman"/>
          <w:color w:val="FF0000"/>
          <w:sz w:val="24"/>
          <w:szCs w:val="24"/>
        </w:rPr>
        <w:t xml:space="preserve">чивших трудовые договоры с </w:t>
      </w:r>
      <w:r>
        <w:rPr>
          <w:rFonts w:ascii="Times New Roman" w:hAnsi="Times New Roman" w:cs="Times New Roman"/>
          <w:color w:val="FF0000"/>
          <w:sz w:val="24"/>
          <w:szCs w:val="24"/>
        </w:rPr>
        <w:t>товариществом</w:t>
      </w:r>
      <w:r w:rsidRPr="00DA603F">
        <w:rPr>
          <w:rFonts w:ascii="Times New Roman" w:hAnsi="Times New Roman" w:cs="Times New Roman"/>
          <w:color w:val="FF0000"/>
          <w:sz w:val="24"/>
          <w:szCs w:val="24"/>
        </w:rPr>
        <w:t xml:space="preserve"> в соответствии с принятыми схемами в пределах образованного в установленном порядке фонда оплаты труда (утвержденных Общим собранием </w:t>
      </w:r>
      <w:r>
        <w:rPr>
          <w:rFonts w:ascii="Times New Roman" w:hAnsi="Times New Roman" w:cs="Times New Roman"/>
          <w:color w:val="FF0000"/>
          <w:sz w:val="24"/>
          <w:szCs w:val="24"/>
        </w:rPr>
        <w:t xml:space="preserve">членов товарищества </w:t>
      </w:r>
      <w:r w:rsidRPr="00DA603F">
        <w:rPr>
          <w:rFonts w:ascii="Times New Roman" w:hAnsi="Times New Roman" w:cs="Times New Roman"/>
          <w:color w:val="FF0000"/>
          <w:sz w:val="24"/>
          <w:szCs w:val="24"/>
        </w:rPr>
        <w:t>основных направлений расходов на оплату труда);</w:t>
      </w:r>
    </w:p>
    <w:p w14:paraId="0E4AEEAF" w14:textId="77777777" w:rsidR="001340EE" w:rsidRPr="00DA603F" w:rsidRDefault="001340EE" w:rsidP="00134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10.1.8.3. </w:t>
      </w:r>
      <w:r w:rsidRPr="00DA603F">
        <w:rPr>
          <w:rFonts w:ascii="Times New Roman" w:hAnsi="Times New Roman" w:cs="Times New Roman"/>
          <w:color w:val="FF0000"/>
          <w:sz w:val="24"/>
          <w:szCs w:val="24"/>
        </w:rPr>
        <w:t xml:space="preserve">председатель Товарищества </w:t>
      </w:r>
      <w:r>
        <w:rPr>
          <w:rFonts w:ascii="Times New Roman" w:hAnsi="Times New Roman" w:cs="Times New Roman"/>
          <w:color w:val="FF0000"/>
          <w:sz w:val="24"/>
          <w:szCs w:val="24"/>
        </w:rPr>
        <w:t>мо</w:t>
      </w:r>
      <w:r w:rsidRPr="00DA603F">
        <w:rPr>
          <w:rFonts w:ascii="Times New Roman" w:hAnsi="Times New Roman" w:cs="Times New Roman"/>
          <w:color w:val="FF0000"/>
          <w:sz w:val="24"/>
          <w:szCs w:val="24"/>
        </w:rPr>
        <w:t>же</w:t>
      </w:r>
      <w:r>
        <w:rPr>
          <w:rFonts w:ascii="Times New Roman" w:hAnsi="Times New Roman" w:cs="Times New Roman"/>
          <w:color w:val="FF0000"/>
          <w:sz w:val="24"/>
          <w:szCs w:val="24"/>
        </w:rPr>
        <w:t>т</w:t>
      </w:r>
      <w:r w:rsidRPr="00DA603F">
        <w:rPr>
          <w:rFonts w:ascii="Times New Roman" w:hAnsi="Times New Roman" w:cs="Times New Roman"/>
          <w:color w:val="FF0000"/>
          <w:sz w:val="24"/>
          <w:szCs w:val="24"/>
        </w:rPr>
        <w:t xml:space="preserve"> передавать по договору материальные и денежные средства лицам, выполняющим для </w:t>
      </w:r>
      <w:r>
        <w:rPr>
          <w:rFonts w:ascii="Times New Roman" w:hAnsi="Times New Roman" w:cs="Times New Roman"/>
          <w:color w:val="FF0000"/>
          <w:sz w:val="24"/>
          <w:szCs w:val="24"/>
        </w:rPr>
        <w:t>товарищества</w:t>
      </w:r>
      <w:r w:rsidRPr="00DA603F">
        <w:rPr>
          <w:rFonts w:ascii="Times New Roman" w:hAnsi="Times New Roman" w:cs="Times New Roman"/>
          <w:color w:val="FF0000"/>
          <w:sz w:val="24"/>
          <w:szCs w:val="24"/>
        </w:rPr>
        <w:t xml:space="preserve"> работы и предоставляющим </w:t>
      </w:r>
      <w:r>
        <w:rPr>
          <w:rFonts w:ascii="Times New Roman" w:hAnsi="Times New Roman" w:cs="Times New Roman"/>
          <w:color w:val="FF0000"/>
          <w:sz w:val="24"/>
          <w:szCs w:val="24"/>
        </w:rPr>
        <w:t>товариществу</w:t>
      </w:r>
      <w:r w:rsidRPr="00DA603F">
        <w:rPr>
          <w:rFonts w:ascii="Times New Roman" w:hAnsi="Times New Roman" w:cs="Times New Roman"/>
          <w:color w:val="FF0000"/>
          <w:sz w:val="24"/>
          <w:szCs w:val="24"/>
        </w:rPr>
        <w:t xml:space="preserve"> услуги.</w:t>
      </w:r>
    </w:p>
    <w:p w14:paraId="6BB358C8" w14:textId="77777777" w:rsidR="001340EE" w:rsidRDefault="001340EE" w:rsidP="001340EE">
      <w:pPr>
        <w:spacing w:after="0" w:line="240" w:lineRule="auto"/>
        <w:ind w:right="-185"/>
        <w:jc w:val="both"/>
        <w:rPr>
          <w:rFonts w:ascii="Times New Roman" w:hAnsi="Times New Roman" w:cs="Times New Roman"/>
          <w:color w:val="FF0000"/>
          <w:sz w:val="24"/>
          <w:szCs w:val="24"/>
        </w:rPr>
      </w:pPr>
      <w:r w:rsidRPr="00160B38">
        <w:rPr>
          <w:rFonts w:ascii="Times New Roman" w:hAnsi="Times New Roman" w:cs="Times New Roman"/>
          <w:color w:val="FF0000"/>
          <w:sz w:val="24"/>
          <w:szCs w:val="24"/>
        </w:rPr>
        <w:t xml:space="preserve">10.1.9. </w:t>
      </w:r>
      <w:r>
        <w:rPr>
          <w:rFonts w:ascii="Times New Roman" w:hAnsi="Times New Roman" w:cs="Times New Roman"/>
          <w:color w:val="FF0000"/>
          <w:sz w:val="24"/>
          <w:szCs w:val="24"/>
        </w:rPr>
        <w:t>П</w:t>
      </w:r>
      <w:r w:rsidRPr="00DA603F">
        <w:rPr>
          <w:rFonts w:ascii="Times New Roman" w:hAnsi="Times New Roman" w:cs="Times New Roman"/>
          <w:color w:val="FF0000"/>
          <w:sz w:val="24"/>
          <w:szCs w:val="24"/>
        </w:rPr>
        <w:t xml:space="preserve">редседатель Товарищества </w:t>
      </w:r>
      <w:r w:rsidRPr="00160B38">
        <w:rPr>
          <w:rFonts w:ascii="Times New Roman" w:hAnsi="Times New Roman" w:cs="Times New Roman"/>
          <w:color w:val="FF0000"/>
          <w:sz w:val="24"/>
          <w:szCs w:val="24"/>
        </w:rPr>
        <w:t>обеспечивает выполнение решений общего собрания и правления, руководит текущей деятельностью</w:t>
      </w:r>
      <w:r>
        <w:rPr>
          <w:rFonts w:ascii="Times New Roman" w:hAnsi="Times New Roman" w:cs="Times New Roman"/>
          <w:color w:val="FF0000"/>
          <w:sz w:val="24"/>
          <w:szCs w:val="24"/>
        </w:rPr>
        <w:t xml:space="preserve"> товарищества; </w:t>
      </w:r>
    </w:p>
    <w:p w14:paraId="5A61ED1C" w14:textId="77777777" w:rsidR="001340EE" w:rsidRDefault="001340EE" w:rsidP="001340EE">
      <w:pPr>
        <w:spacing w:after="0" w:line="240" w:lineRule="auto"/>
        <w:ind w:right="-185"/>
        <w:jc w:val="both"/>
        <w:rPr>
          <w:rFonts w:ascii="Times New Roman" w:hAnsi="Times New Roman" w:cs="Times New Roman"/>
          <w:color w:val="FF0000"/>
          <w:sz w:val="24"/>
          <w:szCs w:val="24"/>
        </w:rPr>
      </w:pPr>
      <w:r>
        <w:rPr>
          <w:rFonts w:ascii="Times New Roman" w:hAnsi="Times New Roman" w:cs="Times New Roman"/>
          <w:color w:val="FF0000"/>
          <w:sz w:val="24"/>
          <w:szCs w:val="24"/>
        </w:rPr>
        <w:t>10.1.9.1. п</w:t>
      </w:r>
      <w:r w:rsidRPr="00160B38">
        <w:rPr>
          <w:rFonts w:ascii="Times New Roman" w:hAnsi="Times New Roman" w:cs="Times New Roman"/>
          <w:color w:val="FF0000"/>
          <w:sz w:val="24"/>
          <w:szCs w:val="24"/>
        </w:rPr>
        <w:t xml:space="preserve">редседатель </w:t>
      </w:r>
      <w:r>
        <w:rPr>
          <w:rFonts w:ascii="Times New Roman" w:hAnsi="Times New Roman" w:cs="Times New Roman"/>
          <w:color w:val="FF0000"/>
          <w:sz w:val="24"/>
          <w:szCs w:val="24"/>
        </w:rPr>
        <w:t>Товарищества п</w:t>
      </w:r>
      <w:r w:rsidRPr="00160B38">
        <w:rPr>
          <w:rFonts w:ascii="Times New Roman" w:hAnsi="Times New Roman" w:cs="Times New Roman"/>
          <w:color w:val="FF0000"/>
          <w:sz w:val="24"/>
          <w:szCs w:val="24"/>
        </w:rPr>
        <w:t>ри исполнении фу</w:t>
      </w:r>
      <w:r>
        <w:rPr>
          <w:rFonts w:ascii="Times New Roman" w:hAnsi="Times New Roman" w:cs="Times New Roman"/>
          <w:color w:val="FF0000"/>
          <w:sz w:val="24"/>
          <w:szCs w:val="24"/>
        </w:rPr>
        <w:t>нкций единоличного органа управления т</w:t>
      </w:r>
      <w:r w:rsidRPr="00160B38">
        <w:rPr>
          <w:rFonts w:ascii="Times New Roman" w:hAnsi="Times New Roman" w:cs="Times New Roman"/>
          <w:color w:val="FF0000"/>
          <w:sz w:val="24"/>
          <w:szCs w:val="24"/>
        </w:rPr>
        <w:t xml:space="preserve">оварищества не вправе на действия (решения), противоречащие решениям органов управления </w:t>
      </w:r>
      <w:r>
        <w:rPr>
          <w:rFonts w:ascii="Times New Roman" w:hAnsi="Times New Roman" w:cs="Times New Roman"/>
          <w:color w:val="FF0000"/>
          <w:sz w:val="24"/>
          <w:szCs w:val="24"/>
        </w:rPr>
        <w:t>т</w:t>
      </w:r>
      <w:r w:rsidRPr="00160B38">
        <w:rPr>
          <w:rFonts w:ascii="Times New Roman" w:hAnsi="Times New Roman" w:cs="Times New Roman"/>
          <w:color w:val="FF0000"/>
          <w:sz w:val="24"/>
          <w:szCs w:val="24"/>
        </w:rPr>
        <w:t>оварищества</w:t>
      </w:r>
      <w:r>
        <w:rPr>
          <w:rFonts w:ascii="Times New Roman" w:hAnsi="Times New Roman" w:cs="Times New Roman"/>
          <w:color w:val="FF0000"/>
          <w:sz w:val="24"/>
          <w:szCs w:val="24"/>
        </w:rPr>
        <w:t xml:space="preserve"> - </w:t>
      </w:r>
      <w:r w:rsidRPr="00160B38">
        <w:rPr>
          <w:rFonts w:ascii="Times New Roman" w:hAnsi="Times New Roman" w:cs="Times New Roman"/>
          <w:color w:val="FF0000"/>
          <w:sz w:val="24"/>
          <w:szCs w:val="24"/>
        </w:rPr>
        <w:t xml:space="preserve">Общего собрания членов </w:t>
      </w:r>
      <w:r>
        <w:rPr>
          <w:rFonts w:ascii="Times New Roman" w:hAnsi="Times New Roman" w:cs="Times New Roman"/>
          <w:color w:val="FF0000"/>
          <w:sz w:val="24"/>
          <w:szCs w:val="24"/>
        </w:rPr>
        <w:t>т</w:t>
      </w:r>
      <w:r w:rsidRPr="00160B38">
        <w:rPr>
          <w:rFonts w:ascii="Times New Roman" w:hAnsi="Times New Roman" w:cs="Times New Roman"/>
          <w:color w:val="FF0000"/>
          <w:sz w:val="24"/>
          <w:szCs w:val="24"/>
        </w:rPr>
        <w:t xml:space="preserve">оварищества </w:t>
      </w:r>
      <w:r>
        <w:rPr>
          <w:rFonts w:ascii="Times New Roman" w:hAnsi="Times New Roman" w:cs="Times New Roman"/>
          <w:color w:val="FF0000"/>
          <w:sz w:val="24"/>
          <w:szCs w:val="24"/>
        </w:rPr>
        <w:t>и Правления т</w:t>
      </w:r>
      <w:r w:rsidRPr="00160B38">
        <w:rPr>
          <w:rFonts w:ascii="Times New Roman" w:hAnsi="Times New Roman" w:cs="Times New Roman"/>
          <w:color w:val="FF0000"/>
          <w:sz w:val="24"/>
          <w:szCs w:val="24"/>
        </w:rPr>
        <w:t>оварищества</w:t>
      </w:r>
      <w:r>
        <w:rPr>
          <w:rFonts w:ascii="Times New Roman" w:hAnsi="Times New Roman" w:cs="Times New Roman"/>
          <w:color w:val="FF0000"/>
          <w:sz w:val="24"/>
          <w:szCs w:val="24"/>
        </w:rPr>
        <w:t>.</w:t>
      </w:r>
    </w:p>
    <w:p w14:paraId="7BDF8B41" w14:textId="3E7B3143" w:rsidR="001340EE" w:rsidRDefault="001340EE" w:rsidP="001340EE">
      <w:pPr>
        <w:tabs>
          <w:tab w:val="left" w:pos="1134"/>
        </w:tabs>
        <w:spacing w:after="0" w:line="240" w:lineRule="auto"/>
        <w:ind w:right="3"/>
        <w:jc w:val="both"/>
        <w:rPr>
          <w:rFonts w:ascii="Times New Roman" w:eastAsia="Times New Roman" w:hAnsi="Times New Roman"/>
          <w:color w:val="FF0000"/>
          <w:sz w:val="24"/>
          <w:szCs w:val="24"/>
          <w:lang w:eastAsia="ru-RU"/>
        </w:rPr>
      </w:pPr>
      <w:r w:rsidRPr="00EB47A3">
        <w:rPr>
          <w:rFonts w:ascii="Times New Roman" w:hAnsi="Times New Roman" w:cs="Times New Roman"/>
          <w:color w:val="FF0000"/>
          <w:sz w:val="24"/>
          <w:szCs w:val="24"/>
        </w:rPr>
        <w:t xml:space="preserve">10.2. Председатель Товарищества </w:t>
      </w:r>
      <w:r w:rsidRPr="00EB47A3">
        <w:rPr>
          <w:rFonts w:ascii="Times New Roman" w:eastAsia="Times New Roman" w:hAnsi="Times New Roman"/>
          <w:color w:val="FF0000"/>
          <w:sz w:val="24"/>
          <w:szCs w:val="24"/>
          <w:lang w:eastAsia="ru-RU"/>
        </w:rPr>
        <w:t xml:space="preserve">вправе заключать договоры гражданско-правового характера с физическими и юридическими лицами на выполнение отдельных работ </w:t>
      </w:r>
      <w:r>
        <w:rPr>
          <w:rFonts w:ascii="Times New Roman" w:eastAsia="Times New Roman" w:hAnsi="Times New Roman"/>
          <w:color w:val="FF0000"/>
          <w:sz w:val="24"/>
          <w:szCs w:val="24"/>
          <w:lang w:eastAsia="ru-RU"/>
        </w:rPr>
        <w:t>и(</w:t>
      </w:r>
      <w:r w:rsidRPr="00EB47A3">
        <w:rPr>
          <w:rFonts w:ascii="Times New Roman" w:eastAsia="Times New Roman" w:hAnsi="Times New Roman"/>
          <w:color w:val="FF0000"/>
          <w:sz w:val="24"/>
          <w:szCs w:val="24"/>
          <w:lang w:eastAsia="ru-RU"/>
        </w:rPr>
        <w:t>или</w:t>
      </w:r>
      <w:r>
        <w:rPr>
          <w:rFonts w:ascii="Times New Roman" w:eastAsia="Times New Roman" w:hAnsi="Times New Roman"/>
          <w:color w:val="FF0000"/>
          <w:sz w:val="24"/>
          <w:szCs w:val="24"/>
          <w:lang w:eastAsia="ru-RU"/>
        </w:rPr>
        <w:t>)</w:t>
      </w:r>
      <w:r w:rsidRPr="00EB47A3">
        <w:rPr>
          <w:rFonts w:ascii="Times New Roman" w:eastAsia="Times New Roman" w:hAnsi="Times New Roman"/>
          <w:color w:val="FF0000"/>
          <w:sz w:val="24"/>
          <w:szCs w:val="24"/>
          <w:lang w:eastAsia="ru-RU"/>
        </w:rPr>
        <w:t xml:space="preserve"> оказания (предоставления) услуг.</w:t>
      </w:r>
    </w:p>
    <w:p w14:paraId="026B6FCB" w14:textId="77777777" w:rsidR="00782175" w:rsidRPr="00782175" w:rsidRDefault="00782175" w:rsidP="00782175">
      <w:pPr>
        <w:tabs>
          <w:tab w:val="left" w:pos="1134"/>
        </w:tabs>
        <w:spacing w:after="0" w:line="240" w:lineRule="auto"/>
        <w:ind w:right="3"/>
        <w:jc w:val="both"/>
        <w:rPr>
          <w:rFonts w:ascii="Times New Roman" w:eastAsia="Times New Roman" w:hAnsi="Times New Roman"/>
          <w:color w:val="FF0000"/>
          <w:sz w:val="24"/>
          <w:szCs w:val="24"/>
          <w:lang w:eastAsia="ru-RU"/>
        </w:rPr>
      </w:pPr>
      <w:r w:rsidRPr="00782175">
        <w:rPr>
          <w:rFonts w:ascii="Times New Roman" w:eastAsia="Times New Roman" w:hAnsi="Times New Roman"/>
          <w:color w:val="FF0000"/>
          <w:sz w:val="24"/>
          <w:szCs w:val="24"/>
          <w:lang w:eastAsia="ru-RU"/>
        </w:rPr>
        <w:t>10.3. Председатель правления Товарищества осуществляет хранение документов Товарищества (текущей документации и архивной).</w:t>
      </w:r>
    </w:p>
    <w:p w14:paraId="6EAC700C" w14:textId="77777777" w:rsidR="00782175" w:rsidRPr="00782175" w:rsidRDefault="00782175" w:rsidP="00782175">
      <w:pPr>
        <w:tabs>
          <w:tab w:val="left" w:pos="1134"/>
        </w:tabs>
        <w:spacing w:after="0" w:line="240" w:lineRule="auto"/>
        <w:ind w:right="3"/>
        <w:jc w:val="both"/>
        <w:rPr>
          <w:rFonts w:ascii="Times New Roman" w:eastAsia="Times New Roman" w:hAnsi="Times New Roman"/>
          <w:color w:val="FF0000"/>
          <w:sz w:val="24"/>
          <w:szCs w:val="24"/>
          <w:lang w:eastAsia="ru-RU"/>
        </w:rPr>
      </w:pPr>
      <w:r w:rsidRPr="00782175">
        <w:rPr>
          <w:rFonts w:ascii="Times New Roman" w:eastAsia="Times New Roman" w:hAnsi="Times New Roman"/>
          <w:color w:val="FF0000"/>
          <w:sz w:val="24"/>
          <w:szCs w:val="24"/>
          <w:lang w:eastAsia="ru-RU"/>
        </w:rPr>
        <w:t>10.4. В период отсутствия председателя Товарищества замещает один из членов правления по решению членов правления, оформленного протоколом в установленном законом порядке.</w:t>
      </w:r>
    </w:p>
    <w:p w14:paraId="171DAE42" w14:textId="702B8B63" w:rsidR="00782175" w:rsidRPr="001340EE" w:rsidRDefault="00782175" w:rsidP="001340EE">
      <w:pPr>
        <w:tabs>
          <w:tab w:val="left" w:pos="1134"/>
        </w:tabs>
        <w:spacing w:after="0" w:line="240" w:lineRule="auto"/>
        <w:ind w:right="3"/>
        <w:jc w:val="both"/>
        <w:rPr>
          <w:rFonts w:ascii="Times New Roman" w:eastAsia="Times New Roman" w:hAnsi="Times New Roman"/>
          <w:color w:val="FF0000"/>
          <w:sz w:val="24"/>
          <w:szCs w:val="24"/>
          <w:lang w:eastAsia="ru-RU"/>
        </w:rPr>
      </w:pPr>
      <w:r w:rsidRPr="00782175">
        <w:rPr>
          <w:rFonts w:ascii="Times New Roman" w:eastAsia="Times New Roman" w:hAnsi="Times New Roman"/>
          <w:color w:val="FF0000"/>
          <w:sz w:val="24"/>
          <w:szCs w:val="24"/>
          <w:lang w:eastAsia="ru-RU"/>
        </w:rPr>
        <w:t xml:space="preserve">10.5. Председатель правления подотчетен правлению и общему собранию членов Товарищества. </w:t>
      </w:r>
    </w:p>
    <w:p w14:paraId="0F8F9D17" w14:textId="34B0C897" w:rsidR="000B33F9" w:rsidRDefault="000243AA" w:rsidP="000243AA">
      <w:pPr>
        <w:spacing w:after="0"/>
        <w:jc w:val="both"/>
        <w:rPr>
          <w:rFonts w:ascii="Times New Roman" w:hAnsi="Times New Roman" w:cs="Times New Roman"/>
          <w:sz w:val="24"/>
          <w:szCs w:val="24"/>
        </w:rPr>
      </w:pPr>
      <w:bookmarkStart w:id="185" w:name="dst100282"/>
      <w:bookmarkEnd w:id="185"/>
      <w:r>
        <w:rPr>
          <w:rFonts w:ascii="Times New Roman" w:hAnsi="Times New Roman" w:cs="Times New Roman"/>
          <w:sz w:val="24"/>
          <w:szCs w:val="24"/>
        </w:rPr>
        <w:t>10.</w:t>
      </w:r>
      <w:r w:rsidR="00782175">
        <w:rPr>
          <w:rFonts w:ascii="Times New Roman" w:hAnsi="Times New Roman" w:cs="Times New Roman"/>
          <w:sz w:val="24"/>
          <w:szCs w:val="24"/>
        </w:rPr>
        <w:t>6</w:t>
      </w:r>
      <w:r w:rsidR="000B33F9" w:rsidRPr="000B33F9">
        <w:rPr>
          <w:rFonts w:ascii="Times New Roman" w:hAnsi="Times New Roman" w:cs="Times New Roman"/>
          <w:sz w:val="24"/>
          <w:szCs w:val="24"/>
        </w:rPr>
        <w:t xml:space="preserve">. Председатель товарищества в соответствии с </w:t>
      </w:r>
      <w:r>
        <w:rPr>
          <w:rFonts w:ascii="Times New Roman" w:hAnsi="Times New Roman" w:cs="Times New Roman"/>
          <w:sz w:val="24"/>
          <w:szCs w:val="24"/>
        </w:rPr>
        <w:t>настоящим У</w:t>
      </w:r>
      <w:r w:rsidR="000B33F9" w:rsidRPr="000B33F9">
        <w:rPr>
          <w:rFonts w:ascii="Times New Roman" w:hAnsi="Times New Roman" w:cs="Times New Roman"/>
          <w:sz w:val="24"/>
          <w:szCs w:val="24"/>
        </w:rPr>
        <w:t xml:space="preserve">ставом исполняет другие необходимые для обеспечения деятельности товарищества обязанности, за исключением обязанностей, которые предусмотрены настоящим </w:t>
      </w:r>
      <w:r>
        <w:rPr>
          <w:rFonts w:ascii="Times New Roman" w:hAnsi="Times New Roman" w:cs="Times New Roman"/>
          <w:sz w:val="24"/>
          <w:szCs w:val="24"/>
        </w:rPr>
        <w:t xml:space="preserve">Уставом </w:t>
      </w:r>
      <w:r w:rsidR="000B33F9" w:rsidRPr="000B33F9">
        <w:rPr>
          <w:rFonts w:ascii="Times New Roman" w:hAnsi="Times New Roman" w:cs="Times New Roman"/>
          <w:sz w:val="24"/>
          <w:szCs w:val="24"/>
        </w:rPr>
        <w:t>законо</w:t>
      </w:r>
      <w:r>
        <w:rPr>
          <w:rFonts w:ascii="Times New Roman" w:hAnsi="Times New Roman" w:cs="Times New Roman"/>
          <w:sz w:val="24"/>
          <w:szCs w:val="24"/>
        </w:rPr>
        <w:t>дательством</w:t>
      </w:r>
      <w:r w:rsidR="000B33F9" w:rsidRPr="000B33F9">
        <w:rPr>
          <w:rFonts w:ascii="Times New Roman" w:hAnsi="Times New Roman" w:cs="Times New Roman"/>
          <w:sz w:val="24"/>
          <w:szCs w:val="24"/>
        </w:rPr>
        <w:t xml:space="preserve"> и исполнение которых является полномочием иных органов товарищества.</w:t>
      </w:r>
    </w:p>
    <w:p w14:paraId="6649930D" w14:textId="4938BDF8" w:rsidR="001340EE" w:rsidRPr="00160B38" w:rsidRDefault="001340EE" w:rsidP="001340EE">
      <w:pPr>
        <w:spacing w:after="0" w:line="240" w:lineRule="auto"/>
        <w:jc w:val="both"/>
        <w:rPr>
          <w:rFonts w:ascii="Times New Roman" w:hAnsi="Times New Roman" w:cs="Times New Roman"/>
          <w:color w:val="FF0000"/>
          <w:sz w:val="24"/>
          <w:szCs w:val="24"/>
        </w:rPr>
      </w:pPr>
      <w:r w:rsidRPr="00160B38">
        <w:rPr>
          <w:rFonts w:ascii="Times New Roman" w:hAnsi="Times New Roman" w:cs="Times New Roman"/>
          <w:color w:val="FF0000"/>
          <w:sz w:val="24"/>
          <w:szCs w:val="24"/>
        </w:rPr>
        <w:t>10.</w:t>
      </w:r>
      <w:r w:rsidR="00782175">
        <w:rPr>
          <w:rFonts w:ascii="Times New Roman" w:hAnsi="Times New Roman" w:cs="Times New Roman"/>
          <w:color w:val="FF0000"/>
          <w:sz w:val="24"/>
          <w:szCs w:val="24"/>
        </w:rPr>
        <w:t>7</w:t>
      </w:r>
      <w:r w:rsidRPr="00160B38">
        <w:rPr>
          <w:rFonts w:ascii="Times New Roman" w:hAnsi="Times New Roman" w:cs="Times New Roman"/>
          <w:color w:val="FF0000"/>
          <w:sz w:val="24"/>
          <w:szCs w:val="24"/>
        </w:rPr>
        <w:t>. В период отсутствия председателя Товарищества замещает один из членов правления по решению членов правления</w:t>
      </w:r>
      <w:r>
        <w:rPr>
          <w:rFonts w:ascii="Times New Roman" w:hAnsi="Times New Roman" w:cs="Times New Roman"/>
          <w:color w:val="FF0000"/>
          <w:sz w:val="24"/>
          <w:szCs w:val="24"/>
        </w:rPr>
        <w:t>.</w:t>
      </w:r>
    </w:p>
    <w:p w14:paraId="2F9B538F" w14:textId="5152E935" w:rsidR="001340EE" w:rsidRDefault="00782175" w:rsidP="001340EE">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10.8</w:t>
      </w:r>
      <w:r w:rsidR="001340EE" w:rsidRPr="00160B38">
        <w:rPr>
          <w:rFonts w:ascii="Times New Roman" w:hAnsi="Times New Roman" w:cs="Times New Roman"/>
          <w:color w:val="FF0000"/>
          <w:sz w:val="24"/>
          <w:szCs w:val="24"/>
        </w:rPr>
        <w:t>. Спорные вопросы, разногласия и конфликтные ситуации, возникающие в процессе исполнения обязанностей, между председателем и правлением решаются путем переговоров либо в судебном порядке</w:t>
      </w:r>
      <w:r w:rsidR="001340EE">
        <w:rPr>
          <w:rFonts w:ascii="Times New Roman" w:hAnsi="Times New Roman" w:cs="Times New Roman"/>
          <w:color w:val="FF0000"/>
          <w:sz w:val="24"/>
          <w:szCs w:val="24"/>
        </w:rPr>
        <w:t>.</w:t>
      </w:r>
    </w:p>
    <w:p w14:paraId="28EA12FB" w14:textId="77777777" w:rsidR="001340EE" w:rsidRPr="000B33F9" w:rsidRDefault="001340EE" w:rsidP="000243AA">
      <w:pPr>
        <w:spacing w:after="0"/>
        <w:jc w:val="both"/>
        <w:rPr>
          <w:rFonts w:ascii="Times New Roman" w:hAnsi="Times New Roman" w:cs="Times New Roman"/>
          <w:sz w:val="24"/>
          <w:szCs w:val="24"/>
        </w:rPr>
      </w:pPr>
    </w:p>
    <w:p w14:paraId="5349A0C5" w14:textId="3436ECE8" w:rsidR="007A3CD5" w:rsidRDefault="007A3CD5" w:rsidP="000243AA">
      <w:pPr>
        <w:spacing w:after="0"/>
        <w:jc w:val="both"/>
        <w:rPr>
          <w:rFonts w:ascii="Times New Roman" w:hAnsi="Times New Roman" w:cs="Times New Roman"/>
          <w:sz w:val="24"/>
          <w:szCs w:val="24"/>
        </w:rPr>
      </w:pPr>
    </w:p>
    <w:p w14:paraId="59FEA578" w14:textId="2FEE7961" w:rsidR="000243AA" w:rsidRPr="00D136FD" w:rsidRDefault="000243AA" w:rsidP="000243AA">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11</w:t>
      </w:r>
      <w:r w:rsidRPr="00D136FD">
        <w:rPr>
          <w:sz w:val="24"/>
          <w:szCs w:val="24"/>
        </w:rPr>
        <w:t xml:space="preserve">. </w:t>
      </w:r>
      <w:r>
        <w:rPr>
          <w:sz w:val="24"/>
          <w:szCs w:val="24"/>
        </w:rPr>
        <w:t>Ревизионная комиссия (ревизор)</w:t>
      </w:r>
    </w:p>
    <w:p w14:paraId="41FC82CE" w14:textId="77777777" w:rsidR="00782175" w:rsidRDefault="000243AA" w:rsidP="00782175">
      <w:pPr>
        <w:spacing w:after="0"/>
        <w:jc w:val="both"/>
        <w:rPr>
          <w:rFonts w:ascii="Times New Roman" w:hAnsi="Times New Roman" w:cs="Times New Roman"/>
          <w:sz w:val="24"/>
          <w:szCs w:val="24"/>
        </w:rPr>
      </w:pPr>
      <w:r>
        <w:rPr>
          <w:rFonts w:ascii="Times New Roman" w:hAnsi="Times New Roman" w:cs="Times New Roman"/>
          <w:sz w:val="24"/>
          <w:szCs w:val="24"/>
        </w:rPr>
        <w:t>11.</w:t>
      </w:r>
      <w:r w:rsidRPr="000243AA">
        <w:rPr>
          <w:rFonts w:ascii="Times New Roman" w:hAnsi="Times New Roman" w:cs="Times New Roman"/>
          <w:sz w:val="24"/>
          <w:szCs w:val="24"/>
        </w:rPr>
        <w:t>1. Контроль за финансово-хозяйственной деятельностью товарищества, в том числе за деятельностью его председателя и правления товарищества, осуществляет ревизионная комиссия (ревизор).</w:t>
      </w:r>
    </w:p>
    <w:p w14:paraId="78E20B71" w14:textId="6841DE5D" w:rsidR="00782175" w:rsidRPr="00801A6F" w:rsidRDefault="00782175" w:rsidP="00782175">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 xml:space="preserve"> 11.1.1. Право членов Товарищества на контроль финансовой деятельности Товарищества реализуется путем участия в выборе состава Ревизионной комиссии (ревизора) либо </w:t>
      </w:r>
      <w:r w:rsidRPr="00801A6F">
        <w:rPr>
          <w:rFonts w:ascii="Times New Roman" w:hAnsi="Times New Roman" w:cs="Times New Roman"/>
          <w:color w:val="FF0000"/>
          <w:sz w:val="24"/>
          <w:szCs w:val="24"/>
        </w:rPr>
        <w:lastRenderedPageBreak/>
        <w:t>непосредственно в работе указанного органа (в качестве выбранного члена комиссии (ревизора).</w:t>
      </w:r>
    </w:p>
    <w:p w14:paraId="00114369" w14:textId="192F015E" w:rsidR="00782175" w:rsidRPr="000243AA" w:rsidRDefault="00782175" w:rsidP="000243AA">
      <w:pPr>
        <w:spacing w:after="0"/>
        <w:jc w:val="both"/>
        <w:rPr>
          <w:rFonts w:ascii="Times New Roman" w:hAnsi="Times New Roman" w:cs="Times New Roman"/>
          <w:sz w:val="24"/>
          <w:szCs w:val="24"/>
        </w:rPr>
      </w:pPr>
    </w:p>
    <w:p w14:paraId="73997918" w14:textId="03A3F841" w:rsidR="000243AA" w:rsidRDefault="000243AA" w:rsidP="000243AA">
      <w:pPr>
        <w:spacing w:after="0"/>
        <w:jc w:val="both"/>
        <w:rPr>
          <w:rFonts w:ascii="Times New Roman" w:hAnsi="Times New Roman" w:cs="Times New Roman"/>
          <w:sz w:val="24"/>
          <w:szCs w:val="24"/>
        </w:rPr>
      </w:pPr>
      <w:bookmarkStart w:id="186" w:name="dst100285"/>
      <w:bookmarkEnd w:id="186"/>
      <w:r>
        <w:rPr>
          <w:rFonts w:ascii="Times New Roman" w:hAnsi="Times New Roman" w:cs="Times New Roman"/>
          <w:sz w:val="24"/>
          <w:szCs w:val="24"/>
        </w:rPr>
        <w:t>11.</w:t>
      </w:r>
      <w:r w:rsidRPr="000243AA">
        <w:rPr>
          <w:rFonts w:ascii="Times New Roman" w:hAnsi="Times New Roman" w:cs="Times New Roman"/>
          <w:sz w:val="24"/>
          <w:szCs w:val="24"/>
        </w:rPr>
        <w:t>2. Ревизионная комиссия состоит не менее чем из трех членов товарищества. В состав ревизионной комиссии (ревизором) не могут быть избраны председатель товарищества и члены его правления, а также их супруги и их родители (усыновители), родители (усыновители), бабушки, дедушки, дети (усыновленные), внуки, братья и сестры (их супруги).</w:t>
      </w:r>
    </w:p>
    <w:p w14:paraId="414C9343" w14:textId="77777777" w:rsidR="001340EE" w:rsidRPr="00DC4C34" w:rsidRDefault="001340EE" w:rsidP="001340EE">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11.3</w:t>
      </w:r>
      <w:r w:rsidRPr="00DC4C34">
        <w:rPr>
          <w:rFonts w:ascii="Times New Roman" w:hAnsi="Times New Roman" w:cs="Times New Roman"/>
          <w:color w:val="FF0000"/>
          <w:sz w:val="24"/>
          <w:szCs w:val="24"/>
        </w:rPr>
        <w:t xml:space="preserve">. Члены товарищества, имеющие задолженность перед товариществом по любым видам взносов и(или) платежей более 2-х (двух) </w:t>
      </w:r>
      <w:r>
        <w:rPr>
          <w:rFonts w:ascii="Times New Roman" w:hAnsi="Times New Roman" w:cs="Times New Roman"/>
          <w:color w:val="FF0000"/>
          <w:sz w:val="24"/>
          <w:szCs w:val="24"/>
        </w:rPr>
        <w:t xml:space="preserve">календарных </w:t>
      </w:r>
      <w:r w:rsidRPr="00DC4C34">
        <w:rPr>
          <w:rFonts w:ascii="Times New Roman" w:hAnsi="Times New Roman" w:cs="Times New Roman"/>
          <w:color w:val="FF0000"/>
          <w:sz w:val="24"/>
          <w:szCs w:val="24"/>
        </w:rPr>
        <w:t>месяцев на момент проведения выборов Ревизио</w:t>
      </w:r>
      <w:r>
        <w:rPr>
          <w:rFonts w:ascii="Times New Roman" w:hAnsi="Times New Roman" w:cs="Times New Roman"/>
          <w:color w:val="FF0000"/>
          <w:sz w:val="24"/>
          <w:szCs w:val="24"/>
        </w:rPr>
        <w:t>нной комиссии</w:t>
      </w:r>
      <w:r w:rsidRPr="00DC4C34">
        <w:rPr>
          <w:rFonts w:ascii="Times New Roman" w:hAnsi="Times New Roman" w:cs="Times New Roman"/>
          <w:color w:val="FF0000"/>
          <w:sz w:val="24"/>
          <w:szCs w:val="24"/>
        </w:rPr>
        <w:t>, не могут быть избраны в её состав до полного погашения задолженности.</w:t>
      </w:r>
    </w:p>
    <w:p w14:paraId="447783FE" w14:textId="77777777" w:rsidR="001340EE" w:rsidRPr="000243AA" w:rsidRDefault="001340EE" w:rsidP="000243AA">
      <w:pPr>
        <w:spacing w:after="0"/>
        <w:jc w:val="both"/>
        <w:rPr>
          <w:rFonts w:ascii="Times New Roman" w:hAnsi="Times New Roman" w:cs="Times New Roman"/>
          <w:sz w:val="24"/>
          <w:szCs w:val="24"/>
        </w:rPr>
      </w:pPr>
    </w:p>
    <w:p w14:paraId="61C771E5" w14:textId="565210FD" w:rsidR="000243AA" w:rsidRPr="000243AA" w:rsidRDefault="000243AA" w:rsidP="000243AA">
      <w:pPr>
        <w:spacing w:after="0"/>
        <w:jc w:val="both"/>
        <w:rPr>
          <w:rFonts w:ascii="Times New Roman" w:hAnsi="Times New Roman" w:cs="Times New Roman"/>
          <w:sz w:val="24"/>
          <w:szCs w:val="24"/>
        </w:rPr>
      </w:pPr>
      <w:bookmarkStart w:id="187" w:name="dst100286"/>
      <w:bookmarkEnd w:id="187"/>
      <w:r>
        <w:rPr>
          <w:rFonts w:ascii="Times New Roman" w:hAnsi="Times New Roman" w:cs="Times New Roman"/>
          <w:sz w:val="24"/>
          <w:szCs w:val="24"/>
        </w:rPr>
        <w:t>11.</w:t>
      </w:r>
      <w:r w:rsidR="001340EE">
        <w:rPr>
          <w:rFonts w:ascii="Times New Roman" w:hAnsi="Times New Roman" w:cs="Times New Roman"/>
          <w:sz w:val="24"/>
          <w:szCs w:val="24"/>
        </w:rPr>
        <w:t>4</w:t>
      </w:r>
      <w:r w:rsidRPr="000243AA">
        <w:rPr>
          <w:rFonts w:ascii="Times New Roman" w:hAnsi="Times New Roman" w:cs="Times New Roman"/>
          <w:sz w:val="24"/>
          <w:szCs w:val="24"/>
        </w:rPr>
        <w:t xml:space="preserve">. Порядок работы ревизионной комиссии (ревизора) и ее полномочия устанавливаются </w:t>
      </w:r>
      <w:r>
        <w:rPr>
          <w:rFonts w:ascii="Times New Roman" w:hAnsi="Times New Roman" w:cs="Times New Roman"/>
          <w:sz w:val="24"/>
          <w:szCs w:val="24"/>
        </w:rPr>
        <w:t>настоящим У</w:t>
      </w:r>
      <w:r w:rsidRPr="000243AA">
        <w:rPr>
          <w:rFonts w:ascii="Times New Roman" w:hAnsi="Times New Roman" w:cs="Times New Roman"/>
          <w:sz w:val="24"/>
          <w:szCs w:val="24"/>
        </w:rPr>
        <w:t>ставом товарищества и (или) положением о ревизионной комиссии (ревизоре), утвержденным общим собранием членов товарищества.</w:t>
      </w:r>
    </w:p>
    <w:p w14:paraId="3B6958DA" w14:textId="63BC9C94" w:rsidR="000243AA" w:rsidRPr="000243AA" w:rsidRDefault="000243AA" w:rsidP="000243AA">
      <w:pPr>
        <w:spacing w:after="0"/>
        <w:jc w:val="both"/>
        <w:rPr>
          <w:rFonts w:ascii="Times New Roman" w:hAnsi="Times New Roman" w:cs="Times New Roman"/>
          <w:sz w:val="24"/>
          <w:szCs w:val="24"/>
        </w:rPr>
      </w:pPr>
      <w:bookmarkStart w:id="188" w:name="dst100287"/>
      <w:bookmarkEnd w:id="188"/>
      <w:r>
        <w:rPr>
          <w:rFonts w:ascii="Times New Roman" w:hAnsi="Times New Roman" w:cs="Times New Roman"/>
          <w:sz w:val="24"/>
          <w:szCs w:val="24"/>
        </w:rPr>
        <w:t>11.</w:t>
      </w:r>
      <w:r w:rsidR="001340EE">
        <w:rPr>
          <w:rFonts w:ascii="Times New Roman" w:hAnsi="Times New Roman" w:cs="Times New Roman"/>
          <w:sz w:val="24"/>
          <w:szCs w:val="24"/>
        </w:rPr>
        <w:t>5</w:t>
      </w:r>
      <w:r w:rsidRPr="000243AA">
        <w:rPr>
          <w:rFonts w:ascii="Times New Roman" w:hAnsi="Times New Roman" w:cs="Times New Roman"/>
          <w:sz w:val="24"/>
          <w:szCs w:val="24"/>
        </w:rPr>
        <w:t>. Ревизионная комиссия (ревизор) подотчетна общему собранию членов товарищества.</w:t>
      </w:r>
    </w:p>
    <w:p w14:paraId="538263EF" w14:textId="0167694C" w:rsidR="000243AA" w:rsidRPr="000243AA" w:rsidRDefault="000243AA" w:rsidP="000243AA">
      <w:pPr>
        <w:spacing w:after="0"/>
        <w:jc w:val="both"/>
        <w:rPr>
          <w:rFonts w:ascii="Times New Roman" w:hAnsi="Times New Roman" w:cs="Times New Roman"/>
          <w:sz w:val="24"/>
          <w:szCs w:val="24"/>
        </w:rPr>
      </w:pPr>
      <w:bookmarkStart w:id="189" w:name="dst100288"/>
      <w:bookmarkEnd w:id="189"/>
      <w:r>
        <w:rPr>
          <w:rFonts w:ascii="Times New Roman" w:hAnsi="Times New Roman" w:cs="Times New Roman"/>
          <w:sz w:val="24"/>
          <w:szCs w:val="24"/>
        </w:rPr>
        <w:t>11.</w:t>
      </w:r>
      <w:r w:rsidR="001340EE">
        <w:rPr>
          <w:rFonts w:ascii="Times New Roman" w:hAnsi="Times New Roman" w:cs="Times New Roman"/>
          <w:sz w:val="24"/>
          <w:szCs w:val="24"/>
        </w:rPr>
        <w:t>6</w:t>
      </w:r>
      <w:r w:rsidRPr="000243AA">
        <w:rPr>
          <w:rFonts w:ascii="Times New Roman" w:hAnsi="Times New Roman" w:cs="Times New Roman"/>
          <w:sz w:val="24"/>
          <w:szCs w:val="24"/>
        </w:rPr>
        <w:t>. Ревизионная комиссия (ревизор) товарищества обязана:</w:t>
      </w:r>
    </w:p>
    <w:p w14:paraId="4C409F44" w14:textId="40E0F24F" w:rsidR="000243AA" w:rsidRPr="000243AA" w:rsidRDefault="001340EE" w:rsidP="000243AA">
      <w:pPr>
        <w:spacing w:after="0"/>
        <w:jc w:val="both"/>
        <w:rPr>
          <w:rFonts w:ascii="Times New Roman" w:hAnsi="Times New Roman" w:cs="Times New Roman"/>
          <w:sz w:val="24"/>
          <w:szCs w:val="24"/>
        </w:rPr>
      </w:pPr>
      <w:bookmarkStart w:id="190" w:name="dst100289"/>
      <w:bookmarkEnd w:id="190"/>
      <w:r>
        <w:rPr>
          <w:rFonts w:ascii="Times New Roman" w:hAnsi="Times New Roman" w:cs="Times New Roman"/>
          <w:sz w:val="24"/>
          <w:szCs w:val="24"/>
        </w:rPr>
        <w:t>11.6</w:t>
      </w:r>
      <w:r w:rsidR="000243AA">
        <w:rPr>
          <w:rFonts w:ascii="Times New Roman" w:hAnsi="Times New Roman" w:cs="Times New Roman"/>
          <w:sz w:val="24"/>
          <w:szCs w:val="24"/>
        </w:rPr>
        <w:t>.</w:t>
      </w:r>
      <w:r w:rsidR="000243AA" w:rsidRPr="000243AA">
        <w:rPr>
          <w:rFonts w:ascii="Times New Roman" w:hAnsi="Times New Roman" w:cs="Times New Roman"/>
          <w:sz w:val="24"/>
          <w:szCs w:val="24"/>
        </w:rPr>
        <w:t>1</w:t>
      </w:r>
      <w:r w:rsidR="000243AA">
        <w:rPr>
          <w:rFonts w:ascii="Times New Roman" w:hAnsi="Times New Roman" w:cs="Times New Roman"/>
          <w:sz w:val="24"/>
          <w:szCs w:val="24"/>
        </w:rPr>
        <w:t>.</w:t>
      </w:r>
      <w:r w:rsidR="000243AA" w:rsidRPr="000243AA">
        <w:rPr>
          <w:rFonts w:ascii="Times New Roman" w:hAnsi="Times New Roman" w:cs="Times New Roman"/>
          <w:sz w:val="24"/>
          <w:szCs w:val="24"/>
        </w:rPr>
        <w:t xml:space="preserve"> проверять выполнение правлением товарищества и его председателем решений общих собраний членов товарищества, законность сделок, совершенных органами товарищества, состав и состояние имущества общего пользования;</w:t>
      </w:r>
    </w:p>
    <w:p w14:paraId="662ACC91" w14:textId="352FFE45" w:rsidR="000243AA" w:rsidRPr="000243AA" w:rsidRDefault="001340EE" w:rsidP="000243AA">
      <w:pPr>
        <w:spacing w:after="0"/>
        <w:jc w:val="both"/>
        <w:rPr>
          <w:rFonts w:ascii="Times New Roman" w:hAnsi="Times New Roman" w:cs="Times New Roman"/>
          <w:sz w:val="24"/>
          <w:szCs w:val="24"/>
        </w:rPr>
      </w:pPr>
      <w:bookmarkStart w:id="191" w:name="dst100290"/>
      <w:bookmarkEnd w:id="191"/>
      <w:r>
        <w:rPr>
          <w:rFonts w:ascii="Times New Roman" w:hAnsi="Times New Roman" w:cs="Times New Roman"/>
          <w:sz w:val="24"/>
          <w:szCs w:val="24"/>
        </w:rPr>
        <w:t>11.6</w:t>
      </w:r>
      <w:r w:rsidR="000243AA">
        <w:rPr>
          <w:rFonts w:ascii="Times New Roman" w:hAnsi="Times New Roman" w:cs="Times New Roman"/>
          <w:sz w:val="24"/>
          <w:szCs w:val="24"/>
        </w:rPr>
        <w:t>.</w:t>
      </w:r>
      <w:r w:rsidR="000243AA" w:rsidRPr="000243AA">
        <w:rPr>
          <w:rFonts w:ascii="Times New Roman" w:hAnsi="Times New Roman" w:cs="Times New Roman"/>
          <w:sz w:val="24"/>
          <w:szCs w:val="24"/>
        </w:rPr>
        <w:t>2</w:t>
      </w:r>
      <w:r w:rsidR="000243AA">
        <w:rPr>
          <w:rFonts w:ascii="Times New Roman" w:hAnsi="Times New Roman" w:cs="Times New Roman"/>
          <w:sz w:val="24"/>
          <w:szCs w:val="24"/>
        </w:rPr>
        <w:t>.</w:t>
      </w:r>
      <w:r w:rsidR="000243AA" w:rsidRPr="000243AA">
        <w:rPr>
          <w:rFonts w:ascii="Times New Roman" w:hAnsi="Times New Roman" w:cs="Times New Roman"/>
          <w:sz w:val="24"/>
          <w:szCs w:val="24"/>
        </w:rPr>
        <w:t xml:space="preserve"> осуществлять ревизии финансово-хозяйственной деятельности товарищества не реже чем один раз в год либо в иной срок, если такой срок установлен решением общего собрания членов товарищества;</w:t>
      </w:r>
    </w:p>
    <w:p w14:paraId="12F6C0DA" w14:textId="60E7F936" w:rsidR="000243AA" w:rsidRPr="000243AA" w:rsidRDefault="001340EE" w:rsidP="000243AA">
      <w:pPr>
        <w:spacing w:after="0"/>
        <w:jc w:val="both"/>
        <w:rPr>
          <w:rFonts w:ascii="Times New Roman" w:hAnsi="Times New Roman" w:cs="Times New Roman"/>
          <w:sz w:val="24"/>
          <w:szCs w:val="24"/>
        </w:rPr>
      </w:pPr>
      <w:bookmarkStart w:id="192" w:name="dst100291"/>
      <w:bookmarkEnd w:id="192"/>
      <w:r>
        <w:rPr>
          <w:rFonts w:ascii="Times New Roman" w:hAnsi="Times New Roman" w:cs="Times New Roman"/>
          <w:sz w:val="24"/>
          <w:szCs w:val="24"/>
        </w:rPr>
        <w:t>11.6</w:t>
      </w:r>
      <w:r w:rsidR="000243AA">
        <w:rPr>
          <w:rFonts w:ascii="Times New Roman" w:hAnsi="Times New Roman" w:cs="Times New Roman"/>
          <w:sz w:val="24"/>
          <w:szCs w:val="24"/>
        </w:rPr>
        <w:t>.</w:t>
      </w:r>
      <w:r w:rsidR="000243AA" w:rsidRPr="000243AA">
        <w:rPr>
          <w:rFonts w:ascii="Times New Roman" w:hAnsi="Times New Roman" w:cs="Times New Roman"/>
          <w:sz w:val="24"/>
          <w:szCs w:val="24"/>
        </w:rPr>
        <w:t>3</w:t>
      </w:r>
      <w:r w:rsidR="000243AA">
        <w:rPr>
          <w:rFonts w:ascii="Times New Roman" w:hAnsi="Times New Roman" w:cs="Times New Roman"/>
          <w:sz w:val="24"/>
          <w:szCs w:val="24"/>
        </w:rPr>
        <w:t>.</w:t>
      </w:r>
      <w:r w:rsidR="000243AA" w:rsidRPr="000243AA">
        <w:rPr>
          <w:rFonts w:ascii="Times New Roman" w:hAnsi="Times New Roman" w:cs="Times New Roman"/>
          <w:sz w:val="24"/>
          <w:szCs w:val="24"/>
        </w:rPr>
        <w:t xml:space="preserve"> отчитываться об итогах ревизии перед общим собранием членов товарищества с представлением предложений об устранении выявленных нарушений;</w:t>
      </w:r>
    </w:p>
    <w:p w14:paraId="1F512D6F" w14:textId="315D8DD2" w:rsidR="000243AA" w:rsidRPr="000243AA" w:rsidRDefault="001340EE" w:rsidP="000243AA">
      <w:pPr>
        <w:spacing w:after="0"/>
        <w:jc w:val="both"/>
        <w:rPr>
          <w:rFonts w:ascii="Times New Roman" w:hAnsi="Times New Roman" w:cs="Times New Roman"/>
          <w:sz w:val="24"/>
          <w:szCs w:val="24"/>
        </w:rPr>
      </w:pPr>
      <w:bookmarkStart w:id="193" w:name="dst100292"/>
      <w:bookmarkEnd w:id="193"/>
      <w:r>
        <w:rPr>
          <w:rFonts w:ascii="Times New Roman" w:hAnsi="Times New Roman" w:cs="Times New Roman"/>
          <w:sz w:val="24"/>
          <w:szCs w:val="24"/>
        </w:rPr>
        <w:t>11.6</w:t>
      </w:r>
      <w:r w:rsidR="000243AA">
        <w:rPr>
          <w:rFonts w:ascii="Times New Roman" w:hAnsi="Times New Roman" w:cs="Times New Roman"/>
          <w:sz w:val="24"/>
          <w:szCs w:val="24"/>
        </w:rPr>
        <w:t>.</w:t>
      </w:r>
      <w:r w:rsidR="000243AA" w:rsidRPr="000243AA">
        <w:rPr>
          <w:rFonts w:ascii="Times New Roman" w:hAnsi="Times New Roman" w:cs="Times New Roman"/>
          <w:sz w:val="24"/>
          <w:szCs w:val="24"/>
        </w:rPr>
        <w:t>4</w:t>
      </w:r>
      <w:r w:rsidR="000243AA">
        <w:rPr>
          <w:rFonts w:ascii="Times New Roman" w:hAnsi="Times New Roman" w:cs="Times New Roman"/>
          <w:sz w:val="24"/>
          <w:szCs w:val="24"/>
        </w:rPr>
        <w:t>.</w:t>
      </w:r>
      <w:r w:rsidR="000243AA" w:rsidRPr="000243AA">
        <w:rPr>
          <w:rFonts w:ascii="Times New Roman" w:hAnsi="Times New Roman" w:cs="Times New Roman"/>
          <w:sz w:val="24"/>
          <w:szCs w:val="24"/>
        </w:rPr>
        <w:t xml:space="preserve"> сообщать общему собранию членов товарищества обо всех выявленных нарушениях в деятельности органов товарищества;</w:t>
      </w:r>
    </w:p>
    <w:p w14:paraId="0848C4AF" w14:textId="108CD33D" w:rsidR="000243AA" w:rsidRPr="000243AA" w:rsidRDefault="000243AA" w:rsidP="000243AA">
      <w:pPr>
        <w:spacing w:after="0"/>
        <w:jc w:val="both"/>
        <w:rPr>
          <w:rFonts w:ascii="Times New Roman" w:hAnsi="Times New Roman" w:cs="Times New Roman"/>
          <w:sz w:val="24"/>
          <w:szCs w:val="24"/>
        </w:rPr>
      </w:pPr>
      <w:bookmarkStart w:id="194" w:name="dst100293"/>
      <w:bookmarkEnd w:id="194"/>
      <w:r>
        <w:rPr>
          <w:rFonts w:ascii="Times New Roman" w:hAnsi="Times New Roman" w:cs="Times New Roman"/>
          <w:sz w:val="24"/>
          <w:szCs w:val="24"/>
        </w:rPr>
        <w:t>11.</w:t>
      </w:r>
      <w:r w:rsidR="001340EE">
        <w:rPr>
          <w:rFonts w:ascii="Times New Roman" w:hAnsi="Times New Roman" w:cs="Times New Roman"/>
          <w:sz w:val="24"/>
          <w:szCs w:val="24"/>
        </w:rPr>
        <w:t>6</w:t>
      </w:r>
      <w:r>
        <w:rPr>
          <w:rFonts w:ascii="Times New Roman" w:hAnsi="Times New Roman" w:cs="Times New Roman"/>
          <w:sz w:val="24"/>
          <w:szCs w:val="24"/>
        </w:rPr>
        <w:t>.5.</w:t>
      </w:r>
      <w:r w:rsidRPr="000243AA">
        <w:rPr>
          <w:rFonts w:ascii="Times New Roman" w:hAnsi="Times New Roman" w:cs="Times New Roman"/>
          <w:sz w:val="24"/>
          <w:szCs w:val="24"/>
        </w:rPr>
        <w:t xml:space="preserve"> осуществлять проверку своевременного рассмотрения правлением товарищества или его председателем заявлений членов товарищества.</w:t>
      </w:r>
    </w:p>
    <w:p w14:paraId="7A3B1A9D" w14:textId="6B88905A" w:rsidR="00C6043F" w:rsidRDefault="000243AA" w:rsidP="00C6043F">
      <w:pPr>
        <w:spacing w:after="0"/>
        <w:jc w:val="both"/>
        <w:rPr>
          <w:rFonts w:ascii="Times New Roman" w:eastAsia="Times New Roman" w:hAnsi="Times New Roman"/>
          <w:color w:val="FF0000"/>
          <w:sz w:val="24"/>
          <w:szCs w:val="24"/>
          <w:lang w:eastAsia="ru-RU"/>
        </w:rPr>
      </w:pPr>
      <w:bookmarkStart w:id="195" w:name="dst100294"/>
      <w:bookmarkEnd w:id="195"/>
      <w:r>
        <w:rPr>
          <w:rFonts w:ascii="Times New Roman" w:hAnsi="Times New Roman" w:cs="Times New Roman"/>
          <w:sz w:val="24"/>
          <w:szCs w:val="24"/>
        </w:rPr>
        <w:t>11.</w:t>
      </w:r>
      <w:r w:rsidR="001340EE">
        <w:rPr>
          <w:rFonts w:ascii="Times New Roman" w:hAnsi="Times New Roman" w:cs="Times New Roman"/>
          <w:sz w:val="24"/>
          <w:szCs w:val="24"/>
        </w:rPr>
        <w:t>7</w:t>
      </w:r>
      <w:r w:rsidRPr="000243AA">
        <w:rPr>
          <w:rFonts w:ascii="Times New Roman" w:hAnsi="Times New Roman" w:cs="Times New Roman"/>
          <w:sz w:val="24"/>
          <w:szCs w:val="24"/>
        </w:rPr>
        <w:t>.</w:t>
      </w:r>
      <w:r w:rsidR="00C6043F" w:rsidRPr="000243AA">
        <w:rPr>
          <w:rFonts w:ascii="Times New Roman" w:hAnsi="Times New Roman" w:cs="Times New Roman"/>
          <w:sz w:val="24"/>
          <w:szCs w:val="24"/>
        </w:rPr>
        <w:t xml:space="preserve"> </w:t>
      </w:r>
      <w:r w:rsidR="00C6043F" w:rsidRPr="00F75BF4">
        <w:rPr>
          <w:rFonts w:ascii="Times New Roman" w:eastAsia="Times New Roman" w:hAnsi="Times New Roman"/>
          <w:color w:val="FF0000"/>
          <w:sz w:val="24"/>
          <w:szCs w:val="24"/>
          <w:lang w:eastAsia="ru-RU"/>
        </w:rPr>
        <w:t xml:space="preserve">Ревизия осуществляется ежегодно (к ежегодному очередному общему собранию) в присутствии любого действующего члена (членов) правления Товарищества по оригиналам документации Товарищества.         </w:t>
      </w:r>
    </w:p>
    <w:p w14:paraId="45869DC7" w14:textId="56487705" w:rsidR="00C6043F" w:rsidRPr="000243AA" w:rsidRDefault="000243AA" w:rsidP="00C6043F">
      <w:pPr>
        <w:spacing w:after="0"/>
        <w:jc w:val="both"/>
        <w:rPr>
          <w:rFonts w:ascii="Times New Roman" w:hAnsi="Times New Roman" w:cs="Times New Roman"/>
          <w:sz w:val="24"/>
          <w:szCs w:val="24"/>
        </w:rPr>
      </w:pPr>
      <w:r w:rsidRPr="000243AA">
        <w:rPr>
          <w:rFonts w:ascii="Times New Roman" w:hAnsi="Times New Roman" w:cs="Times New Roman"/>
          <w:sz w:val="24"/>
          <w:szCs w:val="24"/>
        </w:rPr>
        <w:t xml:space="preserve"> Органы</w:t>
      </w:r>
      <w:r w:rsidR="00C6043F">
        <w:rPr>
          <w:rFonts w:ascii="Times New Roman" w:hAnsi="Times New Roman" w:cs="Times New Roman"/>
          <w:sz w:val="24"/>
          <w:szCs w:val="24"/>
        </w:rPr>
        <w:t xml:space="preserve"> управления</w:t>
      </w:r>
      <w:r w:rsidRPr="000243AA">
        <w:rPr>
          <w:rFonts w:ascii="Times New Roman" w:hAnsi="Times New Roman" w:cs="Times New Roman"/>
          <w:sz w:val="24"/>
          <w:szCs w:val="24"/>
        </w:rPr>
        <w:t xml:space="preserve"> товарищества обязаны по запросу ревизионной комиссии (ревизора) предоставлять копии документов товарищества, заверенные в порядке, установленном</w:t>
      </w:r>
      <w:r>
        <w:rPr>
          <w:rFonts w:ascii="Times New Roman" w:hAnsi="Times New Roman" w:cs="Times New Roman"/>
          <w:sz w:val="24"/>
          <w:szCs w:val="24"/>
        </w:rPr>
        <w:t xml:space="preserve"> </w:t>
      </w:r>
      <w:r w:rsidRPr="000243AA">
        <w:rPr>
          <w:rFonts w:ascii="Times New Roman" w:hAnsi="Times New Roman" w:cs="Times New Roman"/>
          <w:sz w:val="24"/>
          <w:szCs w:val="24"/>
        </w:rPr>
        <w:t>настоящ</w:t>
      </w:r>
      <w:r>
        <w:rPr>
          <w:rFonts w:ascii="Times New Roman" w:hAnsi="Times New Roman" w:cs="Times New Roman"/>
          <w:sz w:val="24"/>
          <w:szCs w:val="24"/>
        </w:rPr>
        <w:t>им</w:t>
      </w:r>
      <w:r w:rsidRPr="000243AA">
        <w:rPr>
          <w:rFonts w:ascii="Times New Roman" w:hAnsi="Times New Roman" w:cs="Times New Roman"/>
          <w:sz w:val="24"/>
          <w:szCs w:val="24"/>
        </w:rPr>
        <w:t xml:space="preserve"> </w:t>
      </w:r>
      <w:r>
        <w:rPr>
          <w:rFonts w:ascii="Times New Roman" w:hAnsi="Times New Roman" w:cs="Times New Roman"/>
          <w:sz w:val="24"/>
          <w:szCs w:val="24"/>
        </w:rPr>
        <w:t>Уставом</w:t>
      </w:r>
      <w:r w:rsidRPr="000243AA">
        <w:rPr>
          <w:rFonts w:ascii="Times New Roman" w:hAnsi="Times New Roman" w:cs="Times New Roman"/>
          <w:sz w:val="24"/>
          <w:szCs w:val="24"/>
        </w:rPr>
        <w:t>.</w:t>
      </w:r>
      <w:r w:rsidR="00C6043F" w:rsidRPr="00C6043F">
        <w:rPr>
          <w:rFonts w:ascii="Times New Roman" w:hAnsi="Times New Roman" w:cs="Times New Roman"/>
          <w:color w:val="FF0000"/>
          <w:sz w:val="24"/>
          <w:szCs w:val="24"/>
        </w:rPr>
        <w:t xml:space="preserve"> </w:t>
      </w:r>
      <w:r w:rsidR="00C6043F" w:rsidRPr="002463BE">
        <w:rPr>
          <w:rFonts w:ascii="Times New Roman" w:hAnsi="Times New Roman" w:cs="Times New Roman"/>
          <w:color w:val="FF0000"/>
          <w:sz w:val="24"/>
          <w:szCs w:val="24"/>
        </w:rPr>
        <w:t xml:space="preserve">Документы по письменному запросу Ревизионной комиссии должны быть предоставлены в течение 30 (тридцати дней) с даты поступления запроса.        </w:t>
      </w:r>
    </w:p>
    <w:p w14:paraId="585FA612" w14:textId="77777777" w:rsidR="00C6043F" w:rsidRPr="002463BE" w:rsidRDefault="00C6043F" w:rsidP="00C6043F">
      <w:pPr>
        <w:spacing w:after="0"/>
        <w:jc w:val="both"/>
        <w:rPr>
          <w:rFonts w:ascii="Times New Roman" w:hAnsi="Times New Roman" w:cs="Times New Roman"/>
          <w:color w:val="FF0000"/>
          <w:sz w:val="24"/>
          <w:szCs w:val="24"/>
        </w:rPr>
      </w:pPr>
      <w:r w:rsidRPr="00DC4C34">
        <w:rPr>
          <w:rFonts w:ascii="Times New Roman" w:eastAsia="Times New Roman" w:hAnsi="Times New Roman"/>
          <w:color w:val="FF0000"/>
          <w:sz w:val="24"/>
          <w:szCs w:val="24"/>
          <w:lang w:eastAsia="ru-RU"/>
        </w:rPr>
        <w:t>Должностные лица товарищества не вправе отказывать Ревизионной комиссии в предоставлении затребованных документов и объяснений. Ревизии и проверки не должны нарушать нормальный режим работы товарищества</w:t>
      </w:r>
      <w:r w:rsidRPr="002463BE">
        <w:rPr>
          <w:rFonts w:ascii="Times New Roman" w:eastAsia="Times New Roman" w:hAnsi="Times New Roman" w:cs="Times New Roman"/>
          <w:color w:val="FF0000"/>
          <w:sz w:val="24"/>
          <w:szCs w:val="24"/>
          <w:lang w:eastAsia="ru-RU"/>
        </w:rPr>
        <w:t>.</w:t>
      </w:r>
      <w:r w:rsidRPr="002463BE">
        <w:rPr>
          <w:rFonts w:ascii="Times New Roman" w:hAnsi="Times New Roman" w:cs="Times New Roman"/>
          <w:color w:val="FF0000"/>
          <w:sz w:val="24"/>
          <w:szCs w:val="24"/>
        </w:rPr>
        <w:t xml:space="preserve"> </w:t>
      </w:r>
    </w:p>
    <w:p w14:paraId="6872E504" w14:textId="77777777" w:rsidR="00C6043F" w:rsidRPr="00DC4C34" w:rsidRDefault="00C6043F" w:rsidP="00C6043F">
      <w:pPr>
        <w:spacing w:after="0"/>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11.8</w:t>
      </w:r>
      <w:r w:rsidRPr="00DC4C34">
        <w:rPr>
          <w:rFonts w:ascii="Times New Roman" w:eastAsia="Times New Roman" w:hAnsi="Times New Roman"/>
          <w:color w:val="FF0000"/>
          <w:sz w:val="24"/>
          <w:szCs w:val="24"/>
          <w:lang w:eastAsia="ru-RU"/>
        </w:rPr>
        <w:t>.</w:t>
      </w:r>
      <w:r w:rsidRPr="00DC4C34">
        <w:rPr>
          <w:rFonts w:ascii="Times New Roman" w:eastAsia="Times New Roman" w:hAnsi="Times New Roman"/>
          <w:color w:val="FF0000"/>
          <w:sz w:val="24"/>
          <w:szCs w:val="24"/>
          <w:lang w:eastAsia="ru-RU"/>
        </w:rPr>
        <w:tab/>
        <w:t>При выявлении, по результа</w:t>
      </w:r>
      <w:r>
        <w:rPr>
          <w:rFonts w:ascii="Times New Roman" w:eastAsia="Times New Roman" w:hAnsi="Times New Roman"/>
          <w:color w:val="FF0000"/>
          <w:sz w:val="24"/>
          <w:szCs w:val="24"/>
          <w:lang w:eastAsia="ru-RU"/>
        </w:rPr>
        <w:t>там работы Ревизионной комиссии</w:t>
      </w:r>
      <w:r w:rsidRPr="00DC4C34">
        <w:rPr>
          <w:rFonts w:ascii="Times New Roman" w:eastAsia="Times New Roman" w:hAnsi="Times New Roman"/>
          <w:color w:val="FF0000"/>
          <w:sz w:val="24"/>
          <w:szCs w:val="24"/>
          <w:lang w:eastAsia="ru-RU"/>
        </w:rPr>
        <w:t xml:space="preserve">, угрозы интересам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и его членам либо при выявлении злоупотреблений членов Правления Ревизионная комиссия в пределах своих полномочий вправе созывать внеочередное Общее собрание членов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w:t>
      </w:r>
    </w:p>
    <w:p w14:paraId="1AC8BA8C"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11.9</w:t>
      </w:r>
      <w:r w:rsidRPr="00DC4C34">
        <w:rPr>
          <w:rFonts w:ascii="Times New Roman" w:eastAsia="Times New Roman" w:hAnsi="Times New Roman"/>
          <w:color w:val="FF0000"/>
          <w:sz w:val="24"/>
          <w:szCs w:val="24"/>
          <w:lang w:eastAsia="ru-RU"/>
        </w:rPr>
        <w:t>.</w:t>
      </w:r>
      <w:r w:rsidRPr="00DC4C34">
        <w:rPr>
          <w:rFonts w:ascii="Times New Roman" w:eastAsia="Times New Roman" w:hAnsi="Times New Roman"/>
          <w:color w:val="FF0000"/>
          <w:sz w:val="24"/>
          <w:szCs w:val="24"/>
          <w:lang w:eastAsia="ru-RU"/>
        </w:rPr>
        <w:tab/>
        <w:t>Ревизионная комиссия несёт ответстве</w:t>
      </w:r>
      <w:r>
        <w:rPr>
          <w:rFonts w:ascii="Times New Roman" w:eastAsia="Times New Roman" w:hAnsi="Times New Roman"/>
          <w:color w:val="FF0000"/>
          <w:sz w:val="24"/>
          <w:szCs w:val="24"/>
          <w:lang w:eastAsia="ru-RU"/>
        </w:rPr>
        <w:t>нность за достоверность и объек</w:t>
      </w:r>
      <w:r w:rsidRPr="00DC4C34">
        <w:rPr>
          <w:rFonts w:ascii="Times New Roman" w:eastAsia="Times New Roman" w:hAnsi="Times New Roman"/>
          <w:color w:val="FF0000"/>
          <w:sz w:val="24"/>
          <w:szCs w:val="24"/>
          <w:lang w:eastAsia="ru-RU"/>
        </w:rPr>
        <w:t xml:space="preserve">тивность информации, представляемой в своих материалах по результатам проверки деятельности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w:t>
      </w:r>
      <w:r>
        <w:rPr>
          <w:rFonts w:ascii="Times New Roman" w:eastAsia="Times New Roman" w:hAnsi="Times New Roman"/>
          <w:color w:val="FF0000"/>
          <w:sz w:val="24"/>
          <w:szCs w:val="24"/>
          <w:lang w:eastAsia="ru-RU"/>
        </w:rPr>
        <w:t>Заключение Ревизионной комиссии, должно содержать досто</w:t>
      </w:r>
      <w:r w:rsidRPr="00DC4C34">
        <w:rPr>
          <w:rFonts w:ascii="Times New Roman" w:eastAsia="Times New Roman" w:hAnsi="Times New Roman"/>
          <w:color w:val="FF0000"/>
          <w:sz w:val="24"/>
          <w:szCs w:val="24"/>
          <w:lang w:eastAsia="ru-RU"/>
        </w:rPr>
        <w:t xml:space="preserve">верную информацию о выявленных нарушениях правил и порядка ведения бухгалтерского учета и </w:t>
      </w:r>
      <w:r w:rsidRPr="00DC4C34">
        <w:rPr>
          <w:rFonts w:ascii="Times New Roman" w:eastAsia="Times New Roman" w:hAnsi="Times New Roman"/>
          <w:color w:val="FF0000"/>
          <w:sz w:val="24"/>
          <w:szCs w:val="24"/>
          <w:lang w:eastAsia="ru-RU"/>
        </w:rPr>
        <w:lastRenderedPageBreak/>
        <w:t>представления финансовой отчетности, а также со</w:t>
      </w:r>
      <w:r>
        <w:rPr>
          <w:rFonts w:ascii="Times New Roman" w:eastAsia="Times New Roman" w:hAnsi="Times New Roman"/>
          <w:color w:val="FF0000"/>
          <w:sz w:val="24"/>
          <w:szCs w:val="24"/>
          <w:lang w:eastAsia="ru-RU"/>
        </w:rPr>
        <w:t>блюдения порядка финансовой дис</w:t>
      </w:r>
      <w:r w:rsidRPr="00DC4C34">
        <w:rPr>
          <w:rFonts w:ascii="Times New Roman" w:eastAsia="Times New Roman" w:hAnsi="Times New Roman"/>
          <w:color w:val="FF0000"/>
          <w:sz w:val="24"/>
          <w:szCs w:val="24"/>
          <w:lang w:eastAsia="ru-RU"/>
        </w:rPr>
        <w:t xml:space="preserve">циплины. </w:t>
      </w:r>
    </w:p>
    <w:p w14:paraId="21A95C83"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sidRPr="00DC4C34">
        <w:rPr>
          <w:rFonts w:ascii="Times New Roman" w:eastAsia="Times New Roman" w:hAnsi="Times New Roman"/>
          <w:color w:val="FF0000"/>
          <w:sz w:val="24"/>
          <w:szCs w:val="24"/>
          <w:lang w:eastAsia="ru-RU"/>
        </w:rPr>
        <w:t xml:space="preserve">В случае выявления фактов нарушения прав и законных интересов членов </w:t>
      </w:r>
      <w:r>
        <w:rPr>
          <w:rFonts w:ascii="Times New Roman" w:eastAsia="Times New Roman" w:hAnsi="Times New Roman"/>
          <w:color w:val="FF0000"/>
          <w:sz w:val="24"/>
          <w:szCs w:val="24"/>
          <w:lang w:eastAsia="ru-RU"/>
        </w:rPr>
        <w:t>товарищества, ревизионная комиссия</w:t>
      </w:r>
      <w:r w:rsidRPr="00DC4C34">
        <w:rPr>
          <w:rFonts w:ascii="Times New Roman" w:eastAsia="Times New Roman" w:hAnsi="Times New Roman"/>
          <w:color w:val="FF0000"/>
          <w:sz w:val="24"/>
          <w:szCs w:val="24"/>
          <w:lang w:eastAsia="ru-RU"/>
        </w:rPr>
        <w:t xml:space="preserve"> обязаны отразить выявле</w:t>
      </w:r>
      <w:r>
        <w:rPr>
          <w:rFonts w:ascii="Times New Roman" w:eastAsia="Times New Roman" w:hAnsi="Times New Roman"/>
          <w:color w:val="FF0000"/>
          <w:sz w:val="24"/>
          <w:szCs w:val="24"/>
          <w:lang w:eastAsia="ru-RU"/>
        </w:rPr>
        <w:t xml:space="preserve">нные факты нарушений в своем </w:t>
      </w:r>
      <w:proofErr w:type="gramStart"/>
      <w:r>
        <w:rPr>
          <w:rFonts w:ascii="Times New Roman" w:eastAsia="Times New Roman" w:hAnsi="Times New Roman"/>
          <w:color w:val="FF0000"/>
          <w:sz w:val="24"/>
          <w:szCs w:val="24"/>
          <w:lang w:eastAsia="ru-RU"/>
        </w:rPr>
        <w:t>за</w:t>
      </w:r>
      <w:r w:rsidRPr="00DC4C34">
        <w:rPr>
          <w:rFonts w:ascii="Times New Roman" w:eastAsia="Times New Roman" w:hAnsi="Times New Roman"/>
          <w:color w:val="FF0000"/>
          <w:sz w:val="24"/>
          <w:szCs w:val="24"/>
          <w:lang w:eastAsia="ru-RU"/>
        </w:rPr>
        <w:t>ключении  (</w:t>
      </w:r>
      <w:proofErr w:type="gramEnd"/>
      <w:r w:rsidRPr="00DC4C34">
        <w:rPr>
          <w:rFonts w:ascii="Times New Roman" w:eastAsia="Times New Roman" w:hAnsi="Times New Roman"/>
          <w:color w:val="FF0000"/>
          <w:sz w:val="24"/>
          <w:szCs w:val="24"/>
          <w:lang w:eastAsia="ru-RU"/>
        </w:rPr>
        <w:t>акте, отчете).</w:t>
      </w:r>
    </w:p>
    <w:p w14:paraId="794EC449" w14:textId="77777777" w:rsidR="00C6043F" w:rsidRDefault="00C6043F" w:rsidP="00C6043F">
      <w:pPr>
        <w:spacing w:after="0" w:line="240" w:lineRule="auto"/>
        <w:jc w:val="both"/>
        <w:rPr>
          <w:rFonts w:ascii="Times New Roman" w:eastAsia="Times New Roman" w:hAnsi="Times New Roman"/>
          <w:color w:val="FF0000"/>
          <w:sz w:val="24"/>
          <w:szCs w:val="24"/>
          <w:lang w:eastAsia="ru-RU"/>
        </w:rPr>
      </w:pPr>
      <w:r w:rsidRPr="00DC4C34">
        <w:rPr>
          <w:rFonts w:ascii="Times New Roman" w:eastAsia="Times New Roman" w:hAnsi="Times New Roman"/>
          <w:color w:val="FF0000"/>
          <w:sz w:val="24"/>
          <w:szCs w:val="24"/>
          <w:lang w:eastAsia="ru-RU"/>
        </w:rPr>
        <w:t>Описание фактов нарушений, выявленных в ходе р</w:t>
      </w:r>
      <w:r>
        <w:rPr>
          <w:rFonts w:ascii="Times New Roman" w:eastAsia="Times New Roman" w:hAnsi="Times New Roman"/>
          <w:color w:val="FF0000"/>
          <w:sz w:val="24"/>
          <w:szCs w:val="24"/>
          <w:lang w:eastAsia="ru-RU"/>
        </w:rPr>
        <w:t xml:space="preserve">евизии, должно содержать </w:t>
      </w:r>
      <w:r w:rsidRPr="00DC4C34">
        <w:rPr>
          <w:rFonts w:ascii="Times New Roman" w:eastAsia="Times New Roman" w:hAnsi="Times New Roman"/>
          <w:color w:val="FF0000"/>
          <w:sz w:val="24"/>
          <w:szCs w:val="24"/>
          <w:lang w:eastAsia="ru-RU"/>
        </w:rPr>
        <w:t>обязательную информацию: какие законодательные, другие нормативные правовые акты или их отдельные положения нарушены, кем, за какой период</w:t>
      </w:r>
      <w:r>
        <w:rPr>
          <w:rFonts w:ascii="Times New Roman" w:eastAsia="Times New Roman" w:hAnsi="Times New Roman"/>
          <w:color w:val="FF0000"/>
          <w:sz w:val="24"/>
          <w:szCs w:val="24"/>
          <w:lang w:eastAsia="ru-RU"/>
        </w:rPr>
        <w:t>, когда и в чем выразились нару</w:t>
      </w:r>
      <w:r w:rsidRPr="00DC4C34">
        <w:rPr>
          <w:rFonts w:ascii="Times New Roman" w:eastAsia="Times New Roman" w:hAnsi="Times New Roman"/>
          <w:color w:val="FF0000"/>
          <w:sz w:val="24"/>
          <w:szCs w:val="24"/>
          <w:lang w:eastAsia="ru-RU"/>
        </w:rPr>
        <w:t>шен</w:t>
      </w:r>
      <w:r>
        <w:rPr>
          <w:rFonts w:ascii="Times New Roman" w:eastAsia="Times New Roman" w:hAnsi="Times New Roman"/>
          <w:color w:val="FF0000"/>
          <w:sz w:val="24"/>
          <w:szCs w:val="24"/>
          <w:lang w:eastAsia="ru-RU"/>
        </w:rPr>
        <w:t>ия</w:t>
      </w:r>
      <w:r w:rsidRPr="00DC4C34">
        <w:rPr>
          <w:rFonts w:ascii="Times New Roman" w:eastAsia="Times New Roman" w:hAnsi="Times New Roman"/>
          <w:color w:val="FF0000"/>
          <w:sz w:val="24"/>
          <w:szCs w:val="24"/>
          <w:lang w:eastAsia="ru-RU"/>
        </w:rPr>
        <w:t xml:space="preserve">, размер документально подтвержденного ущерба (при наличии) и другие последствия этих нарушений.  </w:t>
      </w:r>
    </w:p>
    <w:p w14:paraId="5DCD1549"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sidRPr="002463BE">
        <w:rPr>
          <w:rFonts w:ascii="Times New Roman" w:eastAsia="Times New Roman" w:hAnsi="Times New Roman"/>
          <w:color w:val="FF0000"/>
          <w:sz w:val="24"/>
          <w:szCs w:val="24"/>
          <w:lang w:eastAsia="ru-RU"/>
        </w:rPr>
        <w:t>Отчет Ревизионной комиссии подписывается всеми членами Ревизионной комиссии и предоставляется правлению не позднее, чем за две недели до проведения общего собрания членов, где он планируется к утверждению. В случае нарушения сроков предоставления отчета Ревизора правлению для обеспечения возможности ознакомления с ним членами Товарищества, рассмотрение отчета общим собранием членов не допускается.</w:t>
      </w:r>
    </w:p>
    <w:p w14:paraId="1FB67999"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11.10. Ревизионная комиссия</w:t>
      </w:r>
      <w:r w:rsidRPr="00DC4C34">
        <w:rPr>
          <w:rFonts w:ascii="Times New Roman" w:eastAsia="Times New Roman" w:hAnsi="Times New Roman"/>
          <w:color w:val="FF0000"/>
          <w:sz w:val="24"/>
          <w:szCs w:val="24"/>
          <w:lang w:eastAsia="ru-RU"/>
        </w:rPr>
        <w:t xml:space="preserve"> не вправе вмеш</w:t>
      </w:r>
      <w:r>
        <w:rPr>
          <w:rFonts w:ascii="Times New Roman" w:eastAsia="Times New Roman" w:hAnsi="Times New Roman"/>
          <w:color w:val="FF0000"/>
          <w:sz w:val="24"/>
          <w:szCs w:val="24"/>
          <w:lang w:eastAsia="ru-RU"/>
        </w:rPr>
        <w:t>иваться в распорядительные функ</w:t>
      </w:r>
      <w:r w:rsidRPr="00DC4C34">
        <w:rPr>
          <w:rFonts w:ascii="Times New Roman" w:eastAsia="Times New Roman" w:hAnsi="Times New Roman"/>
          <w:color w:val="FF0000"/>
          <w:sz w:val="24"/>
          <w:szCs w:val="24"/>
          <w:lang w:eastAsia="ru-RU"/>
        </w:rPr>
        <w:t xml:space="preserve">ции правления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w:t>
      </w:r>
    </w:p>
    <w:p w14:paraId="3663A186"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11.11</w:t>
      </w:r>
      <w:r w:rsidRPr="00DC4C34">
        <w:rPr>
          <w:rFonts w:ascii="Times New Roman" w:eastAsia="Times New Roman" w:hAnsi="Times New Roman"/>
          <w:color w:val="FF0000"/>
          <w:sz w:val="24"/>
          <w:szCs w:val="24"/>
          <w:lang w:eastAsia="ru-RU"/>
        </w:rPr>
        <w:t>. При выявлении в ходе проверки расхождений в</w:t>
      </w:r>
      <w:r>
        <w:rPr>
          <w:rFonts w:ascii="Times New Roman" w:eastAsia="Times New Roman" w:hAnsi="Times New Roman"/>
          <w:color w:val="FF0000"/>
          <w:sz w:val="24"/>
          <w:szCs w:val="24"/>
          <w:lang w:eastAsia="ru-RU"/>
        </w:rPr>
        <w:t xml:space="preserve"> отчетах и других финансовых до</w:t>
      </w:r>
      <w:r w:rsidRPr="00DC4C34">
        <w:rPr>
          <w:rFonts w:ascii="Times New Roman" w:eastAsia="Times New Roman" w:hAnsi="Times New Roman"/>
          <w:color w:val="FF0000"/>
          <w:sz w:val="24"/>
          <w:szCs w:val="24"/>
          <w:lang w:eastAsia="ru-RU"/>
        </w:rPr>
        <w:t xml:space="preserve">кументах Ревизионная комиссия дает рекомендации   органам управления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об устранении выявленных нарушений. </w:t>
      </w:r>
    </w:p>
    <w:p w14:paraId="27385B56"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sidRPr="00DC4C34">
        <w:rPr>
          <w:rFonts w:ascii="Times New Roman" w:eastAsia="Times New Roman" w:hAnsi="Times New Roman"/>
          <w:color w:val="FF0000"/>
          <w:sz w:val="24"/>
          <w:szCs w:val="24"/>
          <w:lang w:eastAsia="ru-RU"/>
        </w:rPr>
        <w:t xml:space="preserve">Все предлагаемые Ревизионной комиссией рекомендации вступают в действие в случае принятия их общим собранием и становятся обязательными </w:t>
      </w:r>
      <w:r>
        <w:rPr>
          <w:rFonts w:ascii="Times New Roman" w:eastAsia="Times New Roman" w:hAnsi="Times New Roman"/>
          <w:color w:val="FF0000"/>
          <w:sz w:val="24"/>
          <w:szCs w:val="24"/>
          <w:lang w:eastAsia="ru-RU"/>
        </w:rPr>
        <w:t>для председателя, членов правления</w:t>
      </w:r>
      <w:r w:rsidRPr="00DC4C34">
        <w:rPr>
          <w:rFonts w:ascii="Times New Roman" w:eastAsia="Times New Roman" w:hAnsi="Times New Roman"/>
          <w:color w:val="FF0000"/>
          <w:sz w:val="24"/>
          <w:szCs w:val="24"/>
          <w:lang w:eastAsia="ru-RU"/>
        </w:rPr>
        <w:t xml:space="preserve">, членов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и его </w:t>
      </w:r>
      <w:r>
        <w:rPr>
          <w:rFonts w:ascii="Times New Roman" w:eastAsia="Times New Roman" w:hAnsi="Times New Roman"/>
          <w:color w:val="FF0000"/>
          <w:sz w:val="24"/>
          <w:szCs w:val="24"/>
          <w:lang w:eastAsia="ru-RU"/>
        </w:rPr>
        <w:t>наемного персонала</w:t>
      </w:r>
      <w:r w:rsidRPr="00DC4C34">
        <w:rPr>
          <w:rFonts w:ascii="Times New Roman" w:eastAsia="Times New Roman" w:hAnsi="Times New Roman"/>
          <w:color w:val="FF0000"/>
          <w:sz w:val="24"/>
          <w:szCs w:val="24"/>
          <w:lang w:eastAsia="ru-RU"/>
        </w:rPr>
        <w:t>, если они не противоречат нормам действующего законодательства.</w:t>
      </w:r>
    </w:p>
    <w:p w14:paraId="0E53D0EB" w14:textId="278526AF"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11.12</w:t>
      </w:r>
      <w:r w:rsidRPr="00DC4C34">
        <w:rPr>
          <w:rFonts w:ascii="Times New Roman" w:eastAsia="Times New Roman" w:hAnsi="Times New Roman"/>
          <w:color w:val="FF0000"/>
          <w:sz w:val="24"/>
          <w:szCs w:val="24"/>
          <w:lang w:eastAsia="ru-RU"/>
        </w:rPr>
        <w:t>.</w:t>
      </w:r>
      <w:r w:rsidRPr="00DC4C34">
        <w:rPr>
          <w:rFonts w:ascii="Times New Roman" w:eastAsia="Times New Roman" w:hAnsi="Times New Roman"/>
          <w:color w:val="FF0000"/>
          <w:sz w:val="24"/>
          <w:szCs w:val="24"/>
          <w:lang w:eastAsia="ru-RU"/>
        </w:rPr>
        <w:tab/>
        <w:t>Финансовые</w:t>
      </w:r>
      <w:r>
        <w:rPr>
          <w:rFonts w:ascii="Times New Roman" w:eastAsia="Times New Roman" w:hAnsi="Times New Roman"/>
          <w:color w:val="FF0000"/>
          <w:sz w:val="24"/>
          <w:szCs w:val="24"/>
          <w:lang w:eastAsia="ru-RU"/>
        </w:rPr>
        <w:t xml:space="preserve"> первичные учетные </w:t>
      </w:r>
      <w:r w:rsidRPr="00DC4C34">
        <w:rPr>
          <w:rFonts w:ascii="Times New Roman" w:eastAsia="Times New Roman" w:hAnsi="Times New Roman"/>
          <w:color w:val="FF0000"/>
          <w:sz w:val="24"/>
          <w:szCs w:val="24"/>
          <w:lang w:eastAsia="ru-RU"/>
        </w:rPr>
        <w:t xml:space="preserve">документы не </w:t>
      </w:r>
      <w:r>
        <w:rPr>
          <w:rFonts w:ascii="Times New Roman" w:eastAsia="Times New Roman" w:hAnsi="Times New Roman"/>
          <w:color w:val="FF0000"/>
          <w:sz w:val="24"/>
          <w:szCs w:val="24"/>
          <w:lang w:eastAsia="ru-RU"/>
        </w:rPr>
        <w:t>предоставляются каждому его чле</w:t>
      </w:r>
      <w:r w:rsidRPr="00DC4C34">
        <w:rPr>
          <w:rFonts w:ascii="Times New Roman" w:eastAsia="Times New Roman" w:hAnsi="Times New Roman"/>
          <w:color w:val="FF0000"/>
          <w:sz w:val="24"/>
          <w:szCs w:val="24"/>
          <w:lang w:eastAsia="ru-RU"/>
        </w:rPr>
        <w:t xml:space="preserve">ну, но представителям членов </w:t>
      </w:r>
      <w:r>
        <w:rPr>
          <w:rFonts w:ascii="Times New Roman" w:eastAsia="Times New Roman" w:hAnsi="Times New Roman"/>
          <w:color w:val="FF0000"/>
          <w:sz w:val="24"/>
          <w:szCs w:val="24"/>
          <w:lang w:eastAsia="ru-RU"/>
        </w:rPr>
        <w:t>товарищества</w:t>
      </w:r>
      <w:r w:rsidRPr="00DC4C34">
        <w:rPr>
          <w:rFonts w:ascii="Times New Roman" w:eastAsia="Times New Roman" w:hAnsi="Times New Roman"/>
          <w:color w:val="FF0000"/>
          <w:sz w:val="24"/>
          <w:szCs w:val="24"/>
          <w:lang w:eastAsia="ru-RU"/>
        </w:rPr>
        <w:t xml:space="preserve"> в лице членов</w:t>
      </w:r>
      <w:r>
        <w:rPr>
          <w:rFonts w:ascii="Times New Roman" w:eastAsia="Times New Roman" w:hAnsi="Times New Roman"/>
          <w:color w:val="FF0000"/>
          <w:sz w:val="24"/>
          <w:szCs w:val="24"/>
          <w:lang w:eastAsia="ru-RU"/>
        </w:rPr>
        <w:t xml:space="preserve"> Ревизионной комиссии </w:t>
      </w:r>
      <w:r w:rsidRPr="00DC4C34">
        <w:rPr>
          <w:rFonts w:ascii="Times New Roman" w:eastAsia="Times New Roman" w:hAnsi="Times New Roman"/>
          <w:color w:val="FF0000"/>
          <w:sz w:val="24"/>
          <w:szCs w:val="24"/>
          <w:lang w:eastAsia="ru-RU"/>
        </w:rPr>
        <w:t>предъявляются за каждый проверяемый период в пределах срока их полномочий</w:t>
      </w:r>
      <w:r>
        <w:rPr>
          <w:rFonts w:ascii="Times New Roman" w:eastAsia="Times New Roman" w:hAnsi="Times New Roman"/>
          <w:color w:val="FF0000"/>
          <w:sz w:val="24"/>
          <w:szCs w:val="24"/>
          <w:lang w:eastAsia="ru-RU"/>
        </w:rPr>
        <w:t>.</w:t>
      </w:r>
    </w:p>
    <w:p w14:paraId="40829167" w14:textId="77777777" w:rsidR="00C6043F" w:rsidRPr="00DC4C34" w:rsidRDefault="00C6043F" w:rsidP="00C6043F">
      <w:pPr>
        <w:spacing w:after="0" w:line="240" w:lineRule="auto"/>
        <w:jc w:val="both"/>
        <w:rPr>
          <w:rFonts w:ascii="Times New Roman" w:eastAsia="Times New Roman" w:hAnsi="Times New Roman"/>
          <w:color w:val="FF0000"/>
          <w:sz w:val="24"/>
          <w:szCs w:val="24"/>
          <w:lang w:eastAsia="ru-RU"/>
        </w:rPr>
      </w:pPr>
      <w:r w:rsidRPr="00DC4C34">
        <w:rPr>
          <w:rFonts w:ascii="Times New Roman" w:eastAsia="Times New Roman" w:hAnsi="Times New Roman"/>
          <w:color w:val="FF0000"/>
          <w:sz w:val="24"/>
          <w:szCs w:val="24"/>
          <w:lang w:eastAsia="ru-RU"/>
        </w:rPr>
        <w:t>11.1</w:t>
      </w:r>
      <w:r>
        <w:rPr>
          <w:rFonts w:ascii="Times New Roman" w:eastAsia="Times New Roman" w:hAnsi="Times New Roman"/>
          <w:color w:val="FF0000"/>
          <w:sz w:val="24"/>
          <w:szCs w:val="24"/>
          <w:lang w:eastAsia="ru-RU"/>
        </w:rPr>
        <w:t>3</w:t>
      </w:r>
      <w:r w:rsidRPr="00DC4C34">
        <w:rPr>
          <w:rFonts w:ascii="Times New Roman" w:eastAsia="Times New Roman" w:hAnsi="Times New Roman"/>
          <w:color w:val="FF0000"/>
          <w:sz w:val="24"/>
          <w:szCs w:val="24"/>
          <w:lang w:eastAsia="ru-RU"/>
        </w:rPr>
        <w:t>.</w:t>
      </w:r>
      <w:r w:rsidRPr="00DC4C34">
        <w:rPr>
          <w:rFonts w:ascii="Times New Roman" w:eastAsia="Times New Roman" w:hAnsi="Times New Roman"/>
          <w:color w:val="FF0000"/>
          <w:sz w:val="24"/>
          <w:szCs w:val="24"/>
          <w:lang w:eastAsia="ru-RU"/>
        </w:rPr>
        <w:tab/>
        <w:t xml:space="preserve">Общее собрание членов </w:t>
      </w:r>
      <w:r>
        <w:rPr>
          <w:rFonts w:ascii="Times New Roman" w:eastAsia="Times New Roman" w:hAnsi="Times New Roman"/>
          <w:color w:val="FF0000"/>
          <w:sz w:val="24"/>
          <w:szCs w:val="24"/>
          <w:lang w:eastAsia="ru-RU"/>
        </w:rPr>
        <w:t xml:space="preserve">товарищества </w:t>
      </w:r>
      <w:r w:rsidRPr="00DC4C34">
        <w:rPr>
          <w:rFonts w:ascii="Times New Roman" w:eastAsia="Times New Roman" w:hAnsi="Times New Roman"/>
          <w:color w:val="FF0000"/>
          <w:sz w:val="24"/>
          <w:szCs w:val="24"/>
          <w:lang w:eastAsia="ru-RU"/>
        </w:rPr>
        <w:t>может св</w:t>
      </w:r>
      <w:r>
        <w:rPr>
          <w:rFonts w:ascii="Times New Roman" w:eastAsia="Times New Roman" w:hAnsi="Times New Roman"/>
          <w:color w:val="FF0000"/>
          <w:sz w:val="24"/>
          <w:szCs w:val="24"/>
          <w:lang w:eastAsia="ru-RU"/>
        </w:rPr>
        <w:t>оим решением пригласить для про</w:t>
      </w:r>
      <w:r w:rsidRPr="00DC4C34">
        <w:rPr>
          <w:rFonts w:ascii="Times New Roman" w:eastAsia="Times New Roman" w:hAnsi="Times New Roman"/>
          <w:color w:val="FF0000"/>
          <w:sz w:val="24"/>
          <w:szCs w:val="24"/>
          <w:lang w:eastAsia="ru-RU"/>
        </w:rPr>
        <w:t>ведения проверки</w:t>
      </w:r>
      <w:r>
        <w:rPr>
          <w:rFonts w:ascii="Times New Roman" w:eastAsia="Times New Roman" w:hAnsi="Times New Roman"/>
          <w:color w:val="FF0000"/>
          <w:sz w:val="24"/>
          <w:szCs w:val="24"/>
          <w:lang w:eastAsia="ru-RU"/>
        </w:rPr>
        <w:t xml:space="preserve"> </w:t>
      </w:r>
      <w:r w:rsidRPr="00DC4C34">
        <w:rPr>
          <w:rFonts w:ascii="Times New Roman" w:eastAsia="Times New Roman" w:hAnsi="Times New Roman"/>
          <w:color w:val="FF0000"/>
          <w:sz w:val="24"/>
          <w:szCs w:val="24"/>
          <w:lang w:eastAsia="ru-RU"/>
        </w:rPr>
        <w:t>финансово-хозяйственной деятельност</w:t>
      </w:r>
      <w:r>
        <w:rPr>
          <w:rFonts w:ascii="Times New Roman" w:eastAsia="Times New Roman" w:hAnsi="Times New Roman"/>
          <w:color w:val="FF0000"/>
          <w:sz w:val="24"/>
          <w:szCs w:val="24"/>
          <w:lang w:eastAsia="ru-RU"/>
        </w:rPr>
        <w:t xml:space="preserve">и товарищества </w:t>
      </w:r>
      <w:r w:rsidRPr="00DC4C34">
        <w:rPr>
          <w:rFonts w:ascii="Times New Roman" w:eastAsia="Times New Roman" w:hAnsi="Times New Roman"/>
          <w:color w:val="FF0000"/>
          <w:sz w:val="24"/>
          <w:szCs w:val="24"/>
          <w:lang w:eastAsia="ru-RU"/>
        </w:rPr>
        <w:t>и его органов управления стороннего специалиста с заключением догово</w:t>
      </w:r>
      <w:r>
        <w:rPr>
          <w:rFonts w:ascii="Times New Roman" w:eastAsia="Times New Roman" w:hAnsi="Times New Roman"/>
          <w:color w:val="FF0000"/>
          <w:sz w:val="24"/>
          <w:szCs w:val="24"/>
          <w:lang w:eastAsia="ru-RU"/>
        </w:rPr>
        <w:t>ра гражданско-правового характера и(или) специализированную организацию.</w:t>
      </w:r>
    </w:p>
    <w:p w14:paraId="36FF2BDB" w14:textId="77777777" w:rsidR="000B29CA" w:rsidRDefault="00C6043F" w:rsidP="00C6043F">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11.14. Повторное проведение ревизии за период, по которому отчет Ревизионной комиссии был принят общим собранием членов товарищества, не допускается.</w:t>
      </w:r>
      <w:r w:rsidRPr="00CE1312">
        <w:rPr>
          <w:rFonts w:ascii="Times New Roman" w:hAnsi="Times New Roman" w:cs="Times New Roman"/>
          <w:color w:val="FF0000"/>
          <w:sz w:val="24"/>
          <w:szCs w:val="24"/>
        </w:rPr>
        <w:t xml:space="preserve">  </w:t>
      </w:r>
    </w:p>
    <w:p w14:paraId="64DD4B14" w14:textId="77777777" w:rsidR="000B29CA" w:rsidRPr="000B29CA" w:rsidRDefault="000B29CA" w:rsidP="000B29CA">
      <w:pPr>
        <w:spacing w:after="0"/>
        <w:jc w:val="both"/>
        <w:rPr>
          <w:rFonts w:ascii="Times New Roman" w:hAnsi="Times New Roman" w:cs="Times New Roman"/>
          <w:color w:val="FF0000"/>
          <w:sz w:val="24"/>
          <w:szCs w:val="24"/>
        </w:rPr>
      </w:pPr>
      <w:r w:rsidRPr="000B29CA">
        <w:rPr>
          <w:rFonts w:ascii="Times New Roman" w:hAnsi="Times New Roman" w:cs="Times New Roman"/>
          <w:color w:val="FF0000"/>
          <w:sz w:val="24"/>
          <w:szCs w:val="24"/>
        </w:rPr>
        <w:t>11.15. Членами Ревизионной комиссии не допускается видео, кино- и фотосъемка документов, материалов о деятельности товарищества без предварительного согласования с органами управления товарищества.</w:t>
      </w:r>
    </w:p>
    <w:p w14:paraId="18962F09" w14:textId="77777777" w:rsidR="000B29CA" w:rsidRPr="000B29CA" w:rsidRDefault="000B29CA" w:rsidP="000B29CA">
      <w:pPr>
        <w:spacing w:after="0"/>
        <w:jc w:val="both"/>
        <w:rPr>
          <w:rFonts w:ascii="Times New Roman" w:hAnsi="Times New Roman" w:cs="Times New Roman"/>
          <w:color w:val="FF0000"/>
          <w:sz w:val="24"/>
          <w:szCs w:val="24"/>
        </w:rPr>
      </w:pPr>
      <w:r w:rsidRPr="000B29CA">
        <w:rPr>
          <w:rFonts w:ascii="Times New Roman" w:hAnsi="Times New Roman" w:cs="Times New Roman"/>
          <w:color w:val="FF0000"/>
          <w:sz w:val="24"/>
          <w:szCs w:val="24"/>
        </w:rPr>
        <w:t>11.16. Членами Ревизионной комиссии не допускается вынос документов (текущих и архивных), материалов и информационных носителей о деятельности товарищества за пределы помещения товарищества без предварительного согласования с органами управления товарищества.</w:t>
      </w:r>
    </w:p>
    <w:p w14:paraId="54972DE8" w14:textId="77777777" w:rsidR="000B29CA" w:rsidRPr="000B29CA" w:rsidRDefault="000B29CA" w:rsidP="000B29CA">
      <w:pPr>
        <w:spacing w:after="0"/>
        <w:jc w:val="both"/>
        <w:rPr>
          <w:rFonts w:ascii="Times New Roman" w:hAnsi="Times New Roman" w:cs="Times New Roman"/>
          <w:color w:val="FF0000"/>
          <w:sz w:val="24"/>
          <w:szCs w:val="24"/>
        </w:rPr>
      </w:pPr>
      <w:r w:rsidRPr="000B29CA">
        <w:rPr>
          <w:rFonts w:ascii="Times New Roman" w:hAnsi="Times New Roman" w:cs="Times New Roman"/>
          <w:color w:val="FF0000"/>
          <w:sz w:val="24"/>
          <w:szCs w:val="24"/>
        </w:rPr>
        <w:t>11.17. Ревизионная комиссия Товарищества из своего состава избирает председателя ревизионной комиссии.</w:t>
      </w:r>
    </w:p>
    <w:p w14:paraId="6C10E193" w14:textId="054B5B6E" w:rsidR="00C6043F" w:rsidRDefault="00C6043F" w:rsidP="00C6043F">
      <w:pPr>
        <w:spacing w:after="0"/>
        <w:jc w:val="both"/>
        <w:rPr>
          <w:rFonts w:ascii="Times New Roman" w:hAnsi="Times New Roman" w:cs="Times New Roman"/>
          <w:color w:val="FF0000"/>
          <w:sz w:val="24"/>
          <w:szCs w:val="24"/>
        </w:rPr>
      </w:pPr>
      <w:r w:rsidRPr="002463BE">
        <w:rPr>
          <w:rFonts w:ascii="Times New Roman" w:hAnsi="Times New Roman" w:cs="Times New Roman"/>
          <w:color w:val="FF0000"/>
          <w:sz w:val="24"/>
          <w:szCs w:val="24"/>
        </w:rPr>
        <w:t xml:space="preserve">        </w:t>
      </w:r>
      <w:r w:rsidRPr="00CE1312">
        <w:rPr>
          <w:rFonts w:ascii="Times New Roman" w:hAnsi="Times New Roman" w:cs="Times New Roman"/>
          <w:color w:val="FF0000"/>
          <w:sz w:val="24"/>
          <w:szCs w:val="24"/>
        </w:rPr>
        <w:t xml:space="preserve"> </w:t>
      </w:r>
    </w:p>
    <w:p w14:paraId="5EAAB757" w14:textId="77777777" w:rsidR="00C6043F" w:rsidRPr="00DC4C34" w:rsidRDefault="00C6043F" w:rsidP="00C6043F">
      <w:pPr>
        <w:spacing w:after="0"/>
        <w:jc w:val="both"/>
        <w:rPr>
          <w:rFonts w:ascii="Times New Roman" w:hAnsi="Times New Roman" w:cs="Times New Roman"/>
          <w:color w:val="FF0000"/>
          <w:sz w:val="24"/>
          <w:szCs w:val="24"/>
        </w:rPr>
      </w:pPr>
      <w:r w:rsidRPr="00CE1312">
        <w:rPr>
          <w:rFonts w:ascii="Times New Roman" w:hAnsi="Times New Roman" w:cs="Times New Roman"/>
          <w:color w:val="FF0000"/>
          <w:sz w:val="24"/>
          <w:szCs w:val="24"/>
        </w:rPr>
        <w:t xml:space="preserve">    </w:t>
      </w:r>
    </w:p>
    <w:p w14:paraId="6AAE1A61" w14:textId="425F2A89" w:rsidR="000243AA" w:rsidRPr="000243AA" w:rsidRDefault="000243AA" w:rsidP="000243AA">
      <w:pPr>
        <w:spacing w:after="0"/>
        <w:jc w:val="both"/>
        <w:rPr>
          <w:rFonts w:ascii="Times New Roman" w:hAnsi="Times New Roman" w:cs="Times New Roman"/>
          <w:sz w:val="24"/>
          <w:szCs w:val="24"/>
        </w:rPr>
      </w:pPr>
    </w:p>
    <w:p w14:paraId="66D9844D" w14:textId="41B56347" w:rsidR="007A3CD5" w:rsidRPr="000243AA" w:rsidRDefault="007A3CD5" w:rsidP="000243AA">
      <w:pPr>
        <w:spacing w:after="0"/>
        <w:jc w:val="both"/>
        <w:rPr>
          <w:rFonts w:ascii="Times New Roman" w:hAnsi="Times New Roman" w:cs="Times New Roman"/>
          <w:sz w:val="24"/>
          <w:szCs w:val="24"/>
        </w:rPr>
      </w:pPr>
    </w:p>
    <w:p w14:paraId="248D86B5" w14:textId="1A14C5A5" w:rsidR="000243AA" w:rsidRPr="00D136FD" w:rsidRDefault="000243AA" w:rsidP="000243AA">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12</w:t>
      </w:r>
      <w:r w:rsidRPr="00D136FD">
        <w:rPr>
          <w:sz w:val="24"/>
          <w:szCs w:val="24"/>
        </w:rPr>
        <w:t xml:space="preserve">. </w:t>
      </w:r>
      <w:r w:rsidR="00AF1EE9">
        <w:rPr>
          <w:sz w:val="24"/>
          <w:szCs w:val="24"/>
        </w:rPr>
        <w:t>Ведение делопроизводства</w:t>
      </w:r>
    </w:p>
    <w:p w14:paraId="56DB6DE7" w14:textId="6F8DC9E2" w:rsidR="00AF1EE9" w:rsidRPr="00AF1EE9" w:rsidRDefault="00AF1EE9" w:rsidP="00AF1EE9">
      <w:pPr>
        <w:spacing w:after="0"/>
        <w:jc w:val="both"/>
        <w:rPr>
          <w:rFonts w:ascii="Times New Roman" w:hAnsi="Times New Roman" w:cs="Times New Roman"/>
          <w:sz w:val="24"/>
          <w:szCs w:val="24"/>
        </w:rPr>
      </w:pPr>
      <w:r>
        <w:rPr>
          <w:rFonts w:ascii="Times New Roman" w:hAnsi="Times New Roman" w:cs="Times New Roman"/>
          <w:sz w:val="24"/>
          <w:szCs w:val="24"/>
        </w:rPr>
        <w:t>12.</w:t>
      </w:r>
      <w:r w:rsidRPr="00AF1EE9">
        <w:rPr>
          <w:rFonts w:ascii="Times New Roman" w:hAnsi="Times New Roman" w:cs="Times New Roman"/>
          <w:sz w:val="24"/>
          <w:szCs w:val="24"/>
        </w:rPr>
        <w:t>1. Ответственным лицом за ведение делопроизводства в товариществе является его председатель. Выписки из документов товарищества и копии документов товарищества должны быть заверены печатью товарищества и подписью председателя товарищества.</w:t>
      </w:r>
    </w:p>
    <w:p w14:paraId="3B141DDF" w14:textId="02E50398" w:rsidR="00AF1EE9" w:rsidRPr="00AF1EE9" w:rsidRDefault="00AF1EE9" w:rsidP="00AF1EE9">
      <w:pPr>
        <w:spacing w:after="0"/>
        <w:jc w:val="both"/>
        <w:rPr>
          <w:rFonts w:ascii="Times New Roman" w:hAnsi="Times New Roman" w:cs="Times New Roman"/>
          <w:sz w:val="24"/>
          <w:szCs w:val="24"/>
        </w:rPr>
      </w:pPr>
      <w:bookmarkStart w:id="196" w:name="dst100297"/>
      <w:bookmarkEnd w:id="196"/>
      <w:r>
        <w:rPr>
          <w:rFonts w:ascii="Times New Roman" w:hAnsi="Times New Roman" w:cs="Times New Roman"/>
          <w:sz w:val="24"/>
          <w:szCs w:val="24"/>
        </w:rPr>
        <w:lastRenderedPageBreak/>
        <w:t>12.</w:t>
      </w:r>
      <w:r w:rsidRPr="00AF1EE9">
        <w:rPr>
          <w:rFonts w:ascii="Times New Roman" w:hAnsi="Times New Roman" w:cs="Times New Roman"/>
          <w:sz w:val="24"/>
          <w:szCs w:val="24"/>
        </w:rPr>
        <w:t>2. Протоколы общих собраний членов товарищества подписывает председательствующий на общем собрании членов товарищества. Протоколы общих собраний членов товарищества, проводимых в форме заочного голосования, подписывает председатель товарищества.</w:t>
      </w:r>
    </w:p>
    <w:p w14:paraId="0DCABD85" w14:textId="5A72E94B" w:rsidR="00AF1EE9" w:rsidRPr="00AF1EE9" w:rsidRDefault="00AF1EE9" w:rsidP="00AF1EE9">
      <w:pPr>
        <w:spacing w:after="0"/>
        <w:jc w:val="both"/>
        <w:rPr>
          <w:rFonts w:ascii="Times New Roman" w:hAnsi="Times New Roman" w:cs="Times New Roman"/>
          <w:sz w:val="24"/>
          <w:szCs w:val="24"/>
        </w:rPr>
      </w:pPr>
      <w:bookmarkStart w:id="197" w:name="dst100298"/>
      <w:bookmarkEnd w:id="197"/>
      <w:r>
        <w:rPr>
          <w:rFonts w:ascii="Times New Roman" w:hAnsi="Times New Roman" w:cs="Times New Roman"/>
          <w:sz w:val="24"/>
          <w:szCs w:val="24"/>
        </w:rPr>
        <w:t>12.</w:t>
      </w:r>
      <w:r w:rsidRPr="00AF1EE9">
        <w:rPr>
          <w:rFonts w:ascii="Times New Roman" w:hAnsi="Times New Roman" w:cs="Times New Roman"/>
          <w:sz w:val="24"/>
          <w:szCs w:val="24"/>
        </w:rPr>
        <w:t>3. Протоколы заседаний правления товарищества подписывает председатель товарищества.</w:t>
      </w:r>
    </w:p>
    <w:p w14:paraId="35D55210" w14:textId="01589FA2" w:rsidR="00AF1EE9" w:rsidRPr="00AF1EE9" w:rsidRDefault="00AF1EE9" w:rsidP="00AF1EE9">
      <w:pPr>
        <w:spacing w:after="0"/>
        <w:jc w:val="both"/>
        <w:rPr>
          <w:rFonts w:ascii="Times New Roman" w:hAnsi="Times New Roman" w:cs="Times New Roman"/>
          <w:sz w:val="24"/>
          <w:szCs w:val="24"/>
        </w:rPr>
      </w:pPr>
      <w:bookmarkStart w:id="198" w:name="dst100299"/>
      <w:bookmarkEnd w:id="198"/>
      <w:r>
        <w:rPr>
          <w:rFonts w:ascii="Times New Roman" w:hAnsi="Times New Roman" w:cs="Times New Roman"/>
          <w:sz w:val="24"/>
          <w:szCs w:val="24"/>
        </w:rPr>
        <w:t>12.</w:t>
      </w:r>
      <w:r w:rsidRPr="00AF1EE9">
        <w:rPr>
          <w:rFonts w:ascii="Times New Roman" w:hAnsi="Times New Roman" w:cs="Times New Roman"/>
          <w:sz w:val="24"/>
          <w:szCs w:val="24"/>
        </w:rPr>
        <w:t>4. Документы, составленные ревизионной комиссией (ревизором), подписываются членами ревизионной комиссии (ревизором) товарищества.</w:t>
      </w:r>
    </w:p>
    <w:p w14:paraId="53B9F2DF" w14:textId="3FC917A4" w:rsidR="00AF1EE9" w:rsidRPr="00AF1EE9" w:rsidRDefault="00AF1EE9" w:rsidP="00AF1EE9">
      <w:pPr>
        <w:spacing w:after="0"/>
        <w:jc w:val="both"/>
        <w:rPr>
          <w:rFonts w:ascii="Times New Roman" w:hAnsi="Times New Roman" w:cs="Times New Roman"/>
          <w:sz w:val="24"/>
          <w:szCs w:val="24"/>
        </w:rPr>
      </w:pPr>
      <w:bookmarkStart w:id="199" w:name="dst100300"/>
      <w:bookmarkEnd w:id="199"/>
      <w:r>
        <w:rPr>
          <w:rFonts w:ascii="Times New Roman" w:hAnsi="Times New Roman" w:cs="Times New Roman"/>
          <w:sz w:val="24"/>
          <w:szCs w:val="24"/>
        </w:rPr>
        <w:t>12.</w:t>
      </w:r>
      <w:r w:rsidRPr="00AF1EE9">
        <w:rPr>
          <w:rFonts w:ascii="Times New Roman" w:hAnsi="Times New Roman" w:cs="Times New Roman"/>
          <w:sz w:val="24"/>
          <w:szCs w:val="24"/>
        </w:rPr>
        <w:t>5. Протоколы, указанные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5"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Pr="00AF1EE9">
        <w:rPr>
          <w:rFonts w:ascii="Times New Roman" w:hAnsi="Times New Roman" w:cs="Times New Roman"/>
          <w:sz w:val="24"/>
          <w:szCs w:val="24"/>
        </w:rPr>
        <w:t>, заверяются печатью товарищества.</w:t>
      </w:r>
    </w:p>
    <w:p w14:paraId="1FA744A8" w14:textId="64BD38CC" w:rsidR="00AF1EE9" w:rsidRDefault="00AF1EE9" w:rsidP="00AF1EE9">
      <w:pPr>
        <w:spacing w:after="0"/>
        <w:jc w:val="both"/>
        <w:rPr>
          <w:rFonts w:ascii="Times New Roman" w:hAnsi="Times New Roman" w:cs="Times New Roman"/>
          <w:sz w:val="24"/>
          <w:szCs w:val="24"/>
        </w:rPr>
      </w:pPr>
      <w:bookmarkStart w:id="200" w:name="dst100301"/>
      <w:bookmarkEnd w:id="200"/>
      <w:r>
        <w:rPr>
          <w:rFonts w:ascii="Times New Roman" w:hAnsi="Times New Roman" w:cs="Times New Roman"/>
          <w:sz w:val="24"/>
          <w:szCs w:val="24"/>
        </w:rPr>
        <w:t>12.</w:t>
      </w:r>
      <w:r w:rsidRPr="00AF1EE9">
        <w:rPr>
          <w:rFonts w:ascii="Times New Roman" w:hAnsi="Times New Roman" w:cs="Times New Roman"/>
          <w:sz w:val="24"/>
          <w:szCs w:val="24"/>
        </w:rPr>
        <w:t>6. Протоколы, указанные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6"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Pr="00AF1EE9">
        <w:rPr>
          <w:rFonts w:ascii="Times New Roman" w:hAnsi="Times New Roman" w:cs="Times New Roman"/>
          <w:sz w:val="24"/>
          <w:szCs w:val="24"/>
        </w:rPr>
        <w:t>, а также иные документы товарищества хранятся в его делах не менее сорока девяти лет.</w:t>
      </w:r>
    </w:p>
    <w:p w14:paraId="1F331803" w14:textId="77777777" w:rsidR="00C6043F" w:rsidRDefault="00C6043F" w:rsidP="00C6043F">
      <w:pPr>
        <w:tabs>
          <w:tab w:val="left" w:pos="1134"/>
        </w:tabs>
        <w:spacing w:after="0" w:line="240" w:lineRule="auto"/>
        <w:jc w:val="both"/>
        <w:rPr>
          <w:rFonts w:ascii="Times New Roman" w:eastAsia="Times New Roman" w:hAnsi="Times New Roman"/>
          <w:color w:val="FF0000"/>
          <w:sz w:val="24"/>
          <w:szCs w:val="24"/>
          <w:lang w:eastAsia="ru-RU"/>
        </w:rPr>
      </w:pPr>
      <w:r w:rsidRPr="00B250B8">
        <w:rPr>
          <w:rFonts w:ascii="Times New Roman" w:hAnsi="Times New Roman" w:cs="Times New Roman"/>
          <w:color w:val="FF0000"/>
          <w:sz w:val="24"/>
          <w:szCs w:val="24"/>
        </w:rPr>
        <w:t>12.6.1. Г</w:t>
      </w:r>
      <w:r w:rsidRPr="00B250B8">
        <w:rPr>
          <w:rFonts w:ascii="Times New Roman" w:eastAsia="Times New Roman" w:hAnsi="Times New Roman"/>
          <w:color w:val="FF0000"/>
          <w:sz w:val="24"/>
          <w:szCs w:val="24"/>
          <w:lang w:eastAsia="ru-RU"/>
        </w:rPr>
        <w:t xml:space="preserve">одовые отчеты, документы бухгалтерского и налогового учета, документы бухгалтерской отчетности и отчетности во внебюджетные фонды </w:t>
      </w:r>
      <w:r w:rsidRPr="00390B78">
        <w:rPr>
          <w:rFonts w:ascii="Times New Roman" w:eastAsia="Times New Roman" w:hAnsi="Times New Roman"/>
          <w:color w:val="FF0000"/>
          <w:sz w:val="24"/>
          <w:szCs w:val="24"/>
          <w:lang w:eastAsia="ru-RU"/>
        </w:rPr>
        <w:t xml:space="preserve">заключения (акты, отчеты) Ревизионной комиссии (ревизора), аудитора, государственных и муниципальных органов финансового контроля и иных контролирующих и надзорных органов </w:t>
      </w:r>
      <w:r w:rsidRPr="00B250B8">
        <w:rPr>
          <w:rFonts w:ascii="Times New Roman" w:eastAsia="Times New Roman" w:hAnsi="Times New Roman"/>
          <w:color w:val="FF0000"/>
          <w:sz w:val="24"/>
          <w:szCs w:val="24"/>
          <w:lang w:eastAsia="ru-RU"/>
        </w:rPr>
        <w:t>в течение срока хранения, установленного законодательством для этой группы документов</w:t>
      </w:r>
      <w:r>
        <w:rPr>
          <w:rFonts w:ascii="Times New Roman" w:eastAsia="Times New Roman" w:hAnsi="Times New Roman"/>
          <w:color w:val="FF0000"/>
          <w:sz w:val="24"/>
          <w:szCs w:val="24"/>
          <w:lang w:eastAsia="ru-RU"/>
        </w:rPr>
        <w:t>.</w:t>
      </w:r>
    </w:p>
    <w:p w14:paraId="062D011D" w14:textId="34A8D3AA" w:rsidR="00C6043F" w:rsidRPr="00124DC7" w:rsidRDefault="00C6043F" w:rsidP="00C6043F">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12.6.2.</w:t>
      </w:r>
      <w:r>
        <w:t xml:space="preserve"> </w:t>
      </w:r>
      <w:r w:rsidRPr="00124DC7">
        <w:rPr>
          <w:rFonts w:ascii="Times New Roman" w:eastAsia="Times New Roman" w:hAnsi="Times New Roman"/>
          <w:color w:val="FF0000"/>
          <w:sz w:val="24"/>
          <w:szCs w:val="24"/>
          <w:lang w:eastAsia="ru-RU"/>
        </w:rPr>
        <w:t>Документы, практическая надобность в которых отпала</w:t>
      </w:r>
      <w:r>
        <w:rPr>
          <w:rFonts w:ascii="Times New Roman" w:eastAsia="Times New Roman" w:hAnsi="Times New Roman"/>
          <w:color w:val="FF0000"/>
          <w:sz w:val="24"/>
          <w:szCs w:val="24"/>
          <w:lang w:eastAsia="ru-RU"/>
        </w:rPr>
        <w:t xml:space="preserve">, и сроки хранения </w:t>
      </w:r>
      <w:r w:rsidRPr="00124DC7">
        <w:rPr>
          <w:rFonts w:ascii="Times New Roman" w:eastAsia="Times New Roman" w:hAnsi="Times New Roman"/>
          <w:color w:val="FF0000"/>
          <w:sz w:val="24"/>
          <w:szCs w:val="24"/>
          <w:lang w:eastAsia="ru-RU"/>
        </w:rPr>
        <w:t>истекли</w:t>
      </w:r>
      <w:r>
        <w:rPr>
          <w:rFonts w:ascii="Times New Roman" w:eastAsia="Times New Roman" w:hAnsi="Times New Roman"/>
          <w:color w:val="FF0000"/>
          <w:sz w:val="24"/>
          <w:szCs w:val="24"/>
          <w:lang w:eastAsia="ru-RU"/>
        </w:rPr>
        <w:t xml:space="preserve"> по закону</w:t>
      </w:r>
      <w:r w:rsidR="000B29CA">
        <w:rPr>
          <w:rFonts w:ascii="Times New Roman" w:eastAsia="Times New Roman" w:hAnsi="Times New Roman"/>
          <w:color w:val="FF0000"/>
          <w:sz w:val="24"/>
          <w:szCs w:val="24"/>
          <w:lang w:eastAsia="ru-RU"/>
        </w:rPr>
        <w:t>, подлежат уничтожению</w:t>
      </w:r>
      <w:r w:rsidR="000B29CA" w:rsidRPr="000B29CA">
        <w:rPr>
          <w:rFonts w:ascii="Times New Roman" w:eastAsia="Times New Roman" w:hAnsi="Times New Roman"/>
          <w:color w:val="FF0000"/>
          <w:sz w:val="24"/>
          <w:szCs w:val="24"/>
          <w:lang w:eastAsia="ru-RU"/>
        </w:rPr>
        <w:t>, в том числе через специализированную организацию.</w:t>
      </w:r>
      <w:r w:rsidRPr="00124DC7">
        <w:rPr>
          <w:rFonts w:ascii="Times New Roman" w:eastAsia="Times New Roman" w:hAnsi="Times New Roman"/>
          <w:color w:val="FF0000"/>
          <w:sz w:val="24"/>
          <w:szCs w:val="24"/>
          <w:lang w:eastAsia="ru-RU"/>
        </w:rPr>
        <w:t xml:space="preserve"> На факт уничтожения составляется акт.  </w:t>
      </w:r>
    </w:p>
    <w:p w14:paraId="079056BB" w14:textId="77777777" w:rsidR="00C6043F" w:rsidRPr="00390B78" w:rsidRDefault="00C6043F" w:rsidP="00C6043F">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 xml:space="preserve">12.6.3. </w:t>
      </w:r>
      <w:r w:rsidRPr="00124DC7">
        <w:rPr>
          <w:rFonts w:ascii="Times New Roman" w:eastAsia="Times New Roman" w:hAnsi="Times New Roman"/>
          <w:color w:val="FF0000"/>
          <w:sz w:val="24"/>
          <w:szCs w:val="24"/>
          <w:lang w:eastAsia="ru-RU"/>
        </w:rPr>
        <w:t xml:space="preserve">В случае пропажи или гибели первичных </w:t>
      </w:r>
      <w:r>
        <w:rPr>
          <w:rFonts w:ascii="Times New Roman" w:eastAsia="Times New Roman" w:hAnsi="Times New Roman"/>
          <w:color w:val="FF0000"/>
          <w:sz w:val="24"/>
          <w:szCs w:val="24"/>
          <w:lang w:eastAsia="ru-RU"/>
        </w:rPr>
        <w:t xml:space="preserve">и прочих </w:t>
      </w:r>
      <w:r w:rsidRPr="00124DC7">
        <w:rPr>
          <w:rFonts w:ascii="Times New Roman" w:eastAsia="Times New Roman" w:hAnsi="Times New Roman"/>
          <w:color w:val="FF0000"/>
          <w:sz w:val="24"/>
          <w:szCs w:val="24"/>
          <w:lang w:eastAsia="ru-RU"/>
        </w:rPr>
        <w:t>документов председатель правления товарищества назначает приказом комиссию по расследованию причин пропажи, гибели документов</w:t>
      </w:r>
      <w:r>
        <w:rPr>
          <w:rFonts w:ascii="Times New Roman" w:eastAsia="Times New Roman" w:hAnsi="Times New Roman"/>
          <w:color w:val="FF0000"/>
          <w:sz w:val="24"/>
          <w:szCs w:val="24"/>
          <w:lang w:eastAsia="ru-RU"/>
        </w:rPr>
        <w:t>.</w:t>
      </w:r>
      <w:r w:rsidRPr="00124DC7">
        <w:t xml:space="preserve"> </w:t>
      </w:r>
      <w:r w:rsidRPr="00124DC7">
        <w:rPr>
          <w:rFonts w:ascii="Times New Roman" w:eastAsia="Times New Roman" w:hAnsi="Times New Roman"/>
          <w:color w:val="FF0000"/>
          <w:sz w:val="24"/>
          <w:szCs w:val="24"/>
          <w:lang w:eastAsia="ru-RU"/>
        </w:rPr>
        <w:t xml:space="preserve">На факт пропажи или гибели </w:t>
      </w:r>
      <w:r>
        <w:rPr>
          <w:rFonts w:ascii="Times New Roman" w:eastAsia="Times New Roman" w:hAnsi="Times New Roman"/>
          <w:color w:val="FF0000"/>
          <w:sz w:val="24"/>
          <w:szCs w:val="24"/>
          <w:lang w:eastAsia="ru-RU"/>
        </w:rPr>
        <w:t xml:space="preserve">комиссией </w:t>
      </w:r>
      <w:r w:rsidRPr="00124DC7">
        <w:rPr>
          <w:rFonts w:ascii="Times New Roman" w:eastAsia="Times New Roman" w:hAnsi="Times New Roman"/>
          <w:color w:val="FF0000"/>
          <w:sz w:val="24"/>
          <w:szCs w:val="24"/>
          <w:lang w:eastAsia="ru-RU"/>
        </w:rPr>
        <w:t>составляется акт</w:t>
      </w:r>
      <w:r>
        <w:rPr>
          <w:rFonts w:ascii="Times New Roman" w:eastAsia="Times New Roman" w:hAnsi="Times New Roman"/>
          <w:color w:val="FF0000"/>
          <w:sz w:val="24"/>
          <w:szCs w:val="24"/>
          <w:lang w:eastAsia="ru-RU"/>
        </w:rPr>
        <w:t>.</w:t>
      </w:r>
    </w:p>
    <w:p w14:paraId="4A38D5EE" w14:textId="77777777" w:rsidR="00C6043F" w:rsidRPr="00AF1EE9" w:rsidRDefault="00C6043F" w:rsidP="00AF1EE9">
      <w:pPr>
        <w:spacing w:after="0"/>
        <w:jc w:val="both"/>
        <w:rPr>
          <w:rFonts w:ascii="Times New Roman" w:hAnsi="Times New Roman" w:cs="Times New Roman"/>
          <w:sz w:val="24"/>
          <w:szCs w:val="24"/>
        </w:rPr>
      </w:pPr>
    </w:p>
    <w:p w14:paraId="6F01AD3B" w14:textId="0CDF0E23" w:rsidR="00AF1EE9" w:rsidRPr="00AF1EE9" w:rsidRDefault="00AF1EE9" w:rsidP="00AF1EE9">
      <w:pPr>
        <w:spacing w:after="0"/>
        <w:jc w:val="both"/>
        <w:rPr>
          <w:rFonts w:ascii="Times New Roman" w:hAnsi="Times New Roman" w:cs="Times New Roman"/>
          <w:sz w:val="24"/>
          <w:szCs w:val="24"/>
        </w:rPr>
      </w:pPr>
      <w:bookmarkStart w:id="201" w:name="dst100302"/>
      <w:bookmarkEnd w:id="201"/>
      <w:r>
        <w:rPr>
          <w:rFonts w:ascii="Times New Roman" w:hAnsi="Times New Roman" w:cs="Times New Roman"/>
          <w:sz w:val="24"/>
          <w:szCs w:val="24"/>
        </w:rPr>
        <w:t>12.</w:t>
      </w:r>
      <w:r w:rsidRPr="00AF1EE9">
        <w:rPr>
          <w:rFonts w:ascii="Times New Roman" w:hAnsi="Times New Roman" w:cs="Times New Roman"/>
          <w:sz w:val="24"/>
          <w:szCs w:val="24"/>
        </w:rPr>
        <w:t>7. Заверенные копии протоколов, указанных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7"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Pr="00AF1EE9">
        <w:rPr>
          <w:rFonts w:ascii="Times New Roman" w:hAnsi="Times New Roman" w:cs="Times New Roman"/>
          <w:sz w:val="24"/>
          <w:szCs w:val="24"/>
        </w:rPr>
        <w:t>, или заверенные выписки из данных протоколов предоставляются членам товарищества по их требованию или по требованию лиц</w:t>
      </w:r>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Pr>
          <w:rFonts w:ascii="Times New Roman" w:hAnsi="Times New Roman" w:cs="Times New Roman"/>
          <w:sz w:val="24"/>
          <w:szCs w:val="24"/>
        </w:rPr>
        <w:t>товарищества</w:t>
      </w:r>
      <w:r w:rsidRPr="00377A3F">
        <w:rPr>
          <w:rFonts w:ascii="Times New Roman" w:hAnsi="Times New Roman" w:cs="Times New Roman"/>
          <w:sz w:val="24"/>
          <w:szCs w:val="24"/>
        </w:rPr>
        <w:t>, без участия в товариществе</w:t>
      </w:r>
      <w:r w:rsidRPr="00AF1EE9">
        <w:rPr>
          <w:rFonts w:ascii="Times New Roman" w:hAnsi="Times New Roman" w:cs="Times New Roman"/>
          <w:sz w:val="24"/>
          <w:szCs w:val="24"/>
        </w:rPr>
        <w:t>, (если в данных протоколах содержится указание на решения, принятые общим собранием членов товарищества по вопросам, предусмотренным</w:t>
      </w:r>
      <w:r>
        <w:rPr>
          <w:rFonts w:ascii="Times New Roman" w:hAnsi="Times New Roman" w:cs="Times New Roman"/>
          <w:sz w:val="24"/>
          <w:szCs w:val="24"/>
        </w:rPr>
        <w:t xml:space="preserve"> под</w:t>
      </w:r>
      <w:hyperlink r:id="rId48" w:anchor="dst100188" w:history="1">
        <w:r w:rsidRPr="00AF1EE9">
          <w:rPr>
            <w:rStyle w:val="a6"/>
            <w:rFonts w:ascii="Times New Roman" w:hAnsi="Times New Roman" w:cs="Times New Roman"/>
            <w:color w:val="auto"/>
            <w:sz w:val="24"/>
            <w:szCs w:val="24"/>
            <w:u w:val="none"/>
          </w:rPr>
          <w:t xml:space="preserve">пунктами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Pr="00AF1EE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9" w:anchor="dst100190" w:history="1">
        <w:r w:rsidRPr="00AF1EE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Pr="00AF1EE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0" w:anchor="dst100205" w:history="1">
        <w:r w:rsidRPr="00AF1EE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Pr="00AF1EE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1" w:anchor="dst100206" w:history="1">
        <w:r w:rsidRPr="00AF1EE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Pr="00AF1EE9">
          <w:rPr>
            <w:rStyle w:val="a6"/>
            <w:rFonts w:ascii="Times New Roman" w:hAnsi="Times New Roman" w:cs="Times New Roman"/>
            <w:color w:val="auto"/>
            <w:sz w:val="24"/>
            <w:szCs w:val="24"/>
            <w:u w:val="none"/>
          </w:rPr>
          <w:t xml:space="preserve"> </w:t>
        </w:r>
      </w:hyperlink>
      <w:r w:rsidRPr="00AF1EE9">
        <w:rPr>
          <w:rFonts w:ascii="Times New Roman" w:hAnsi="Times New Roman" w:cs="Times New Roman"/>
          <w:sz w:val="24"/>
          <w:szCs w:val="24"/>
        </w:rPr>
        <w:t xml:space="preserve">настоящего </w:t>
      </w:r>
      <w:r>
        <w:rPr>
          <w:rFonts w:ascii="Times New Roman" w:hAnsi="Times New Roman" w:cs="Times New Roman"/>
          <w:sz w:val="24"/>
          <w:szCs w:val="24"/>
        </w:rPr>
        <w:t>Устава</w:t>
      </w:r>
      <w:r w:rsidRPr="00AF1EE9">
        <w:rPr>
          <w:rFonts w:ascii="Times New Roman" w:hAnsi="Times New Roman" w:cs="Times New Roman"/>
          <w:sz w:val="24"/>
          <w:szCs w:val="24"/>
        </w:rPr>
        <w:t>), а также органам государственной власти или органам местного самоуправления в случае, если сведения, содержащиеся в таких протоколах, могут быть запрошены данными органами в соответствии с их полномочиями, предусмотренными федеральным законом.</w:t>
      </w:r>
    </w:p>
    <w:p w14:paraId="2E5FA639" w14:textId="4DD557FB" w:rsidR="00AF1EE9" w:rsidRDefault="00AF1EE9" w:rsidP="00AF1EE9">
      <w:pPr>
        <w:spacing w:after="0"/>
        <w:jc w:val="both"/>
        <w:rPr>
          <w:rFonts w:ascii="Times New Roman" w:hAnsi="Times New Roman" w:cs="Times New Roman"/>
          <w:sz w:val="24"/>
          <w:szCs w:val="24"/>
        </w:rPr>
      </w:pPr>
      <w:bookmarkStart w:id="202" w:name="dst100303"/>
      <w:bookmarkEnd w:id="202"/>
      <w:r>
        <w:rPr>
          <w:rFonts w:ascii="Times New Roman" w:hAnsi="Times New Roman" w:cs="Times New Roman"/>
          <w:sz w:val="24"/>
          <w:szCs w:val="24"/>
        </w:rPr>
        <w:t>12.</w:t>
      </w:r>
      <w:r w:rsidRPr="00AF1EE9">
        <w:rPr>
          <w:rFonts w:ascii="Times New Roman" w:hAnsi="Times New Roman" w:cs="Times New Roman"/>
          <w:sz w:val="24"/>
          <w:szCs w:val="24"/>
        </w:rPr>
        <w:t>8. Порядок ведения делопроизводства в товариществе, в том числе порядок передачи документов в связи с переизбранием, отстранением от должности лиц, избранных в органы товарищества, определяется уставом товарищества.</w:t>
      </w:r>
    </w:p>
    <w:p w14:paraId="6EBA44F6" w14:textId="77777777" w:rsidR="00C5000C"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 xml:space="preserve">12.9. </w:t>
      </w:r>
      <w:r w:rsidRPr="001C52D4">
        <w:rPr>
          <w:rFonts w:ascii="Times New Roman" w:hAnsi="Times New Roman" w:cs="Times New Roman"/>
          <w:color w:val="FF0000"/>
          <w:sz w:val="24"/>
          <w:szCs w:val="24"/>
        </w:rPr>
        <w:t>В случае прекращения полномочий председателя правления по решению общего собрания (досрочное прекращение полномочий или избрание нового) членов документы товарищества передаются вновь избранному председателю правления</w:t>
      </w:r>
      <w:r>
        <w:rPr>
          <w:rFonts w:ascii="Times New Roman" w:hAnsi="Times New Roman" w:cs="Times New Roman"/>
          <w:color w:val="FF0000"/>
          <w:sz w:val="24"/>
          <w:szCs w:val="24"/>
        </w:rPr>
        <w:t xml:space="preserve">. </w:t>
      </w:r>
    </w:p>
    <w:p w14:paraId="7AF47492" w14:textId="77777777" w:rsidR="00C5000C" w:rsidRDefault="00C5000C" w:rsidP="00C5000C">
      <w:pPr>
        <w:spacing w:after="0"/>
        <w:jc w:val="both"/>
        <w:rPr>
          <w:rFonts w:ascii="Times New Roman" w:hAnsi="Times New Roman" w:cs="Times New Roman"/>
          <w:color w:val="FF0000"/>
          <w:sz w:val="24"/>
          <w:szCs w:val="24"/>
        </w:rPr>
      </w:pPr>
      <w:r w:rsidRPr="001C52D4">
        <w:rPr>
          <w:rFonts w:ascii="Times New Roman" w:hAnsi="Times New Roman" w:cs="Times New Roman"/>
          <w:color w:val="FF0000"/>
          <w:sz w:val="24"/>
          <w:szCs w:val="24"/>
        </w:rPr>
        <w:t>В течении 2 (двух) дней с даты вынесения соответствующего решения, по акту приема-передачи переда</w:t>
      </w:r>
      <w:r>
        <w:rPr>
          <w:rFonts w:ascii="Times New Roman" w:hAnsi="Times New Roman" w:cs="Times New Roman"/>
          <w:color w:val="FF0000"/>
          <w:sz w:val="24"/>
          <w:szCs w:val="24"/>
        </w:rPr>
        <w:t>ются оригиналы устава т</w:t>
      </w:r>
      <w:r w:rsidRPr="001C52D4">
        <w:rPr>
          <w:rFonts w:ascii="Times New Roman" w:hAnsi="Times New Roman" w:cs="Times New Roman"/>
          <w:color w:val="FF0000"/>
          <w:sz w:val="24"/>
          <w:szCs w:val="24"/>
        </w:rPr>
        <w:t>оварищества, свидетельства о государственной регистрации Товарищества в качестве юридического лица, Свидетельства о постановке на учет в налоговой инспекции, протокола общего собрания членов Товарищества (которым избран новый Председатель правления), печать Товарищества.</w:t>
      </w:r>
      <w:r>
        <w:rPr>
          <w:rFonts w:ascii="Times New Roman" w:hAnsi="Times New Roman" w:cs="Times New Roman"/>
          <w:color w:val="FF0000"/>
          <w:sz w:val="24"/>
          <w:szCs w:val="24"/>
        </w:rPr>
        <w:t xml:space="preserve"> </w:t>
      </w:r>
    </w:p>
    <w:p w14:paraId="0F28F1C3" w14:textId="77777777" w:rsidR="00C5000C"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 xml:space="preserve">12.9.1. </w:t>
      </w:r>
      <w:r w:rsidRPr="007A1E3B">
        <w:rPr>
          <w:rFonts w:ascii="Times New Roman" w:hAnsi="Times New Roman" w:cs="Times New Roman"/>
          <w:color w:val="FF0000"/>
          <w:sz w:val="24"/>
          <w:szCs w:val="24"/>
        </w:rPr>
        <w:t xml:space="preserve">В течении </w:t>
      </w:r>
      <w:r>
        <w:rPr>
          <w:rFonts w:ascii="Times New Roman" w:hAnsi="Times New Roman" w:cs="Times New Roman"/>
          <w:color w:val="FF0000"/>
          <w:sz w:val="24"/>
          <w:szCs w:val="24"/>
        </w:rPr>
        <w:t xml:space="preserve">не позже </w:t>
      </w:r>
      <w:r w:rsidRPr="007A1E3B">
        <w:rPr>
          <w:rFonts w:ascii="Times New Roman" w:hAnsi="Times New Roman" w:cs="Times New Roman"/>
          <w:color w:val="FF0000"/>
          <w:sz w:val="24"/>
          <w:szCs w:val="24"/>
        </w:rPr>
        <w:t xml:space="preserve">10 рабочих дней после внесения изменений о смене Председателе правления в ЕГРЮЛ (Единый государственный реестр юридических лиц) по акту приема-передачи, в присутствии комиссии из членов правления и Ревизионной комиссии </w:t>
      </w:r>
      <w:r w:rsidRPr="008D755A">
        <w:rPr>
          <w:rFonts w:ascii="Times New Roman" w:hAnsi="Times New Roman" w:cs="Times New Roman"/>
          <w:color w:val="FF0000"/>
          <w:sz w:val="24"/>
          <w:szCs w:val="24"/>
        </w:rPr>
        <w:t xml:space="preserve">производится </w:t>
      </w:r>
      <w:del w:id="203" w:author="Пользователь" w:date="2019-03-22T19:53:00Z">
        <w:r>
          <w:rPr>
            <w:rFonts w:ascii="Times New Roman" w:hAnsi="Times New Roman" w:cs="Times New Roman"/>
            <w:color w:val="FF0000"/>
            <w:sz w:val="24"/>
            <w:szCs w:val="24"/>
          </w:rPr>
          <w:delText xml:space="preserve"> </w:delText>
        </w:r>
      </w:del>
      <w:r>
        <w:rPr>
          <w:rFonts w:ascii="Times New Roman" w:hAnsi="Times New Roman" w:cs="Times New Roman"/>
          <w:color w:val="FF0000"/>
          <w:sz w:val="24"/>
          <w:szCs w:val="24"/>
        </w:rPr>
        <w:t>передача дел</w:t>
      </w:r>
      <w:r w:rsidRPr="008D755A">
        <w:rPr>
          <w:rFonts w:ascii="Times New Roman" w:hAnsi="Times New Roman" w:cs="Times New Roman"/>
          <w:color w:val="FF0000"/>
          <w:sz w:val="24"/>
          <w:szCs w:val="24"/>
        </w:rPr>
        <w:t>.</w:t>
      </w:r>
      <w:r w:rsidRPr="008D755A">
        <w:rPr>
          <w:rFonts w:ascii="Times New Roman" w:hAnsi="Times New Roman" w:cs="Times New Roman"/>
          <w:b/>
          <w:color w:val="FF0000"/>
          <w:sz w:val="24"/>
          <w:szCs w:val="24"/>
        </w:rPr>
        <w:t xml:space="preserve">  </w:t>
      </w:r>
      <w:r w:rsidRPr="008D755A">
        <w:rPr>
          <w:rFonts w:ascii="Times New Roman" w:hAnsi="Times New Roman" w:cs="Times New Roman"/>
          <w:color w:val="FF0000"/>
          <w:sz w:val="24"/>
          <w:szCs w:val="24"/>
        </w:rPr>
        <w:t xml:space="preserve">К акту приема-сдачи прилагаются: акт о состоянии </w:t>
      </w:r>
      <w:r w:rsidRPr="008D755A">
        <w:rPr>
          <w:rFonts w:ascii="Times New Roman" w:hAnsi="Times New Roman" w:cs="Times New Roman"/>
          <w:color w:val="FF0000"/>
          <w:sz w:val="24"/>
          <w:szCs w:val="24"/>
        </w:rPr>
        <w:lastRenderedPageBreak/>
        <w:t>остатка по кассе, составленный на основании ревизии кассы в соответствии с законодательством; материалы с результатами документальной ревизии Товарищества; справка о наличии и сохранности печатей, штампов и т.д.</w:t>
      </w:r>
    </w:p>
    <w:p w14:paraId="30CF8EE5" w14:textId="77777777" w:rsidR="00C5000C" w:rsidRPr="007A1E3B" w:rsidRDefault="00C5000C" w:rsidP="00C5000C">
      <w:pPr>
        <w:spacing w:after="0"/>
        <w:jc w:val="both"/>
        <w:rPr>
          <w:rFonts w:ascii="Times New Roman" w:hAnsi="Times New Roman" w:cs="Times New Roman"/>
          <w:b/>
          <w:color w:val="FF0000"/>
          <w:sz w:val="24"/>
          <w:szCs w:val="24"/>
        </w:rPr>
      </w:pPr>
      <w:r>
        <w:rPr>
          <w:rFonts w:ascii="Times New Roman" w:hAnsi="Times New Roman" w:cs="Times New Roman"/>
          <w:color w:val="FF0000"/>
          <w:sz w:val="24"/>
          <w:szCs w:val="24"/>
        </w:rPr>
        <w:t>При смене председателя т</w:t>
      </w:r>
      <w:r w:rsidRPr="008D755A">
        <w:rPr>
          <w:rFonts w:ascii="Times New Roman" w:hAnsi="Times New Roman" w:cs="Times New Roman"/>
          <w:color w:val="FF0000"/>
          <w:sz w:val="24"/>
          <w:szCs w:val="24"/>
        </w:rPr>
        <w:t>оварищества подлежат передаче документы, со</w:t>
      </w:r>
      <w:r>
        <w:rPr>
          <w:rFonts w:ascii="Times New Roman" w:hAnsi="Times New Roman" w:cs="Times New Roman"/>
          <w:color w:val="FF0000"/>
          <w:sz w:val="24"/>
          <w:szCs w:val="24"/>
        </w:rPr>
        <w:t>держащие сведения:  о расходах т</w:t>
      </w:r>
      <w:r w:rsidRPr="008D755A">
        <w:rPr>
          <w:rFonts w:ascii="Times New Roman" w:hAnsi="Times New Roman" w:cs="Times New Roman"/>
          <w:color w:val="FF0000"/>
          <w:sz w:val="24"/>
          <w:szCs w:val="24"/>
        </w:rPr>
        <w:t>оварищества, о состоянии кадровой политике, об использовании фонда оплаты труда и иных фондах, о состоянии  организационной и финансово-бюджетной, кассовой и штатной дисциплины  на основании данных на 1-е число последнего месяца, о заключенных хозяйственных договорах;  о запасах  и движении товарно-материальных ценностей, неликвидного имущества и ином имуществе;  характеристику состояния средств (фондов), средств технического  контроля, компьютерной, множительной и другой техники;   о состоянии  документации по бухгалтерскому учету и иное</w:t>
      </w:r>
      <w:r>
        <w:rPr>
          <w:rFonts w:ascii="Times New Roman" w:hAnsi="Times New Roman" w:cs="Times New Roman"/>
          <w:b/>
          <w:color w:val="FF0000"/>
          <w:sz w:val="24"/>
          <w:szCs w:val="24"/>
        </w:rPr>
        <w:t>.</w:t>
      </w:r>
    </w:p>
    <w:p w14:paraId="25A9C4DB" w14:textId="77777777" w:rsidR="00C5000C" w:rsidRPr="008D755A"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 xml:space="preserve">12.10. После избрания председатель </w:t>
      </w:r>
      <w:r>
        <w:rPr>
          <w:rFonts w:ascii="Times New Roman" w:hAnsi="Times New Roman" w:cs="Times New Roman"/>
          <w:color w:val="FF0000"/>
          <w:sz w:val="24"/>
          <w:szCs w:val="24"/>
        </w:rPr>
        <w:t>т</w:t>
      </w:r>
      <w:r w:rsidRPr="008D755A">
        <w:rPr>
          <w:rFonts w:ascii="Times New Roman" w:hAnsi="Times New Roman" w:cs="Times New Roman"/>
          <w:color w:val="FF0000"/>
          <w:sz w:val="24"/>
          <w:szCs w:val="24"/>
        </w:rPr>
        <w:t>оварищества обязан:</w:t>
      </w:r>
    </w:p>
    <w:p w14:paraId="7CF1BAFB" w14:textId="77777777" w:rsidR="00C5000C" w:rsidRPr="008D755A" w:rsidRDefault="00C5000C" w:rsidP="00C5000C">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12.10.1. издать приказ по т</w:t>
      </w:r>
      <w:r w:rsidRPr="008D755A">
        <w:rPr>
          <w:rFonts w:ascii="Times New Roman" w:hAnsi="Times New Roman" w:cs="Times New Roman"/>
          <w:color w:val="FF0000"/>
          <w:sz w:val="24"/>
          <w:szCs w:val="24"/>
        </w:rPr>
        <w:t>овариществу о назначении на должность председателя правления;</w:t>
      </w:r>
    </w:p>
    <w:p w14:paraId="609F1C94" w14:textId="77777777" w:rsidR="00C5000C" w:rsidRPr="008D755A"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12.10.2. ознакомиться с обязан</w:t>
      </w:r>
      <w:r>
        <w:rPr>
          <w:rFonts w:ascii="Times New Roman" w:hAnsi="Times New Roman" w:cs="Times New Roman"/>
          <w:color w:val="FF0000"/>
          <w:sz w:val="24"/>
          <w:szCs w:val="24"/>
        </w:rPr>
        <w:t>ностями председателя, согласно у</w:t>
      </w:r>
      <w:r w:rsidRPr="008D755A">
        <w:rPr>
          <w:rFonts w:ascii="Times New Roman" w:hAnsi="Times New Roman" w:cs="Times New Roman"/>
          <w:color w:val="FF0000"/>
          <w:sz w:val="24"/>
          <w:szCs w:val="24"/>
        </w:rPr>
        <w:t>ставу товарищества;</w:t>
      </w:r>
    </w:p>
    <w:p w14:paraId="53183B19" w14:textId="77777777" w:rsidR="00C5000C" w:rsidRPr="008D755A"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12.10.3. собрать правление товарищества и пригласить ревизионную комиссию для определения порядка и сроков при</w:t>
      </w:r>
      <w:r>
        <w:rPr>
          <w:rFonts w:ascii="Times New Roman" w:hAnsi="Times New Roman" w:cs="Times New Roman"/>
          <w:color w:val="FF0000"/>
          <w:sz w:val="24"/>
          <w:szCs w:val="24"/>
        </w:rPr>
        <w:t xml:space="preserve">ема - передачи дел и должности; </w:t>
      </w:r>
      <w:r w:rsidRPr="008D755A">
        <w:rPr>
          <w:rFonts w:ascii="Times New Roman" w:hAnsi="Times New Roman" w:cs="Times New Roman"/>
          <w:color w:val="FF0000"/>
          <w:sz w:val="24"/>
          <w:szCs w:val="24"/>
        </w:rPr>
        <w:t>назначить ответственных из состава нового правления за инвентаризацию материальных средств и документации товарищества;</w:t>
      </w:r>
    </w:p>
    <w:p w14:paraId="63A0060C" w14:textId="77777777" w:rsidR="00C5000C" w:rsidRPr="008D755A"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12.10.5. произвести полную инвентаризацию материальных средств и документации по факту и имеющимся документам учета</w:t>
      </w:r>
      <w:r>
        <w:rPr>
          <w:rFonts w:ascii="Times New Roman" w:hAnsi="Times New Roman" w:cs="Times New Roman"/>
          <w:color w:val="FF0000"/>
          <w:sz w:val="24"/>
          <w:szCs w:val="24"/>
        </w:rPr>
        <w:t xml:space="preserve">; </w:t>
      </w:r>
      <w:r w:rsidRPr="008D755A">
        <w:rPr>
          <w:rFonts w:ascii="Times New Roman" w:hAnsi="Times New Roman" w:cs="Times New Roman"/>
          <w:color w:val="FF0000"/>
          <w:sz w:val="24"/>
          <w:szCs w:val="24"/>
        </w:rPr>
        <w:t>совместно с членами нового правления принять материальные средства и документацию товарищества;</w:t>
      </w:r>
    </w:p>
    <w:p w14:paraId="0D14DDA5" w14:textId="77777777" w:rsidR="00C5000C" w:rsidRPr="008D755A"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12.10.6. издать приказ по товариществу о приеме дел и должности председателя правления;</w:t>
      </w:r>
    </w:p>
    <w:p w14:paraId="7487A9E7" w14:textId="77777777" w:rsidR="00C5000C" w:rsidRPr="008D755A" w:rsidRDefault="00C5000C" w:rsidP="00C5000C">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12.10.</w:t>
      </w:r>
      <w:proofErr w:type="gramStart"/>
      <w:r>
        <w:rPr>
          <w:rFonts w:ascii="Times New Roman" w:hAnsi="Times New Roman" w:cs="Times New Roman"/>
          <w:color w:val="FF0000"/>
          <w:sz w:val="24"/>
          <w:szCs w:val="24"/>
        </w:rPr>
        <w:t>7.</w:t>
      </w:r>
      <w:r w:rsidRPr="008D755A">
        <w:rPr>
          <w:rFonts w:ascii="Times New Roman" w:hAnsi="Times New Roman" w:cs="Times New Roman"/>
          <w:color w:val="FF0000"/>
          <w:sz w:val="24"/>
          <w:szCs w:val="24"/>
        </w:rPr>
        <w:t>переоформить</w:t>
      </w:r>
      <w:proofErr w:type="gramEnd"/>
      <w:r w:rsidRPr="008D755A">
        <w:rPr>
          <w:rFonts w:ascii="Times New Roman" w:hAnsi="Times New Roman" w:cs="Times New Roman"/>
          <w:color w:val="FF0000"/>
          <w:sz w:val="24"/>
          <w:szCs w:val="24"/>
        </w:rPr>
        <w:t xml:space="preserve"> необходимые документы в регистрирующих органах по установленной форме; переоформить необходимые документы </w:t>
      </w:r>
      <w:r>
        <w:rPr>
          <w:rFonts w:ascii="Times New Roman" w:hAnsi="Times New Roman" w:cs="Times New Roman"/>
          <w:color w:val="FF0000"/>
          <w:sz w:val="24"/>
          <w:szCs w:val="24"/>
        </w:rPr>
        <w:t xml:space="preserve">в </w:t>
      </w:r>
      <w:r w:rsidRPr="008D755A">
        <w:rPr>
          <w:rFonts w:ascii="Times New Roman" w:hAnsi="Times New Roman" w:cs="Times New Roman"/>
          <w:color w:val="FF0000"/>
          <w:sz w:val="24"/>
          <w:szCs w:val="24"/>
        </w:rPr>
        <w:t>банке, где открыт расчетный счет товарищества;</w:t>
      </w:r>
    </w:p>
    <w:p w14:paraId="138DEE25" w14:textId="3DA1C1B0" w:rsidR="00C5000C" w:rsidRDefault="00C5000C" w:rsidP="00C5000C">
      <w:pPr>
        <w:spacing w:after="0"/>
        <w:jc w:val="both"/>
        <w:rPr>
          <w:rFonts w:ascii="Times New Roman" w:hAnsi="Times New Roman" w:cs="Times New Roman"/>
          <w:color w:val="FF0000"/>
          <w:sz w:val="24"/>
          <w:szCs w:val="24"/>
        </w:rPr>
      </w:pPr>
      <w:r w:rsidRPr="008D755A">
        <w:rPr>
          <w:rFonts w:ascii="Times New Roman" w:hAnsi="Times New Roman" w:cs="Times New Roman"/>
          <w:color w:val="FF0000"/>
          <w:sz w:val="24"/>
          <w:szCs w:val="24"/>
        </w:rPr>
        <w:t>12.10.8. провести иные сопутствующие необходимые действия</w:t>
      </w:r>
    </w:p>
    <w:p w14:paraId="63200F1A" w14:textId="77777777" w:rsidR="000B29CA" w:rsidRPr="000B29CA" w:rsidRDefault="000B29CA" w:rsidP="000B29CA">
      <w:pPr>
        <w:spacing w:after="0"/>
        <w:jc w:val="both"/>
        <w:rPr>
          <w:rFonts w:ascii="Times New Roman" w:hAnsi="Times New Roman" w:cs="Times New Roman"/>
          <w:color w:val="FF0000"/>
          <w:sz w:val="24"/>
          <w:szCs w:val="24"/>
        </w:rPr>
      </w:pPr>
      <w:r w:rsidRPr="000B29CA">
        <w:rPr>
          <w:rFonts w:ascii="Times New Roman" w:hAnsi="Times New Roman" w:cs="Times New Roman"/>
          <w:color w:val="FF0000"/>
          <w:sz w:val="24"/>
          <w:szCs w:val="24"/>
        </w:rPr>
        <w:t>12.11. Товарищество в лице Председателя правления осуществляет хранение следующих документов: Устав Товарищества, а также изменения и дополнения к нему, свидетельство о государственной регистрации Товарищества; протоколы общих собраний и заседаний правления Товарищества, документы, подтверждающие права Товарищества на имущество, находящееся на его балансе; годовые отчеты, документы бухгалтерского и налогового учета, документы бухгалтерской отчетности и отчетности во внебюджетные фонды; заключения Ревизионной комиссии (Ревизора); аудитора, государственных и муниципальных органов финансового контроля; иные документы, предусмотренные решениями общего собрания членов Товарищества.</w:t>
      </w:r>
    </w:p>
    <w:p w14:paraId="01905E0C" w14:textId="77777777" w:rsidR="000B29CA" w:rsidRDefault="000B29CA" w:rsidP="00C5000C">
      <w:pPr>
        <w:spacing w:after="0"/>
        <w:jc w:val="both"/>
        <w:rPr>
          <w:rFonts w:ascii="Times New Roman" w:hAnsi="Times New Roman" w:cs="Times New Roman"/>
          <w:color w:val="FF0000"/>
          <w:sz w:val="24"/>
          <w:szCs w:val="24"/>
        </w:rPr>
      </w:pPr>
    </w:p>
    <w:p w14:paraId="0C9D237C" w14:textId="77777777" w:rsidR="00C5000C" w:rsidRPr="00AF1EE9" w:rsidRDefault="00C5000C" w:rsidP="00AF1EE9">
      <w:pPr>
        <w:spacing w:after="0"/>
        <w:jc w:val="both"/>
        <w:rPr>
          <w:rFonts w:ascii="Times New Roman" w:hAnsi="Times New Roman" w:cs="Times New Roman"/>
          <w:sz w:val="24"/>
          <w:szCs w:val="24"/>
        </w:rPr>
      </w:pPr>
    </w:p>
    <w:p w14:paraId="66AE6472" w14:textId="77777777" w:rsidR="007A3CD5" w:rsidRPr="00AF1EE9" w:rsidRDefault="007A3CD5" w:rsidP="00AF1EE9">
      <w:pPr>
        <w:spacing w:after="0"/>
        <w:jc w:val="both"/>
        <w:rPr>
          <w:rFonts w:ascii="Times New Roman" w:hAnsi="Times New Roman" w:cs="Times New Roman"/>
          <w:sz w:val="24"/>
          <w:szCs w:val="24"/>
        </w:rPr>
      </w:pPr>
    </w:p>
    <w:p w14:paraId="714AB99C" w14:textId="6D45A4AB" w:rsidR="00D136FD" w:rsidRPr="00D136FD" w:rsidRDefault="00983E61" w:rsidP="00983E61">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w:t>
      </w:r>
      <w:r w:rsidR="00865DC0">
        <w:rPr>
          <w:sz w:val="24"/>
          <w:szCs w:val="24"/>
        </w:rPr>
        <w:t>3</w:t>
      </w:r>
      <w:r w:rsidR="00D136FD" w:rsidRPr="00D136FD">
        <w:rPr>
          <w:sz w:val="24"/>
          <w:szCs w:val="24"/>
        </w:rPr>
        <w:t xml:space="preserve">. </w:t>
      </w:r>
      <w:r w:rsidR="00865DC0">
        <w:rPr>
          <w:sz w:val="24"/>
          <w:szCs w:val="24"/>
        </w:rPr>
        <w:t>Р</w:t>
      </w:r>
      <w:r w:rsidR="00D136FD" w:rsidRPr="00D136FD">
        <w:rPr>
          <w:sz w:val="24"/>
          <w:szCs w:val="24"/>
        </w:rPr>
        <w:t>еорганизации и ликвидации Товарищества</w:t>
      </w:r>
    </w:p>
    <w:p w14:paraId="2F4FE478" w14:textId="6363D3A3" w:rsidR="00865DC0" w:rsidRPr="00865DC0" w:rsidRDefault="00865DC0" w:rsidP="00865DC0">
      <w:pPr>
        <w:spacing w:after="0"/>
        <w:jc w:val="both"/>
        <w:rPr>
          <w:rFonts w:ascii="Times New Roman" w:hAnsi="Times New Roman" w:cs="Times New Roman"/>
          <w:sz w:val="24"/>
          <w:szCs w:val="24"/>
        </w:rPr>
      </w:pPr>
      <w:r w:rsidRPr="00865DC0">
        <w:rPr>
          <w:rFonts w:ascii="Times New Roman" w:hAnsi="Times New Roman" w:cs="Times New Roman"/>
          <w:sz w:val="24"/>
          <w:szCs w:val="24"/>
        </w:rPr>
        <w:t xml:space="preserve">13.1. </w:t>
      </w:r>
      <w:r w:rsidR="007F6F7D">
        <w:rPr>
          <w:rFonts w:ascii="Times New Roman" w:hAnsi="Times New Roman" w:cs="Times New Roman"/>
          <w:sz w:val="24"/>
          <w:szCs w:val="24"/>
        </w:rPr>
        <w:t>Т</w:t>
      </w:r>
      <w:r w:rsidRPr="00865DC0">
        <w:rPr>
          <w:rFonts w:ascii="Times New Roman" w:hAnsi="Times New Roman" w:cs="Times New Roman"/>
          <w:sz w:val="24"/>
          <w:szCs w:val="24"/>
        </w:rPr>
        <w:t>оварищество в случае принятия его членами решения об изменении вида деятельности на производство, переработку и сбыт продукции растениеводства или иную деятельность, которая не связана с ведением садоводства и для осуществления которой в соответствии с Гражданским</w:t>
      </w:r>
      <w:r>
        <w:rPr>
          <w:rFonts w:ascii="Times New Roman" w:hAnsi="Times New Roman" w:cs="Times New Roman"/>
          <w:sz w:val="24"/>
          <w:szCs w:val="24"/>
        </w:rPr>
        <w:t xml:space="preserve"> </w:t>
      </w:r>
      <w:hyperlink r:id="rId52" w:anchor="dst1600" w:history="1">
        <w:r w:rsidRPr="00865DC0">
          <w:rPr>
            <w:rStyle w:val="a6"/>
            <w:rFonts w:ascii="Times New Roman" w:hAnsi="Times New Roman" w:cs="Times New Roman"/>
            <w:color w:val="auto"/>
            <w:sz w:val="24"/>
            <w:szCs w:val="24"/>
            <w:u w:val="none"/>
          </w:rPr>
          <w:t>кодексом</w:t>
        </w:r>
      </w:hyperlink>
      <w:r>
        <w:rPr>
          <w:rFonts w:ascii="Times New Roman" w:hAnsi="Times New Roman" w:cs="Times New Roman"/>
          <w:sz w:val="24"/>
          <w:szCs w:val="24"/>
        </w:rPr>
        <w:t xml:space="preserve"> </w:t>
      </w:r>
      <w:r w:rsidRPr="00865DC0">
        <w:rPr>
          <w:rFonts w:ascii="Times New Roman" w:hAnsi="Times New Roman" w:cs="Times New Roman"/>
          <w:sz w:val="24"/>
          <w:szCs w:val="24"/>
        </w:rPr>
        <w:t xml:space="preserve">Российской Федерации допускается создание </w:t>
      </w:r>
      <w:r w:rsidRPr="00865DC0">
        <w:rPr>
          <w:rFonts w:ascii="Times New Roman" w:hAnsi="Times New Roman" w:cs="Times New Roman"/>
          <w:sz w:val="24"/>
          <w:szCs w:val="24"/>
        </w:rPr>
        <w:lastRenderedPageBreak/>
        <w:t>потребительского кооператива, должно быть преобразовано в потребительский кооператив.</w:t>
      </w:r>
    </w:p>
    <w:p w14:paraId="26FC8ACA" w14:textId="1B7135F0" w:rsidR="00865DC0" w:rsidRPr="00865DC0" w:rsidRDefault="00865DC0" w:rsidP="00865DC0">
      <w:pPr>
        <w:spacing w:after="0"/>
        <w:jc w:val="both"/>
        <w:rPr>
          <w:rFonts w:ascii="Times New Roman" w:hAnsi="Times New Roman" w:cs="Times New Roman"/>
          <w:sz w:val="24"/>
          <w:szCs w:val="24"/>
        </w:rPr>
      </w:pPr>
      <w:bookmarkStart w:id="204" w:name="dst100365"/>
      <w:bookmarkEnd w:id="204"/>
      <w:r>
        <w:rPr>
          <w:rFonts w:ascii="Times New Roman" w:hAnsi="Times New Roman" w:cs="Times New Roman"/>
          <w:sz w:val="24"/>
          <w:szCs w:val="24"/>
        </w:rPr>
        <w:t>13.</w:t>
      </w:r>
      <w:r w:rsidRPr="00865DC0">
        <w:rPr>
          <w:rFonts w:ascii="Times New Roman" w:hAnsi="Times New Roman" w:cs="Times New Roman"/>
          <w:sz w:val="24"/>
          <w:szCs w:val="24"/>
        </w:rPr>
        <w:t xml:space="preserve">2. </w:t>
      </w:r>
      <w:ins w:id="205" w:author="Пользователь" w:date="2019-03-22T19:53:00Z">
        <w:r w:rsidR="00181555">
          <w:rPr>
            <w:rFonts w:ascii="Times New Roman" w:hAnsi="Times New Roman" w:cs="Times New Roman"/>
            <w:sz w:val="24"/>
            <w:szCs w:val="24"/>
          </w:rPr>
          <w:t>Т</w:t>
        </w:r>
        <w:r w:rsidRPr="00865DC0">
          <w:rPr>
            <w:rFonts w:ascii="Times New Roman" w:hAnsi="Times New Roman" w:cs="Times New Roman"/>
            <w:sz w:val="24"/>
            <w:szCs w:val="24"/>
          </w:rPr>
          <w:t>оварищество</w:t>
        </w:r>
      </w:ins>
      <w:del w:id="206" w:author="Пользователь" w:date="2019-03-22T19:53:00Z">
        <w:r w:rsidRPr="00865DC0">
          <w:rPr>
            <w:rFonts w:ascii="Times New Roman" w:hAnsi="Times New Roman" w:cs="Times New Roman"/>
            <w:sz w:val="24"/>
            <w:szCs w:val="24"/>
          </w:rPr>
          <w:delText>Садоводческое некоммерческое товарищество</w:delText>
        </w:r>
      </w:del>
      <w:r w:rsidRPr="00865DC0">
        <w:rPr>
          <w:rFonts w:ascii="Times New Roman" w:hAnsi="Times New Roman" w:cs="Times New Roman"/>
          <w:sz w:val="24"/>
          <w:szCs w:val="24"/>
        </w:rPr>
        <w:t xml:space="preserve"> по решению общего собрания членов товарищества вправе изменить свой вид на товарищество собственников жилья без изменения организационно-правовой формы товарищества собственников недвижимости в случае его соответствия нормам жилищного</w:t>
      </w:r>
      <w:r>
        <w:rPr>
          <w:rFonts w:ascii="Times New Roman" w:hAnsi="Times New Roman" w:cs="Times New Roman"/>
          <w:sz w:val="24"/>
          <w:szCs w:val="24"/>
        </w:rPr>
        <w:t xml:space="preserve"> </w:t>
      </w:r>
      <w:hyperlink r:id="rId53" w:anchor="dst100761" w:history="1">
        <w:r w:rsidRPr="00865DC0">
          <w:rPr>
            <w:rStyle w:val="a6"/>
            <w:rFonts w:ascii="Times New Roman" w:hAnsi="Times New Roman" w:cs="Times New Roman"/>
            <w:color w:val="auto"/>
            <w:sz w:val="24"/>
            <w:szCs w:val="24"/>
            <w:u w:val="none"/>
          </w:rPr>
          <w:t>законодательства</w:t>
        </w:r>
      </w:hyperlink>
      <w:r>
        <w:rPr>
          <w:rFonts w:ascii="Times New Roman" w:hAnsi="Times New Roman" w:cs="Times New Roman"/>
          <w:sz w:val="24"/>
          <w:szCs w:val="24"/>
        </w:rPr>
        <w:t xml:space="preserve"> </w:t>
      </w:r>
      <w:r w:rsidRPr="00865DC0">
        <w:rPr>
          <w:rFonts w:ascii="Times New Roman" w:hAnsi="Times New Roman" w:cs="Times New Roman"/>
          <w:sz w:val="24"/>
          <w:szCs w:val="24"/>
        </w:rPr>
        <w:t>Российской Федерации, регулирующего создание товарищества собственников жилья, и одновременного удовлетворения следующим условиям:</w:t>
      </w:r>
    </w:p>
    <w:p w14:paraId="41652DE4" w14:textId="0D4A93DC" w:rsidR="00865DC0" w:rsidRPr="00865DC0" w:rsidRDefault="00865DC0" w:rsidP="00865DC0">
      <w:pPr>
        <w:spacing w:after="0"/>
        <w:jc w:val="both"/>
        <w:rPr>
          <w:rFonts w:ascii="Times New Roman" w:hAnsi="Times New Roman" w:cs="Times New Roman"/>
          <w:sz w:val="24"/>
          <w:szCs w:val="24"/>
        </w:rPr>
      </w:pPr>
      <w:bookmarkStart w:id="207" w:name="dst100366"/>
      <w:bookmarkEnd w:id="207"/>
      <w:r>
        <w:rPr>
          <w:rFonts w:ascii="Times New Roman" w:hAnsi="Times New Roman" w:cs="Times New Roman"/>
          <w:sz w:val="24"/>
          <w:szCs w:val="24"/>
        </w:rPr>
        <w:t>13.2.</w:t>
      </w:r>
      <w:r w:rsidRPr="00865DC0">
        <w:rPr>
          <w:rFonts w:ascii="Times New Roman" w:hAnsi="Times New Roman" w:cs="Times New Roman"/>
          <w:sz w:val="24"/>
          <w:szCs w:val="24"/>
        </w:rPr>
        <w:t>1</w:t>
      </w:r>
      <w:r>
        <w:rPr>
          <w:rFonts w:ascii="Times New Roman" w:hAnsi="Times New Roman" w:cs="Times New Roman"/>
          <w:sz w:val="24"/>
          <w:szCs w:val="24"/>
        </w:rPr>
        <w:t>.</w:t>
      </w:r>
      <w:r w:rsidRPr="00865DC0">
        <w:rPr>
          <w:rFonts w:ascii="Times New Roman" w:hAnsi="Times New Roman" w:cs="Times New Roman"/>
          <w:sz w:val="24"/>
          <w:szCs w:val="24"/>
        </w:rPr>
        <w:t xml:space="preserve"> территория садоводства расположена в границах населенного пункта;</w:t>
      </w:r>
    </w:p>
    <w:p w14:paraId="619E5ABE" w14:textId="2DD66100" w:rsidR="00865DC0" w:rsidRPr="00865DC0" w:rsidRDefault="00865DC0" w:rsidP="00865DC0">
      <w:pPr>
        <w:spacing w:after="0"/>
        <w:jc w:val="both"/>
        <w:rPr>
          <w:rFonts w:ascii="Times New Roman" w:hAnsi="Times New Roman" w:cs="Times New Roman"/>
          <w:sz w:val="24"/>
          <w:szCs w:val="24"/>
        </w:rPr>
      </w:pPr>
      <w:bookmarkStart w:id="208" w:name="dst100367"/>
      <w:bookmarkEnd w:id="208"/>
      <w:r>
        <w:rPr>
          <w:rFonts w:ascii="Times New Roman" w:hAnsi="Times New Roman" w:cs="Times New Roman"/>
          <w:sz w:val="24"/>
          <w:szCs w:val="24"/>
        </w:rPr>
        <w:t>13.2.</w:t>
      </w:r>
      <w:r w:rsidRPr="00865DC0">
        <w:rPr>
          <w:rFonts w:ascii="Times New Roman" w:hAnsi="Times New Roman" w:cs="Times New Roman"/>
          <w:sz w:val="24"/>
          <w:szCs w:val="24"/>
        </w:rPr>
        <w:t>2</w:t>
      </w:r>
      <w:r>
        <w:rPr>
          <w:rFonts w:ascii="Times New Roman" w:hAnsi="Times New Roman" w:cs="Times New Roman"/>
          <w:sz w:val="24"/>
          <w:szCs w:val="24"/>
        </w:rPr>
        <w:t>.</w:t>
      </w:r>
      <w:r w:rsidRPr="00865DC0">
        <w:rPr>
          <w:rFonts w:ascii="Times New Roman" w:hAnsi="Times New Roman" w:cs="Times New Roman"/>
          <w:sz w:val="24"/>
          <w:szCs w:val="24"/>
        </w:rPr>
        <w:t xml:space="preserve"> на всех садовых земельных участках, расположенных в границах территории садоводства, размещены жилые дома.</w:t>
      </w:r>
    </w:p>
    <w:p w14:paraId="130C1FD7" w14:textId="03ECCE41" w:rsidR="00865DC0" w:rsidRPr="00865DC0" w:rsidRDefault="00865DC0" w:rsidP="00865DC0">
      <w:pPr>
        <w:spacing w:after="0"/>
        <w:jc w:val="both"/>
        <w:rPr>
          <w:rFonts w:ascii="Times New Roman" w:hAnsi="Times New Roman" w:cs="Times New Roman"/>
          <w:sz w:val="24"/>
          <w:szCs w:val="24"/>
        </w:rPr>
      </w:pPr>
      <w:bookmarkStart w:id="209" w:name="dst100368"/>
      <w:bookmarkEnd w:id="209"/>
      <w:r>
        <w:rPr>
          <w:rFonts w:ascii="Times New Roman" w:hAnsi="Times New Roman" w:cs="Times New Roman"/>
          <w:sz w:val="24"/>
          <w:szCs w:val="24"/>
        </w:rPr>
        <w:t>13.2.</w:t>
      </w:r>
      <w:r w:rsidRPr="00865DC0">
        <w:rPr>
          <w:rFonts w:ascii="Times New Roman" w:hAnsi="Times New Roman" w:cs="Times New Roman"/>
          <w:sz w:val="24"/>
          <w:szCs w:val="24"/>
        </w:rPr>
        <w:t>3. Изменение вида садоводческого некоммерческого товарищества на товарищество собственников жилья не является его реорганизацией.</w:t>
      </w:r>
    </w:p>
    <w:p w14:paraId="7CA4DEC0" w14:textId="69948E4E" w:rsidR="00865DC0" w:rsidRPr="00865DC0" w:rsidRDefault="00865DC0" w:rsidP="00865DC0">
      <w:pPr>
        <w:spacing w:after="0"/>
        <w:jc w:val="both"/>
        <w:rPr>
          <w:rFonts w:ascii="Times New Roman" w:hAnsi="Times New Roman" w:cs="Times New Roman"/>
          <w:sz w:val="24"/>
          <w:szCs w:val="24"/>
        </w:rPr>
      </w:pPr>
      <w:r>
        <w:rPr>
          <w:rFonts w:ascii="Times New Roman" w:hAnsi="Times New Roman" w:cs="Times New Roman"/>
          <w:sz w:val="24"/>
          <w:szCs w:val="24"/>
        </w:rPr>
        <w:t>13.3.</w:t>
      </w:r>
      <w:r w:rsidRPr="00865DC0">
        <w:rPr>
          <w:rFonts w:ascii="Times New Roman" w:hAnsi="Times New Roman" w:cs="Times New Roman"/>
          <w:sz w:val="24"/>
          <w:szCs w:val="24"/>
        </w:rPr>
        <w:t xml:space="preserve"> При ликвидации товарищества имущество общего пользования товарищества, за исключением недвижимого имущества общего пользования, находящегося в собственности товарищества и оставшегося после удовлетворения требований кредиторов, передается собственникам садовых или огородных земельных участков, расположенных в границах территории садоводства или огородничества, пропорционально их площади вне зависимости от того, являлись ли данные лица членами товарищества.</w:t>
      </w:r>
    </w:p>
    <w:p w14:paraId="5C0267E8" w14:textId="160BEF23" w:rsidR="00865DC0" w:rsidRPr="00865DC0" w:rsidRDefault="00865DC0" w:rsidP="00865DC0">
      <w:pPr>
        <w:spacing w:after="0"/>
        <w:jc w:val="both"/>
        <w:rPr>
          <w:rFonts w:ascii="Times New Roman" w:hAnsi="Times New Roman" w:cs="Times New Roman"/>
          <w:sz w:val="24"/>
          <w:szCs w:val="24"/>
        </w:rPr>
      </w:pPr>
      <w:bookmarkStart w:id="210" w:name="dst100371"/>
      <w:bookmarkEnd w:id="210"/>
      <w:r>
        <w:rPr>
          <w:rFonts w:ascii="Times New Roman" w:hAnsi="Times New Roman" w:cs="Times New Roman"/>
          <w:sz w:val="24"/>
          <w:szCs w:val="24"/>
        </w:rPr>
        <w:t>13.4</w:t>
      </w:r>
      <w:r w:rsidRPr="00865DC0">
        <w:rPr>
          <w:rFonts w:ascii="Times New Roman" w:hAnsi="Times New Roman" w:cs="Times New Roman"/>
          <w:sz w:val="24"/>
          <w:szCs w:val="24"/>
        </w:rPr>
        <w:t>. На недвижимое имущество общего пользования, находящееся в границах территории садоводства или огородничества, не может быть обращено взыскание. При ликвидации товарищества такое имущество, находящееся в собственности товарищества, безвозмездно передается в общую долевую собственность собственников садовых или огородных земельных участков, расположенных в границах территории садоводства или огородничества, пропорционально их площади вне зависимости от того, являлись ли данные лица членами товарищества.</w:t>
      </w:r>
    </w:p>
    <w:p w14:paraId="6359085F" w14:textId="51505811" w:rsidR="00865DC0" w:rsidRDefault="00865DC0" w:rsidP="00865DC0">
      <w:pPr>
        <w:spacing w:after="0"/>
        <w:jc w:val="both"/>
        <w:rPr>
          <w:rFonts w:ascii="Times New Roman" w:hAnsi="Times New Roman" w:cs="Times New Roman"/>
          <w:sz w:val="24"/>
          <w:szCs w:val="24"/>
        </w:rPr>
      </w:pPr>
      <w:bookmarkStart w:id="211" w:name="dst100372"/>
      <w:bookmarkEnd w:id="211"/>
      <w:r>
        <w:rPr>
          <w:rFonts w:ascii="Times New Roman" w:hAnsi="Times New Roman" w:cs="Times New Roman"/>
          <w:sz w:val="24"/>
          <w:szCs w:val="24"/>
        </w:rPr>
        <w:t>13.5</w:t>
      </w:r>
      <w:r w:rsidRPr="00865DC0">
        <w:rPr>
          <w:rFonts w:ascii="Times New Roman" w:hAnsi="Times New Roman" w:cs="Times New Roman"/>
          <w:sz w:val="24"/>
          <w:szCs w:val="24"/>
        </w:rPr>
        <w:t>. В случае несоблюдения требования к количеству членов товарищества, установленного</w:t>
      </w:r>
      <w:r>
        <w:rPr>
          <w:rFonts w:ascii="Times New Roman" w:hAnsi="Times New Roman" w:cs="Times New Roman"/>
          <w:sz w:val="24"/>
          <w:szCs w:val="24"/>
        </w:rPr>
        <w:t xml:space="preserve"> </w:t>
      </w:r>
      <w:r w:rsidRPr="00865DC0">
        <w:rPr>
          <w:rFonts w:ascii="Times New Roman" w:hAnsi="Times New Roman" w:cs="Times New Roman"/>
          <w:sz w:val="24"/>
          <w:szCs w:val="24"/>
        </w:rPr>
        <w:t>настоящ</w:t>
      </w:r>
      <w:r>
        <w:rPr>
          <w:rFonts w:ascii="Times New Roman" w:hAnsi="Times New Roman" w:cs="Times New Roman"/>
          <w:sz w:val="24"/>
          <w:szCs w:val="24"/>
        </w:rPr>
        <w:t>им</w:t>
      </w:r>
      <w:r w:rsidRPr="00865DC0">
        <w:rPr>
          <w:rFonts w:ascii="Times New Roman" w:hAnsi="Times New Roman" w:cs="Times New Roman"/>
          <w:sz w:val="24"/>
          <w:szCs w:val="24"/>
        </w:rPr>
        <w:t xml:space="preserve"> </w:t>
      </w:r>
      <w:r>
        <w:rPr>
          <w:rFonts w:ascii="Times New Roman" w:hAnsi="Times New Roman" w:cs="Times New Roman"/>
          <w:sz w:val="24"/>
          <w:szCs w:val="24"/>
        </w:rPr>
        <w:t>Уставом</w:t>
      </w:r>
      <w:r w:rsidRPr="00865DC0">
        <w:rPr>
          <w:rFonts w:ascii="Times New Roman" w:hAnsi="Times New Roman" w:cs="Times New Roman"/>
          <w:sz w:val="24"/>
          <w:szCs w:val="24"/>
        </w:rPr>
        <w:t>, товарищество может быть ликвидировано по решению суда по иску органа государственной власти субъекта Российской Федерации или органа местного самоуправления по месту нахождения территории садоводства, собственника земельного участка</w:t>
      </w:r>
      <w:r>
        <w:rPr>
          <w:rFonts w:ascii="Times New Roman" w:hAnsi="Times New Roman" w:cs="Times New Roman"/>
          <w:sz w:val="24"/>
          <w:szCs w:val="24"/>
        </w:rPr>
        <w:t>,</w:t>
      </w:r>
      <w:r w:rsidRPr="00865DC0">
        <w:rPr>
          <w:rFonts w:ascii="Times New Roman" w:hAnsi="Times New Roman" w:cs="Times New Roman"/>
          <w:sz w:val="24"/>
          <w:szCs w:val="24"/>
        </w:rPr>
        <w:t xml:space="preserve"> правообладателя садового или огородного земельного участка, расположенного в границах территории садоводства</w:t>
      </w:r>
      <w:r>
        <w:rPr>
          <w:rFonts w:ascii="Times New Roman" w:hAnsi="Times New Roman" w:cs="Times New Roman"/>
          <w:sz w:val="24"/>
          <w:szCs w:val="24"/>
        </w:rPr>
        <w:t>,</w:t>
      </w:r>
      <w:r w:rsidRPr="00865DC0">
        <w:rPr>
          <w:rFonts w:ascii="Times New Roman" w:hAnsi="Times New Roman" w:cs="Times New Roman"/>
          <w:sz w:val="24"/>
          <w:szCs w:val="24"/>
        </w:rPr>
        <w:t xml:space="preserve"> либо в случаях, установленных закон</w:t>
      </w:r>
      <w:r>
        <w:rPr>
          <w:rFonts w:ascii="Times New Roman" w:hAnsi="Times New Roman" w:cs="Times New Roman"/>
          <w:sz w:val="24"/>
          <w:szCs w:val="24"/>
        </w:rPr>
        <w:t>одательством</w:t>
      </w:r>
      <w:r w:rsidRPr="00865DC0">
        <w:rPr>
          <w:rFonts w:ascii="Times New Roman" w:hAnsi="Times New Roman" w:cs="Times New Roman"/>
          <w:sz w:val="24"/>
          <w:szCs w:val="24"/>
        </w:rPr>
        <w:t>.</w:t>
      </w:r>
    </w:p>
    <w:p w14:paraId="124F7326" w14:textId="160EC763"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13.6. Прекращение деятельности Товарищества может быть осуществлено в форме его реорганизации или ликвидации по основаниям и в порядке, предусмотренном действующим законодательством.</w:t>
      </w:r>
    </w:p>
    <w:p w14:paraId="5003D45D" w14:textId="25974F59"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 деятельность Товарищества может быть прекращена:</w:t>
      </w:r>
    </w:p>
    <w:p w14:paraId="38CBD5DF" w14:textId="6B57D131"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13.7.1. добровольная реорганизация или ликвидация по решению общего собрания членов Товарищества;</w:t>
      </w:r>
    </w:p>
    <w:p w14:paraId="230140CF" w14:textId="58F341D8"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13.7.2. по решению суда по основаниям, предусмотренным Гражданским кодексом РФ.</w:t>
      </w:r>
    </w:p>
    <w:p w14:paraId="0731EDBD" w14:textId="6148038B"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13.8. Реорганизация Товарищества путём слияния с другими некоммерческими садоводческими объединениями, путём разделения Товарищества, его преобразования в иную организационно-правовую форму или иным путём осуществляется по решению общего собрания членов Товарищества в соответствии с требованиями Гражданского кодекса РФ.</w:t>
      </w:r>
    </w:p>
    <w:p w14:paraId="22BCD7D8" w14:textId="7B4D2877"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 xml:space="preserve">13.9. Ликвидация Товарищества проводится по решению общего собрания членов Товарищества и осуществляется </w:t>
      </w:r>
      <w:proofErr w:type="gramStart"/>
      <w:r>
        <w:rPr>
          <w:rFonts w:ascii="Times New Roman" w:hAnsi="Times New Roman" w:cs="Times New Roman"/>
          <w:sz w:val="24"/>
          <w:szCs w:val="24"/>
        </w:rPr>
        <w:t>в порядке</w:t>
      </w:r>
      <w:proofErr w:type="gramEnd"/>
      <w:r>
        <w:rPr>
          <w:rFonts w:ascii="Times New Roman" w:hAnsi="Times New Roman" w:cs="Times New Roman"/>
          <w:sz w:val="24"/>
          <w:szCs w:val="24"/>
        </w:rPr>
        <w:t xml:space="preserve"> предусмотренном Гражданским кодексом РФ.</w:t>
      </w:r>
    </w:p>
    <w:p w14:paraId="1529F3FE" w14:textId="77777777" w:rsidR="000B29CA" w:rsidRPr="00801A6F" w:rsidRDefault="000B29CA" w:rsidP="000B29CA">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lastRenderedPageBreak/>
        <w:t>13.10. Ликвидация Товарищества считается завершенной, а Товарищество – прекратившим свое существование после внесения об этом записи в Единый государственный реестр юридических лиц.</w:t>
      </w:r>
    </w:p>
    <w:p w14:paraId="5A164801" w14:textId="77777777" w:rsidR="000B29CA" w:rsidRDefault="000B29CA" w:rsidP="00865DC0">
      <w:pPr>
        <w:spacing w:after="0"/>
        <w:jc w:val="both"/>
        <w:rPr>
          <w:rFonts w:ascii="Times New Roman" w:hAnsi="Times New Roman" w:cs="Times New Roman"/>
          <w:sz w:val="24"/>
          <w:szCs w:val="24"/>
        </w:rPr>
      </w:pPr>
    </w:p>
    <w:p w14:paraId="0E6FD2B7" w14:textId="77777777" w:rsidR="00D86DD2" w:rsidRPr="00865DC0" w:rsidRDefault="00D86DD2" w:rsidP="00865DC0">
      <w:pPr>
        <w:spacing w:after="0"/>
        <w:jc w:val="both"/>
        <w:rPr>
          <w:rFonts w:ascii="Times New Roman" w:hAnsi="Times New Roman" w:cs="Times New Roman"/>
          <w:sz w:val="24"/>
          <w:szCs w:val="24"/>
        </w:rPr>
      </w:pPr>
    </w:p>
    <w:p w14:paraId="59295041" w14:textId="0FA3AB81" w:rsidR="00D136FD" w:rsidRPr="00D136FD" w:rsidRDefault="00D86DD2" w:rsidP="00D86DD2">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w:t>
      </w:r>
      <w:r w:rsidR="00216CEF">
        <w:rPr>
          <w:sz w:val="24"/>
          <w:szCs w:val="24"/>
        </w:rPr>
        <w:t>4</w:t>
      </w:r>
      <w:r w:rsidR="00D136FD" w:rsidRPr="00D136FD">
        <w:rPr>
          <w:sz w:val="24"/>
          <w:szCs w:val="24"/>
        </w:rPr>
        <w:t>. Порядок предоставления членам товарищества информации о деятельности товарищества и ознакомления с бухгалтерской (финансовой) отчетностью и иной документацией товарищества</w:t>
      </w:r>
    </w:p>
    <w:p w14:paraId="57AD5D77" w14:textId="6B72A76C"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 Члены товарищества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w:t>
      </w:r>
      <w:r>
        <w:rPr>
          <w:rFonts w:ascii="Times New Roman" w:hAnsi="Times New Roman" w:cs="Times New Roman"/>
          <w:sz w:val="24"/>
          <w:szCs w:val="24"/>
        </w:rPr>
        <w:t xml:space="preserve"> настоящим Уставом</w:t>
      </w:r>
      <w:r w:rsidR="00216CEF" w:rsidRPr="001F4242">
        <w:rPr>
          <w:rFonts w:ascii="Times New Roman" w:hAnsi="Times New Roman" w:cs="Times New Roman"/>
          <w:sz w:val="24"/>
          <w:szCs w:val="24"/>
        </w:rPr>
        <w:t>, копии:</w:t>
      </w:r>
    </w:p>
    <w:p w14:paraId="30E77A8B" w14:textId="3580B938"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1</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3B54F7F2" w14:textId="60AA8188" w:rsidR="00216CEF"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2</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14:paraId="08381CBF" w14:textId="2AD2FA55" w:rsidR="000B29CA" w:rsidRPr="00801A6F" w:rsidRDefault="000B29CA" w:rsidP="001F4242">
      <w:pPr>
        <w:spacing w:after="0"/>
        <w:jc w:val="both"/>
        <w:rPr>
          <w:rFonts w:ascii="Times New Roman" w:hAnsi="Times New Roman" w:cs="Times New Roman"/>
          <w:color w:val="FF0000"/>
          <w:sz w:val="24"/>
          <w:szCs w:val="24"/>
        </w:rPr>
      </w:pPr>
      <w:r w:rsidRPr="00801A6F">
        <w:rPr>
          <w:rFonts w:ascii="Times New Roman" w:hAnsi="Times New Roman" w:cs="Times New Roman"/>
          <w:color w:val="FF0000"/>
          <w:sz w:val="24"/>
          <w:szCs w:val="24"/>
        </w:rPr>
        <w:t>14.1.2.1. бухгалтерская отчетность - информация о финансовом положении Товарищества на отчетную дату, финансовом результате её деятельности и движении денежных средств за отчетный период. Первичные учетные документы не входят в бухгалтерскую отчетность и, соответственно, правом ознакомления с первичными документами бухгалтерского учета члены Товарищества обладают только в части раскрытия информации, установленной действующим законодательством;</w:t>
      </w:r>
    </w:p>
    <w:p w14:paraId="45B8C366" w14:textId="29ED5820"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3</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заключения ревизионной комиссии (ревизора) товарищества</w:t>
      </w:r>
      <w:r w:rsidR="00C5000C">
        <w:rPr>
          <w:rFonts w:ascii="Times New Roman" w:hAnsi="Times New Roman" w:cs="Times New Roman"/>
          <w:sz w:val="24"/>
          <w:szCs w:val="24"/>
        </w:rPr>
        <w:t xml:space="preserve"> на отчетную дату</w:t>
      </w:r>
      <w:r w:rsidR="00216CEF" w:rsidRPr="001F4242">
        <w:rPr>
          <w:rFonts w:ascii="Times New Roman" w:hAnsi="Times New Roman" w:cs="Times New Roman"/>
          <w:sz w:val="24"/>
          <w:szCs w:val="24"/>
        </w:rPr>
        <w:t>;</w:t>
      </w:r>
    </w:p>
    <w:p w14:paraId="5C2CFAA4" w14:textId="59F25A8D"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4</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документов, подтверждающих права товарищества на имущество, отражаемое на его балансе;</w:t>
      </w:r>
    </w:p>
    <w:p w14:paraId="44985692" w14:textId="4950E4B2"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5</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14:paraId="233DF595" w14:textId="3F5031B2"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6</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финансово-экономического обоснования размера взносов;</w:t>
      </w:r>
    </w:p>
    <w:p w14:paraId="1B03271A" w14:textId="658029B0" w:rsidR="00216CEF"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14.1.7.</w:t>
      </w:r>
      <w:r w:rsidR="00216CEF" w:rsidRPr="001F4242">
        <w:rPr>
          <w:rFonts w:ascii="Times New Roman" w:hAnsi="Times New Roman" w:cs="Times New Roman"/>
          <w:sz w:val="24"/>
          <w:szCs w:val="24"/>
        </w:rPr>
        <w:t xml:space="preserve"> иных предусмотренных </w:t>
      </w:r>
      <w:r w:rsidR="00077853">
        <w:rPr>
          <w:rFonts w:ascii="Times New Roman" w:hAnsi="Times New Roman" w:cs="Times New Roman"/>
          <w:sz w:val="24"/>
          <w:szCs w:val="24"/>
        </w:rPr>
        <w:t>законодательством</w:t>
      </w:r>
      <w:r w:rsidR="00216CEF" w:rsidRPr="001F4242">
        <w:rPr>
          <w:rFonts w:ascii="Times New Roman" w:hAnsi="Times New Roman" w:cs="Times New Roman"/>
          <w:sz w:val="24"/>
          <w:szCs w:val="24"/>
        </w:rPr>
        <w:t xml:space="preserve">, </w:t>
      </w:r>
      <w:r w:rsidR="00077853">
        <w:rPr>
          <w:rFonts w:ascii="Times New Roman" w:hAnsi="Times New Roman" w:cs="Times New Roman"/>
          <w:sz w:val="24"/>
          <w:szCs w:val="24"/>
        </w:rPr>
        <w:t>настоящим Уставом</w:t>
      </w:r>
      <w:r w:rsidR="00216CEF" w:rsidRPr="001F4242">
        <w:rPr>
          <w:rFonts w:ascii="Times New Roman" w:hAnsi="Times New Roman" w:cs="Times New Roman"/>
          <w:sz w:val="24"/>
          <w:szCs w:val="24"/>
        </w:rPr>
        <w:t xml:space="preserve"> и решениями общего собрания членов товарищества внутренних документов товарищества.</w:t>
      </w:r>
    </w:p>
    <w:p w14:paraId="116B99CD" w14:textId="77777777" w:rsidR="00C5000C" w:rsidRPr="002777CF" w:rsidRDefault="00C5000C" w:rsidP="00C5000C">
      <w:pPr>
        <w:spacing w:after="0"/>
        <w:jc w:val="both"/>
        <w:rPr>
          <w:rFonts w:ascii="Times New Roman" w:hAnsi="Times New Roman" w:cs="Times New Roman"/>
          <w:color w:val="FF0000"/>
          <w:sz w:val="24"/>
          <w:szCs w:val="24"/>
        </w:rPr>
      </w:pPr>
      <w:r w:rsidRPr="002777CF">
        <w:rPr>
          <w:rFonts w:ascii="Times New Roman" w:hAnsi="Times New Roman" w:cs="Times New Roman"/>
          <w:color w:val="FF0000"/>
          <w:sz w:val="24"/>
          <w:szCs w:val="24"/>
        </w:rPr>
        <w:t xml:space="preserve">14.2. </w:t>
      </w:r>
      <w:r w:rsidRPr="002777CF">
        <w:rPr>
          <w:color w:val="FF0000"/>
        </w:rPr>
        <w:t xml:space="preserve"> </w:t>
      </w:r>
      <w:r w:rsidRPr="002777CF">
        <w:rPr>
          <w:rFonts w:ascii="Times New Roman" w:hAnsi="Times New Roman" w:cs="Times New Roman"/>
          <w:color w:val="FF0000"/>
          <w:sz w:val="24"/>
          <w:szCs w:val="24"/>
        </w:rPr>
        <w:t xml:space="preserve">Если в заявлении о предоставлении копий не указано иное, копии предоставляются на бумажном носителе. При согласии члена Товарищества, копии документов могут быть переданы ему в электронном виде. </w:t>
      </w:r>
    </w:p>
    <w:p w14:paraId="195C9295" w14:textId="4502D6B8" w:rsidR="000B29CA" w:rsidRPr="000B29CA" w:rsidRDefault="00C5000C" w:rsidP="000B29CA">
      <w:pPr>
        <w:spacing w:after="0"/>
        <w:jc w:val="both"/>
        <w:rPr>
          <w:rFonts w:ascii="Times New Roman" w:hAnsi="Times New Roman" w:cs="Times New Roman"/>
          <w:color w:val="FF0000"/>
          <w:sz w:val="24"/>
          <w:szCs w:val="24"/>
        </w:rPr>
      </w:pPr>
      <w:r w:rsidRPr="002777CF">
        <w:rPr>
          <w:rFonts w:ascii="Times New Roman" w:hAnsi="Times New Roman" w:cs="Times New Roman"/>
          <w:color w:val="FF0000"/>
          <w:sz w:val="24"/>
          <w:szCs w:val="24"/>
        </w:rPr>
        <w:t>14.2.1. Расходы по изготовлению копий возлагаются на лицо, подавшее з</w:t>
      </w:r>
      <w:r w:rsidR="000B29CA">
        <w:rPr>
          <w:rFonts w:ascii="Times New Roman" w:hAnsi="Times New Roman" w:cs="Times New Roman"/>
          <w:color w:val="FF0000"/>
          <w:sz w:val="24"/>
          <w:szCs w:val="24"/>
        </w:rPr>
        <w:t xml:space="preserve">аявление о предоставлении копий, </w:t>
      </w:r>
      <w:r w:rsidR="000B29CA" w:rsidRPr="000B29CA">
        <w:rPr>
          <w:rFonts w:ascii="Times New Roman" w:hAnsi="Times New Roman" w:cs="Times New Roman"/>
          <w:color w:val="FF0000"/>
          <w:sz w:val="24"/>
          <w:szCs w:val="24"/>
        </w:rPr>
        <w:t>путем выставления счета на возмещение понесенных товариществом расходов.</w:t>
      </w:r>
    </w:p>
    <w:p w14:paraId="67F819BF" w14:textId="77777777" w:rsidR="00C5000C" w:rsidRPr="002777CF" w:rsidRDefault="00C5000C" w:rsidP="00C5000C">
      <w:pPr>
        <w:spacing w:after="0"/>
        <w:jc w:val="both"/>
        <w:rPr>
          <w:rFonts w:ascii="Times New Roman" w:hAnsi="Times New Roman" w:cs="Times New Roman"/>
          <w:color w:val="FF0000"/>
          <w:sz w:val="24"/>
          <w:szCs w:val="24"/>
        </w:rPr>
      </w:pPr>
    </w:p>
    <w:p w14:paraId="00CC1F15" w14:textId="77777777" w:rsidR="00C5000C" w:rsidRPr="001F4242" w:rsidRDefault="00C5000C" w:rsidP="001F4242">
      <w:pPr>
        <w:spacing w:after="0"/>
        <w:jc w:val="both"/>
        <w:rPr>
          <w:rFonts w:ascii="Times New Roman" w:hAnsi="Times New Roman" w:cs="Times New Roman"/>
          <w:sz w:val="24"/>
          <w:szCs w:val="24"/>
        </w:rPr>
      </w:pPr>
    </w:p>
    <w:p w14:paraId="51EB2F62" w14:textId="19989C7B" w:rsidR="00C5000C" w:rsidRDefault="00077853" w:rsidP="001F4242">
      <w:pPr>
        <w:spacing w:after="0"/>
        <w:jc w:val="both"/>
        <w:rPr>
          <w:rFonts w:ascii="Times New Roman" w:hAnsi="Times New Roman" w:cs="Times New Roman"/>
          <w:sz w:val="24"/>
          <w:szCs w:val="24"/>
        </w:rPr>
      </w:pPr>
      <w:r>
        <w:rPr>
          <w:rFonts w:ascii="Times New Roman" w:hAnsi="Times New Roman" w:cs="Times New Roman"/>
          <w:sz w:val="24"/>
          <w:szCs w:val="24"/>
        </w:rPr>
        <w:t>14.2</w:t>
      </w:r>
      <w:r w:rsidR="00216CEF" w:rsidRPr="001F4242">
        <w:rPr>
          <w:rFonts w:ascii="Times New Roman" w:hAnsi="Times New Roman" w:cs="Times New Roman"/>
          <w:sz w:val="24"/>
          <w:szCs w:val="24"/>
        </w:rPr>
        <w:t>.</w:t>
      </w:r>
      <w:r w:rsidR="00C5000C">
        <w:rPr>
          <w:rFonts w:ascii="Times New Roman" w:hAnsi="Times New Roman" w:cs="Times New Roman"/>
          <w:sz w:val="24"/>
          <w:szCs w:val="24"/>
        </w:rPr>
        <w:t>2.</w:t>
      </w:r>
      <w:r w:rsidR="00216CEF" w:rsidRPr="001F4242">
        <w:rPr>
          <w:rFonts w:ascii="Times New Roman" w:hAnsi="Times New Roman" w:cs="Times New Roman"/>
          <w:sz w:val="24"/>
          <w:szCs w:val="24"/>
        </w:rPr>
        <w:t xml:space="preserve"> Плата, взимаемая товариществом за предоставление копий документов, указанных </w:t>
      </w:r>
      <w:r>
        <w:rPr>
          <w:rFonts w:ascii="Times New Roman" w:hAnsi="Times New Roman" w:cs="Times New Roman"/>
          <w:sz w:val="24"/>
          <w:szCs w:val="24"/>
        </w:rPr>
        <w:t>в подпунктах пункта 14.1. настоящего Устава</w:t>
      </w:r>
      <w:r w:rsidR="00216CEF" w:rsidRPr="001F4242">
        <w:rPr>
          <w:rFonts w:ascii="Times New Roman" w:hAnsi="Times New Roman" w:cs="Times New Roman"/>
          <w:sz w:val="24"/>
          <w:szCs w:val="24"/>
        </w:rPr>
        <w:t xml:space="preserve">,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w:t>
      </w:r>
    </w:p>
    <w:p w14:paraId="43A284D8" w14:textId="19E4031B" w:rsidR="00216CEF" w:rsidRDefault="00216CEF" w:rsidP="001F4242">
      <w:pPr>
        <w:spacing w:after="0"/>
        <w:jc w:val="both"/>
        <w:rPr>
          <w:rFonts w:ascii="Times New Roman" w:hAnsi="Times New Roman" w:cs="Times New Roman"/>
          <w:sz w:val="24"/>
          <w:szCs w:val="24"/>
        </w:rPr>
      </w:pPr>
      <w:r w:rsidRPr="001F4242">
        <w:rPr>
          <w:rFonts w:ascii="Times New Roman" w:hAnsi="Times New Roman" w:cs="Times New Roman"/>
          <w:sz w:val="24"/>
          <w:szCs w:val="24"/>
        </w:rPr>
        <w:t>садоводства или огородничества, судам и правоохранительным органам осуществляется бесплатно в соответствии с их запросами в письменной форме.</w:t>
      </w:r>
    </w:p>
    <w:p w14:paraId="5EEE6C89" w14:textId="77777777" w:rsidR="00C5000C" w:rsidRDefault="00C5000C" w:rsidP="00C5000C">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lastRenderedPageBreak/>
        <w:t xml:space="preserve">14.3. </w:t>
      </w:r>
      <w:r w:rsidRPr="002777CF">
        <w:rPr>
          <w:rFonts w:ascii="Times New Roman" w:eastAsia="Times New Roman" w:hAnsi="Times New Roman"/>
          <w:color w:val="FF0000"/>
          <w:sz w:val="24"/>
          <w:szCs w:val="24"/>
          <w:lang w:eastAsia="ru-RU"/>
        </w:rPr>
        <w:t xml:space="preserve">Хранимые документы должны предоставляться для ознакомления членам Товарищества в части, их касающейся, в порядке и объеме, установленном законом, </w:t>
      </w:r>
      <w:r>
        <w:rPr>
          <w:rFonts w:ascii="Times New Roman" w:eastAsia="Times New Roman" w:hAnsi="Times New Roman"/>
          <w:color w:val="FF0000"/>
          <w:sz w:val="24"/>
          <w:szCs w:val="24"/>
          <w:lang w:eastAsia="ru-RU"/>
        </w:rPr>
        <w:t>у</w:t>
      </w:r>
      <w:r w:rsidRPr="002777CF">
        <w:rPr>
          <w:rFonts w:ascii="Times New Roman" w:eastAsia="Times New Roman" w:hAnsi="Times New Roman"/>
          <w:color w:val="FF0000"/>
          <w:sz w:val="24"/>
          <w:szCs w:val="24"/>
          <w:lang w:eastAsia="ru-RU"/>
        </w:rPr>
        <w:t xml:space="preserve">ставом и (или) внутренними документами </w:t>
      </w:r>
      <w:r w:rsidRPr="00BC4D5D">
        <w:rPr>
          <w:rFonts w:ascii="Times New Roman" w:eastAsia="Times New Roman" w:hAnsi="Times New Roman"/>
          <w:color w:val="FF0000"/>
          <w:sz w:val="24"/>
          <w:szCs w:val="24"/>
          <w:lang w:eastAsia="ru-RU"/>
        </w:rPr>
        <w:t>Товарищества</w:t>
      </w:r>
      <w:r w:rsidRPr="002777CF">
        <w:rPr>
          <w:rFonts w:ascii="Times New Roman" w:eastAsia="Times New Roman" w:hAnsi="Times New Roman"/>
          <w:color w:val="FF0000"/>
          <w:sz w:val="24"/>
          <w:szCs w:val="24"/>
          <w:lang w:eastAsia="ru-RU"/>
        </w:rPr>
        <w:t>.</w:t>
      </w:r>
    </w:p>
    <w:p w14:paraId="7BC6B37C" w14:textId="77777777" w:rsidR="00C5000C" w:rsidRPr="002777CF" w:rsidRDefault="00C5000C" w:rsidP="00C5000C">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 xml:space="preserve">14.4.   </w:t>
      </w:r>
      <w:r w:rsidRPr="002777CF">
        <w:rPr>
          <w:rFonts w:ascii="Times New Roman" w:eastAsia="Times New Roman" w:hAnsi="Times New Roman"/>
          <w:color w:val="FF0000"/>
          <w:sz w:val="24"/>
          <w:szCs w:val="24"/>
          <w:lang w:eastAsia="ru-RU"/>
        </w:rPr>
        <w:t xml:space="preserve">Устав </w:t>
      </w:r>
      <w:r w:rsidRPr="00BC4D5D">
        <w:rPr>
          <w:rFonts w:ascii="Times New Roman" w:eastAsia="Times New Roman" w:hAnsi="Times New Roman"/>
          <w:color w:val="FF0000"/>
          <w:sz w:val="24"/>
          <w:szCs w:val="24"/>
          <w:lang w:eastAsia="ru-RU"/>
        </w:rPr>
        <w:t xml:space="preserve">Товарищества </w:t>
      </w:r>
      <w:r>
        <w:rPr>
          <w:rFonts w:ascii="Times New Roman" w:eastAsia="Times New Roman" w:hAnsi="Times New Roman"/>
          <w:color w:val="FF0000"/>
          <w:sz w:val="24"/>
          <w:szCs w:val="24"/>
          <w:lang w:eastAsia="ru-RU"/>
        </w:rPr>
        <w:t>п</w:t>
      </w:r>
      <w:r w:rsidRPr="002777CF">
        <w:rPr>
          <w:rFonts w:ascii="Times New Roman" w:eastAsia="Times New Roman" w:hAnsi="Times New Roman"/>
          <w:color w:val="FF0000"/>
          <w:sz w:val="24"/>
          <w:szCs w:val="24"/>
          <w:lang w:eastAsia="ru-RU"/>
        </w:rPr>
        <w:t>редоставляется для ознакомления любому заинтересованному лицу.</w:t>
      </w:r>
    </w:p>
    <w:p w14:paraId="10E09595" w14:textId="77777777" w:rsidR="00C5000C" w:rsidRDefault="00C5000C" w:rsidP="00C5000C">
      <w:pPr>
        <w:tabs>
          <w:tab w:val="left" w:pos="1134"/>
        </w:tabs>
        <w:spacing w:after="0" w:line="240" w:lineRule="auto"/>
        <w:jc w:val="both"/>
        <w:rPr>
          <w:rFonts w:ascii="Times New Roman" w:eastAsia="Times New Roman" w:hAnsi="Times New Roman"/>
          <w:color w:val="FF0000"/>
          <w:sz w:val="24"/>
          <w:szCs w:val="24"/>
          <w:lang w:eastAsia="ru-RU"/>
        </w:rPr>
      </w:pPr>
      <w:r>
        <w:rPr>
          <w:rFonts w:ascii="Times New Roman" w:eastAsia="Times New Roman" w:hAnsi="Times New Roman"/>
          <w:color w:val="FF0000"/>
          <w:sz w:val="24"/>
          <w:szCs w:val="24"/>
          <w:lang w:eastAsia="ru-RU"/>
        </w:rPr>
        <w:t xml:space="preserve">14.5.  </w:t>
      </w:r>
      <w:r w:rsidRPr="002777CF">
        <w:rPr>
          <w:rFonts w:ascii="Times New Roman" w:eastAsia="Times New Roman" w:hAnsi="Times New Roman"/>
          <w:color w:val="FF0000"/>
          <w:sz w:val="24"/>
          <w:szCs w:val="24"/>
          <w:lang w:eastAsia="ru-RU"/>
        </w:rPr>
        <w:t xml:space="preserve">Общим собранием членов </w:t>
      </w:r>
      <w:r w:rsidRPr="00BC4D5D">
        <w:rPr>
          <w:rFonts w:ascii="Times New Roman" w:eastAsia="Times New Roman" w:hAnsi="Times New Roman"/>
          <w:color w:val="FF0000"/>
          <w:sz w:val="24"/>
          <w:szCs w:val="24"/>
          <w:lang w:eastAsia="ru-RU"/>
        </w:rPr>
        <w:t xml:space="preserve">Товарищества </w:t>
      </w:r>
      <w:r w:rsidRPr="002777CF">
        <w:rPr>
          <w:rFonts w:ascii="Times New Roman" w:eastAsia="Times New Roman" w:hAnsi="Times New Roman"/>
          <w:color w:val="FF0000"/>
          <w:sz w:val="24"/>
          <w:szCs w:val="24"/>
          <w:lang w:eastAsia="ru-RU"/>
        </w:rPr>
        <w:t xml:space="preserve">может быть принято Положение о порядке предоставления информации о деятельности </w:t>
      </w:r>
      <w:r w:rsidRPr="00BC4D5D">
        <w:rPr>
          <w:rFonts w:ascii="Times New Roman" w:eastAsia="Times New Roman" w:hAnsi="Times New Roman"/>
          <w:color w:val="FF0000"/>
          <w:sz w:val="24"/>
          <w:szCs w:val="24"/>
          <w:lang w:eastAsia="ru-RU"/>
        </w:rPr>
        <w:t>Товарищества</w:t>
      </w:r>
      <w:r w:rsidRPr="002777CF">
        <w:rPr>
          <w:rFonts w:ascii="Times New Roman" w:eastAsia="Times New Roman" w:hAnsi="Times New Roman"/>
          <w:color w:val="FF0000"/>
          <w:sz w:val="24"/>
          <w:szCs w:val="24"/>
          <w:lang w:eastAsia="ru-RU"/>
        </w:rPr>
        <w:t xml:space="preserve">, определяющее права и обязанности членов </w:t>
      </w:r>
      <w:r w:rsidRPr="00BC4D5D">
        <w:rPr>
          <w:rFonts w:ascii="Times New Roman" w:eastAsia="Times New Roman" w:hAnsi="Times New Roman"/>
          <w:color w:val="FF0000"/>
          <w:sz w:val="24"/>
          <w:szCs w:val="24"/>
          <w:lang w:eastAsia="ru-RU"/>
        </w:rPr>
        <w:t xml:space="preserve">Товарищества </w:t>
      </w:r>
      <w:r w:rsidRPr="002777CF">
        <w:rPr>
          <w:rFonts w:ascii="Times New Roman" w:eastAsia="Times New Roman" w:hAnsi="Times New Roman"/>
          <w:color w:val="FF0000"/>
          <w:sz w:val="24"/>
          <w:szCs w:val="24"/>
          <w:lang w:eastAsia="ru-RU"/>
        </w:rPr>
        <w:t xml:space="preserve">на получение от органов управления </w:t>
      </w:r>
      <w:r w:rsidRPr="00BC4D5D">
        <w:rPr>
          <w:rFonts w:ascii="Times New Roman" w:eastAsia="Times New Roman" w:hAnsi="Times New Roman"/>
          <w:color w:val="FF0000"/>
          <w:sz w:val="24"/>
          <w:szCs w:val="24"/>
          <w:lang w:eastAsia="ru-RU"/>
        </w:rPr>
        <w:t xml:space="preserve">Товарищества </w:t>
      </w:r>
      <w:r w:rsidRPr="002777CF">
        <w:rPr>
          <w:rFonts w:ascii="Times New Roman" w:eastAsia="Times New Roman" w:hAnsi="Times New Roman"/>
          <w:color w:val="FF0000"/>
          <w:sz w:val="24"/>
          <w:szCs w:val="24"/>
          <w:lang w:eastAsia="ru-RU"/>
        </w:rPr>
        <w:t xml:space="preserve">информации о деятельности </w:t>
      </w:r>
      <w:r w:rsidRPr="00BC4D5D">
        <w:rPr>
          <w:rFonts w:ascii="Times New Roman" w:eastAsia="Times New Roman" w:hAnsi="Times New Roman"/>
          <w:color w:val="FF0000"/>
          <w:sz w:val="24"/>
          <w:szCs w:val="24"/>
          <w:lang w:eastAsia="ru-RU"/>
        </w:rPr>
        <w:t>Товарищества</w:t>
      </w:r>
      <w:r w:rsidRPr="002777CF">
        <w:rPr>
          <w:rFonts w:ascii="Times New Roman" w:eastAsia="Times New Roman" w:hAnsi="Times New Roman"/>
          <w:color w:val="FF0000"/>
          <w:sz w:val="24"/>
          <w:szCs w:val="24"/>
          <w:lang w:eastAsia="ru-RU"/>
        </w:rPr>
        <w:t>, порядок и объемы предоставления информации.</w:t>
      </w:r>
    </w:p>
    <w:p w14:paraId="5B57D3E3" w14:textId="77777777" w:rsidR="00C5000C" w:rsidRDefault="00C5000C" w:rsidP="001F4242">
      <w:pPr>
        <w:spacing w:after="0"/>
        <w:jc w:val="both"/>
        <w:rPr>
          <w:rFonts w:ascii="Times New Roman" w:hAnsi="Times New Roman" w:cs="Times New Roman"/>
          <w:sz w:val="24"/>
          <w:szCs w:val="24"/>
        </w:rPr>
      </w:pPr>
    </w:p>
    <w:p w14:paraId="11E0296B" w14:textId="77777777" w:rsidR="00C5000C" w:rsidRPr="001F4242" w:rsidRDefault="00C5000C" w:rsidP="001F4242">
      <w:pPr>
        <w:spacing w:after="0"/>
        <w:jc w:val="both"/>
        <w:rPr>
          <w:rFonts w:ascii="Times New Roman" w:hAnsi="Times New Roman" w:cs="Times New Roman"/>
          <w:sz w:val="24"/>
          <w:szCs w:val="24"/>
        </w:rPr>
      </w:pPr>
    </w:p>
    <w:p w14:paraId="4CCF3C31" w14:textId="24673A96" w:rsidR="00216CEF" w:rsidRDefault="00C5000C" w:rsidP="001F4242">
      <w:pPr>
        <w:spacing w:after="0"/>
        <w:jc w:val="both"/>
        <w:rPr>
          <w:rFonts w:ascii="Times New Roman" w:hAnsi="Times New Roman" w:cs="Times New Roman"/>
          <w:sz w:val="24"/>
          <w:szCs w:val="24"/>
        </w:rPr>
      </w:pPr>
      <w:r>
        <w:rPr>
          <w:rFonts w:ascii="Times New Roman" w:hAnsi="Times New Roman" w:cs="Times New Roman"/>
          <w:sz w:val="24"/>
          <w:szCs w:val="24"/>
        </w:rPr>
        <w:t>14.6</w:t>
      </w:r>
      <w:r w:rsidR="00216CEF" w:rsidRPr="001F4242">
        <w:rPr>
          <w:rFonts w:ascii="Times New Roman" w:hAnsi="Times New Roman" w:cs="Times New Roman"/>
          <w:sz w:val="24"/>
          <w:szCs w:val="24"/>
        </w:rPr>
        <w:t>. Члены товарищества имеют право в течение тридцати дней с момента подачи заявления о предоставлении выписки из реестра членов товарищества в правление товарищества получать указанные выписки, заверенные в порядке, установленном</w:t>
      </w:r>
      <w:r w:rsidR="00077853">
        <w:rPr>
          <w:rFonts w:ascii="Times New Roman" w:hAnsi="Times New Roman" w:cs="Times New Roman"/>
          <w:sz w:val="24"/>
          <w:szCs w:val="24"/>
        </w:rPr>
        <w:t xml:space="preserve"> настоящим Уставом.</w:t>
      </w:r>
    </w:p>
    <w:p w14:paraId="30C537AA" w14:textId="77777777" w:rsidR="00077853" w:rsidRPr="001F4242" w:rsidRDefault="00077853" w:rsidP="001F4242">
      <w:pPr>
        <w:spacing w:after="0"/>
        <w:jc w:val="both"/>
        <w:rPr>
          <w:rFonts w:ascii="Times New Roman" w:hAnsi="Times New Roman" w:cs="Times New Roman"/>
          <w:sz w:val="24"/>
          <w:szCs w:val="24"/>
        </w:rPr>
      </w:pPr>
    </w:p>
    <w:p w14:paraId="562C01DF" w14:textId="2F60089F" w:rsidR="00D136FD" w:rsidRPr="00D136FD" w:rsidRDefault="007C1F4F" w:rsidP="008A6E9E">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15</w:t>
      </w:r>
      <w:r w:rsidR="00D136FD" w:rsidRPr="00D136FD">
        <w:rPr>
          <w:sz w:val="24"/>
          <w:szCs w:val="24"/>
        </w:rPr>
        <w:t>. Порядок взаимодействия с гражданами, ведущими садоводство или огородничество на земельных участках, расположенных в границах территории садоводства или огородничества, без участия в товариществе</w:t>
      </w:r>
    </w:p>
    <w:p w14:paraId="02F1262A" w14:textId="26A91DBD" w:rsidR="00B60FD0" w:rsidRPr="007C1F4F" w:rsidRDefault="007C1F4F" w:rsidP="00B60FD0">
      <w:pPr>
        <w:spacing w:after="0"/>
        <w:jc w:val="both"/>
        <w:rPr>
          <w:rFonts w:ascii="Times New Roman" w:hAnsi="Times New Roman" w:cs="Times New Roman"/>
          <w:sz w:val="24"/>
          <w:szCs w:val="24"/>
        </w:rPr>
      </w:pPr>
      <w:r>
        <w:rPr>
          <w:rFonts w:ascii="Times New Roman" w:hAnsi="Times New Roman" w:cs="Times New Roman"/>
          <w:sz w:val="24"/>
          <w:szCs w:val="24"/>
        </w:rPr>
        <w:t>15.</w:t>
      </w:r>
      <w:r w:rsidR="00E206D6" w:rsidRPr="007C1F4F">
        <w:rPr>
          <w:rFonts w:ascii="Times New Roman" w:hAnsi="Times New Roman" w:cs="Times New Roman"/>
          <w:sz w:val="24"/>
          <w:szCs w:val="24"/>
        </w:rPr>
        <w:t xml:space="preserve">1. </w:t>
      </w:r>
      <w:r w:rsidR="00B60FD0" w:rsidRPr="007C1F4F">
        <w:rPr>
          <w:rFonts w:ascii="Times New Roman" w:hAnsi="Times New Roman" w:cs="Times New Roman"/>
          <w:sz w:val="24"/>
          <w:szCs w:val="24"/>
        </w:rPr>
        <w:t xml:space="preserve">Ведение садоводства на садовых земельных участках, расположенных в границах территории </w:t>
      </w:r>
      <w:r w:rsidR="00CB1803">
        <w:rPr>
          <w:rFonts w:ascii="Times New Roman" w:hAnsi="Times New Roman" w:cs="Times New Roman"/>
          <w:sz w:val="24"/>
          <w:szCs w:val="24"/>
        </w:rPr>
        <w:t>Товарищества</w:t>
      </w:r>
      <w:r w:rsidR="00B60FD0" w:rsidRPr="007C1F4F">
        <w:rPr>
          <w:rFonts w:ascii="Times New Roman" w:hAnsi="Times New Roman" w:cs="Times New Roman"/>
          <w:sz w:val="24"/>
          <w:szCs w:val="24"/>
        </w:rPr>
        <w:t xml:space="preserve">, без участия в товариществе может осуществляться собственниками или в случаях, </w:t>
      </w:r>
      <w:r w:rsidR="00B60FD0" w:rsidRPr="00B60FD0">
        <w:rPr>
          <w:rFonts w:ascii="Times New Roman" w:hAnsi="Times New Roman" w:cs="Times New Roman"/>
          <w:sz w:val="24"/>
          <w:szCs w:val="24"/>
        </w:rPr>
        <w:t>если садовые земельные участки, находящиеся в государственной или муниципальной собственности и расположенные в границах территории садоводства, принадлежат гражданам на праве пожизненного наследуемого владения или постоянного (бессрочного) пользования либо эти земельные участки предоставлены гражданам в аренду, право участия в товариществе осуществляют данные землевладельцы, землепользователи и арендаторы земельных участков</w:t>
      </w:r>
      <w:r w:rsidR="00B60FD0">
        <w:rPr>
          <w:rFonts w:ascii="Times New Roman" w:hAnsi="Times New Roman" w:cs="Times New Roman"/>
          <w:sz w:val="24"/>
          <w:szCs w:val="24"/>
        </w:rPr>
        <w:t xml:space="preserve">, </w:t>
      </w:r>
      <w:r w:rsidR="00B60FD0" w:rsidRPr="007C1F4F">
        <w:rPr>
          <w:rFonts w:ascii="Times New Roman" w:hAnsi="Times New Roman" w:cs="Times New Roman"/>
          <w:sz w:val="24"/>
          <w:szCs w:val="24"/>
        </w:rPr>
        <w:t>правообладателями садовых земельных участков, не являющимися членами товарищества.</w:t>
      </w:r>
      <w:r w:rsidR="00B60FD0" w:rsidRPr="00B60FD0">
        <w:rPr>
          <w:rFonts w:ascii="Times New Roman" w:hAnsi="Times New Roman" w:cs="Times New Roman"/>
          <w:sz w:val="24"/>
          <w:szCs w:val="24"/>
        </w:rPr>
        <w:t>. При этом для приобретения такими гражданами членства в товариществе принятие каких-либо решений органов государственной власти или органов местного самоуправления не требуется.</w:t>
      </w:r>
    </w:p>
    <w:p w14:paraId="74651861" w14:textId="1167E60F" w:rsidR="00E206D6" w:rsidRPr="007C1F4F" w:rsidRDefault="00B60FD0" w:rsidP="007C1F4F">
      <w:pPr>
        <w:spacing w:after="0"/>
        <w:jc w:val="both"/>
        <w:rPr>
          <w:rFonts w:ascii="Times New Roman" w:hAnsi="Times New Roman" w:cs="Times New Roman"/>
          <w:sz w:val="24"/>
          <w:szCs w:val="24"/>
        </w:rPr>
      </w:pPr>
      <w:bookmarkStart w:id="212" w:name="dst100030"/>
      <w:bookmarkEnd w:id="212"/>
      <w:r>
        <w:rPr>
          <w:rFonts w:ascii="Times New Roman" w:hAnsi="Times New Roman" w:cs="Times New Roman"/>
          <w:sz w:val="24"/>
          <w:szCs w:val="24"/>
        </w:rPr>
        <w:t>15.2</w:t>
      </w:r>
      <w:r w:rsidR="00E206D6" w:rsidRPr="007C1F4F">
        <w:rPr>
          <w:rFonts w:ascii="Times New Roman" w:hAnsi="Times New Roman" w:cs="Times New Roman"/>
          <w:sz w:val="24"/>
          <w:szCs w:val="24"/>
        </w:rPr>
        <w:t>.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вправе использовать имущество общего пользования, расположенное в границах территории садоводства, на равных условиях и в объеме, установленном для членов товарищества.</w:t>
      </w:r>
    </w:p>
    <w:p w14:paraId="65652D6F" w14:textId="3D6B2475" w:rsidR="00E206D6" w:rsidRPr="007C1F4F" w:rsidRDefault="00B60FD0" w:rsidP="007C1F4F">
      <w:pPr>
        <w:spacing w:after="0"/>
        <w:jc w:val="both"/>
        <w:rPr>
          <w:rFonts w:ascii="Times New Roman" w:hAnsi="Times New Roman" w:cs="Times New Roman"/>
          <w:sz w:val="24"/>
          <w:szCs w:val="24"/>
        </w:rPr>
      </w:pPr>
      <w:bookmarkStart w:id="213" w:name="dst100031"/>
      <w:bookmarkEnd w:id="213"/>
      <w:r>
        <w:rPr>
          <w:rFonts w:ascii="Times New Roman" w:hAnsi="Times New Roman" w:cs="Times New Roman"/>
          <w:sz w:val="24"/>
          <w:szCs w:val="24"/>
        </w:rPr>
        <w:t>15.</w:t>
      </w:r>
      <w:r w:rsidR="00E206D6" w:rsidRPr="007C1F4F">
        <w:rPr>
          <w:rFonts w:ascii="Times New Roman" w:hAnsi="Times New Roman" w:cs="Times New Roman"/>
          <w:sz w:val="24"/>
          <w:szCs w:val="24"/>
        </w:rPr>
        <w:t>3.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xml:space="preserve">, обязаны вносить плату за приобретение, создание, содержание имущества общего пользования, текущий и капитальный ремонт объектов капитального строительства, относящихся к имуществу общего пользования и расположенных в границах территории садоводства или огородничества, за услуги и работы товарищества по управлению таким имуществом в порядке, установленном настоящим </w:t>
      </w:r>
      <w:r>
        <w:rPr>
          <w:rFonts w:ascii="Times New Roman" w:hAnsi="Times New Roman" w:cs="Times New Roman"/>
          <w:sz w:val="24"/>
          <w:szCs w:val="24"/>
        </w:rPr>
        <w:t xml:space="preserve">Уставом </w:t>
      </w:r>
      <w:r w:rsidR="00E206D6" w:rsidRPr="007C1F4F">
        <w:rPr>
          <w:rFonts w:ascii="Times New Roman" w:hAnsi="Times New Roman" w:cs="Times New Roman"/>
          <w:sz w:val="24"/>
          <w:szCs w:val="24"/>
        </w:rPr>
        <w:t>для уплаты взносов членами товарищества.</w:t>
      </w:r>
    </w:p>
    <w:p w14:paraId="758CE040" w14:textId="21D4F700" w:rsidR="00E206D6" w:rsidRPr="007C1F4F" w:rsidRDefault="00B60FD0" w:rsidP="007C1F4F">
      <w:pPr>
        <w:spacing w:after="0"/>
        <w:jc w:val="both"/>
        <w:rPr>
          <w:rFonts w:ascii="Times New Roman" w:hAnsi="Times New Roman" w:cs="Times New Roman"/>
          <w:sz w:val="24"/>
          <w:szCs w:val="24"/>
        </w:rPr>
      </w:pPr>
      <w:bookmarkStart w:id="214" w:name="dst100032"/>
      <w:bookmarkEnd w:id="214"/>
      <w:r>
        <w:rPr>
          <w:rFonts w:ascii="Times New Roman" w:hAnsi="Times New Roman" w:cs="Times New Roman"/>
          <w:sz w:val="24"/>
          <w:szCs w:val="24"/>
        </w:rPr>
        <w:t>15.</w:t>
      </w:r>
      <w:r w:rsidR="00E206D6" w:rsidRPr="007C1F4F">
        <w:rPr>
          <w:rFonts w:ascii="Times New Roman" w:hAnsi="Times New Roman" w:cs="Times New Roman"/>
          <w:sz w:val="24"/>
          <w:szCs w:val="24"/>
        </w:rPr>
        <w:t>4. Суммарный ежегодный размер платы, предусмотренной</w:t>
      </w:r>
      <w:r>
        <w:rPr>
          <w:rFonts w:ascii="Times New Roman" w:hAnsi="Times New Roman" w:cs="Times New Roman"/>
          <w:sz w:val="24"/>
          <w:szCs w:val="24"/>
        </w:rPr>
        <w:t xml:space="preserve"> пунктом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xml:space="preserve">, устанавливается в размере, равном суммарному ежегодному размеру целевых и членских взносов члена товарищества, рассчитанных в соответствии с настоящим </w:t>
      </w:r>
      <w:r>
        <w:rPr>
          <w:rFonts w:ascii="Times New Roman" w:hAnsi="Times New Roman" w:cs="Times New Roman"/>
          <w:sz w:val="24"/>
          <w:szCs w:val="24"/>
        </w:rPr>
        <w:t>У</w:t>
      </w:r>
      <w:r w:rsidR="00E206D6" w:rsidRPr="007C1F4F">
        <w:rPr>
          <w:rFonts w:ascii="Times New Roman" w:hAnsi="Times New Roman" w:cs="Times New Roman"/>
          <w:sz w:val="24"/>
          <w:szCs w:val="24"/>
        </w:rPr>
        <w:t>ставом товарищества</w:t>
      </w:r>
      <w:r>
        <w:rPr>
          <w:rFonts w:ascii="Times New Roman" w:hAnsi="Times New Roman" w:cs="Times New Roman"/>
          <w:sz w:val="24"/>
          <w:szCs w:val="24"/>
        </w:rPr>
        <w:t xml:space="preserve"> и законодательства</w:t>
      </w:r>
      <w:r w:rsidR="00E206D6" w:rsidRPr="007C1F4F">
        <w:rPr>
          <w:rFonts w:ascii="Times New Roman" w:hAnsi="Times New Roman" w:cs="Times New Roman"/>
          <w:sz w:val="24"/>
          <w:szCs w:val="24"/>
        </w:rPr>
        <w:t>.</w:t>
      </w:r>
    </w:p>
    <w:p w14:paraId="3883EACA" w14:textId="29FB4F15" w:rsidR="00E206D6" w:rsidRPr="007C1F4F" w:rsidRDefault="00B60FD0" w:rsidP="007C1F4F">
      <w:pPr>
        <w:spacing w:after="0"/>
        <w:jc w:val="both"/>
        <w:rPr>
          <w:rFonts w:ascii="Times New Roman" w:hAnsi="Times New Roman" w:cs="Times New Roman"/>
          <w:sz w:val="24"/>
          <w:szCs w:val="24"/>
        </w:rPr>
      </w:pPr>
      <w:bookmarkStart w:id="215" w:name="dst100033"/>
      <w:bookmarkEnd w:id="215"/>
      <w:r>
        <w:rPr>
          <w:rFonts w:ascii="Times New Roman" w:hAnsi="Times New Roman" w:cs="Times New Roman"/>
          <w:sz w:val="24"/>
          <w:szCs w:val="24"/>
        </w:rPr>
        <w:t>15.</w:t>
      </w:r>
      <w:r w:rsidR="00E206D6" w:rsidRPr="007C1F4F">
        <w:rPr>
          <w:rFonts w:ascii="Times New Roman" w:hAnsi="Times New Roman" w:cs="Times New Roman"/>
          <w:sz w:val="24"/>
          <w:szCs w:val="24"/>
        </w:rPr>
        <w:t>5. В случае невнесения платы, предусмотренной</w:t>
      </w:r>
      <w:r>
        <w:rPr>
          <w:rFonts w:ascii="Times New Roman" w:hAnsi="Times New Roman" w:cs="Times New Roman"/>
          <w:sz w:val="24"/>
          <w:szCs w:val="24"/>
        </w:rPr>
        <w:t xml:space="preserve"> </w:t>
      </w:r>
      <w:hyperlink r:id="rId54" w:anchor="dst100031" w:history="1">
        <w:r>
          <w:rPr>
            <w:rStyle w:val="a6"/>
            <w:rFonts w:ascii="Times New Roman" w:hAnsi="Times New Roman" w:cs="Times New Roman"/>
            <w:color w:val="auto"/>
            <w:sz w:val="24"/>
            <w:szCs w:val="24"/>
            <w:u w:val="none"/>
          </w:rPr>
          <w:t>пунктом</w:t>
        </w:r>
      </w:hyperlink>
      <w:r>
        <w:rPr>
          <w:rFonts w:ascii="Times New Roman" w:hAnsi="Times New Roman" w:cs="Times New Roman"/>
          <w:sz w:val="24"/>
          <w:szCs w:val="24"/>
        </w:rPr>
        <w:t xml:space="preserve"> 15.3.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данная плата взыскивается товариществом в судебном порядке.</w:t>
      </w:r>
    </w:p>
    <w:p w14:paraId="37D324D2" w14:textId="5426B1E4" w:rsidR="00E206D6" w:rsidRPr="007C1F4F" w:rsidRDefault="00B60FD0" w:rsidP="007C1F4F">
      <w:pPr>
        <w:spacing w:after="0"/>
        <w:jc w:val="both"/>
        <w:rPr>
          <w:rFonts w:ascii="Times New Roman" w:hAnsi="Times New Roman" w:cs="Times New Roman"/>
          <w:sz w:val="24"/>
          <w:szCs w:val="24"/>
        </w:rPr>
      </w:pPr>
      <w:bookmarkStart w:id="216" w:name="dst100034"/>
      <w:bookmarkEnd w:id="216"/>
      <w:r>
        <w:rPr>
          <w:rFonts w:ascii="Times New Roman" w:hAnsi="Times New Roman" w:cs="Times New Roman"/>
          <w:sz w:val="24"/>
          <w:szCs w:val="24"/>
        </w:rPr>
        <w:lastRenderedPageBreak/>
        <w:t>15.</w:t>
      </w:r>
      <w:r w:rsidR="00E206D6" w:rsidRPr="007C1F4F">
        <w:rPr>
          <w:rFonts w:ascii="Times New Roman" w:hAnsi="Times New Roman" w:cs="Times New Roman"/>
          <w:sz w:val="24"/>
          <w:szCs w:val="24"/>
        </w:rPr>
        <w:t>6.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вправе принимать участие в общем собрании членов товарищества. По вопросам, указанным в</w:t>
      </w:r>
      <w:r>
        <w:rPr>
          <w:rFonts w:ascii="Times New Roman" w:hAnsi="Times New Roman" w:cs="Times New Roman"/>
          <w:sz w:val="24"/>
          <w:szCs w:val="24"/>
        </w:rPr>
        <w:t xml:space="preserve"> </w:t>
      </w:r>
      <w:r w:rsidR="001F4242">
        <w:rPr>
          <w:rFonts w:ascii="Times New Roman" w:hAnsi="Times New Roman" w:cs="Times New Roman"/>
          <w:sz w:val="24"/>
          <w:szCs w:val="24"/>
        </w:rPr>
        <w:t>под</w:t>
      </w:r>
      <w:hyperlink r:id="rId55" w:anchor="dst100188" w:history="1">
        <w:r w:rsidR="00E206D6" w:rsidRPr="007C1F4F">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E206D6" w:rsidRPr="007C1F4F">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56" w:anchor="dst100190" w:history="1">
        <w:r w:rsidR="00E206D6" w:rsidRPr="007C1F4F">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E206D6" w:rsidRPr="007C1F4F">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7" w:anchor="dst100205" w:history="1">
        <w:r w:rsidR="00E206D6" w:rsidRPr="007C1F4F">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E206D6" w:rsidRPr="007C1F4F">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8" w:anchor="dst100206" w:history="1">
        <w:r w:rsidR="00E206D6" w:rsidRPr="007C1F4F">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E206D6" w:rsidRPr="007C1F4F">
          <w:rPr>
            <w:rStyle w:val="a6"/>
            <w:rFonts w:ascii="Times New Roman" w:hAnsi="Times New Roman" w:cs="Times New Roman"/>
            <w:color w:val="auto"/>
            <w:sz w:val="24"/>
            <w:szCs w:val="24"/>
            <w:u w:val="none"/>
          </w:rPr>
          <w:t xml:space="preserve"> </w:t>
        </w:r>
      </w:hyperlink>
      <w:r w:rsidR="001F4242">
        <w:rPr>
          <w:rFonts w:ascii="Times New Roman" w:hAnsi="Times New Roman" w:cs="Times New Roman"/>
          <w:sz w:val="24"/>
          <w:szCs w:val="24"/>
        </w:rPr>
        <w:t>н</w:t>
      </w:r>
      <w:r w:rsidR="00E206D6" w:rsidRPr="007C1F4F">
        <w:rPr>
          <w:rFonts w:ascii="Times New Roman" w:hAnsi="Times New Roman" w:cs="Times New Roman"/>
          <w:sz w:val="24"/>
          <w:szCs w:val="24"/>
        </w:rPr>
        <w:t xml:space="preserve">астоящего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лица, указанные в</w:t>
      </w:r>
      <w:r w:rsidR="001F4242">
        <w:rPr>
          <w:rFonts w:ascii="Times New Roman" w:hAnsi="Times New Roman" w:cs="Times New Roman"/>
          <w:sz w:val="24"/>
          <w:szCs w:val="24"/>
        </w:rPr>
        <w:t xml:space="preserve"> пункте 15.1. </w:t>
      </w:r>
      <w:r w:rsidR="001F4242" w:rsidRPr="007C1F4F">
        <w:rPr>
          <w:rFonts w:ascii="Times New Roman" w:hAnsi="Times New Roman" w:cs="Times New Roman"/>
          <w:sz w:val="24"/>
          <w:szCs w:val="24"/>
        </w:rPr>
        <w:t>настояще</w:t>
      </w:r>
      <w:r w:rsidR="001F4242">
        <w:rPr>
          <w:rFonts w:ascii="Times New Roman" w:hAnsi="Times New Roman" w:cs="Times New Roman"/>
          <w:sz w:val="24"/>
          <w:szCs w:val="24"/>
        </w:rPr>
        <w:t>го</w:t>
      </w:r>
      <w:r w:rsidR="001F4242" w:rsidRPr="007C1F4F">
        <w:rPr>
          <w:rFonts w:ascii="Times New Roman" w:hAnsi="Times New Roman" w:cs="Times New Roman"/>
          <w:sz w:val="24"/>
          <w:szCs w:val="24"/>
        </w:rPr>
        <w:t xml:space="preserve">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xml:space="preserve">, вправе принимать участие в голосовании при принятии по указанным вопросам решений общим собранием членов товарищества. По иным вопросам повестки общего собрания членов товарищества лица, указанные </w:t>
      </w:r>
      <w:r w:rsidR="001F4242">
        <w:rPr>
          <w:rFonts w:ascii="Times New Roman" w:hAnsi="Times New Roman" w:cs="Times New Roman"/>
          <w:sz w:val="24"/>
          <w:szCs w:val="24"/>
        </w:rPr>
        <w:t xml:space="preserve">пункте 15.1. </w:t>
      </w:r>
      <w:r w:rsidR="001F4242" w:rsidRPr="007C1F4F">
        <w:rPr>
          <w:rFonts w:ascii="Times New Roman" w:hAnsi="Times New Roman" w:cs="Times New Roman"/>
          <w:sz w:val="24"/>
          <w:szCs w:val="24"/>
        </w:rPr>
        <w:t>настояще</w:t>
      </w:r>
      <w:r w:rsidR="001F4242">
        <w:rPr>
          <w:rFonts w:ascii="Times New Roman" w:hAnsi="Times New Roman" w:cs="Times New Roman"/>
          <w:sz w:val="24"/>
          <w:szCs w:val="24"/>
        </w:rPr>
        <w:t>го</w:t>
      </w:r>
      <w:r w:rsidR="001F4242" w:rsidRPr="007C1F4F">
        <w:rPr>
          <w:rFonts w:ascii="Times New Roman" w:hAnsi="Times New Roman" w:cs="Times New Roman"/>
          <w:sz w:val="24"/>
          <w:szCs w:val="24"/>
        </w:rPr>
        <w:t xml:space="preserve">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в голосовании при принятии решения общим собранием членов товарищества участия не принимают.</w:t>
      </w:r>
    </w:p>
    <w:p w14:paraId="3354DFA3" w14:textId="5EE0530E" w:rsidR="001F4242" w:rsidRPr="001F4242" w:rsidRDefault="001F4242" w:rsidP="001F4242">
      <w:pPr>
        <w:spacing w:after="0"/>
        <w:jc w:val="both"/>
        <w:rPr>
          <w:rFonts w:ascii="Times New Roman" w:hAnsi="Times New Roman" w:cs="Times New Roman"/>
          <w:sz w:val="24"/>
          <w:szCs w:val="24"/>
        </w:rPr>
      </w:pPr>
      <w:bookmarkStart w:id="217" w:name="dst100035"/>
      <w:bookmarkEnd w:id="217"/>
      <w:r>
        <w:rPr>
          <w:rFonts w:ascii="Times New Roman" w:hAnsi="Times New Roman" w:cs="Times New Roman"/>
          <w:sz w:val="24"/>
          <w:szCs w:val="24"/>
        </w:rPr>
        <w:t>15.</w:t>
      </w:r>
      <w:r w:rsidR="00E206D6" w:rsidRPr="007C1F4F">
        <w:rPr>
          <w:rFonts w:ascii="Times New Roman" w:hAnsi="Times New Roman" w:cs="Times New Roman"/>
          <w:sz w:val="24"/>
          <w:szCs w:val="24"/>
        </w:rPr>
        <w:t xml:space="preserve">7. Лица, указанные </w:t>
      </w:r>
      <w:r>
        <w:rPr>
          <w:rFonts w:ascii="Times New Roman" w:hAnsi="Times New Roman" w:cs="Times New Roman"/>
          <w:sz w:val="24"/>
          <w:szCs w:val="24"/>
        </w:rPr>
        <w:t xml:space="preserve">в пункте 15.1. </w:t>
      </w:r>
      <w:r w:rsidRPr="007C1F4F">
        <w:rPr>
          <w:rFonts w:ascii="Times New Roman" w:hAnsi="Times New Roman" w:cs="Times New Roman"/>
          <w:sz w:val="24"/>
          <w:szCs w:val="24"/>
        </w:rPr>
        <w:t>настояще</w:t>
      </w:r>
      <w:r>
        <w:rPr>
          <w:rFonts w:ascii="Times New Roman" w:hAnsi="Times New Roman" w:cs="Times New Roman"/>
          <w:sz w:val="24"/>
          <w:szCs w:val="24"/>
        </w:rPr>
        <w:t>го</w:t>
      </w:r>
      <w:r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обладают правом</w:t>
      </w:r>
      <w:r>
        <w:rPr>
          <w:rFonts w:ascii="Times New Roman" w:hAnsi="Times New Roman" w:cs="Times New Roman"/>
          <w:sz w:val="24"/>
          <w:szCs w:val="24"/>
        </w:rPr>
        <w:t xml:space="preserve"> </w:t>
      </w:r>
      <w:r w:rsidRPr="001F4242">
        <w:rPr>
          <w:rFonts w:ascii="Times New Roman" w:hAnsi="Times New Roman" w:cs="Times New Roman"/>
          <w:sz w:val="24"/>
          <w:szCs w:val="24"/>
        </w:rPr>
        <w:t>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w:t>
      </w:r>
      <w:r>
        <w:rPr>
          <w:rFonts w:ascii="Times New Roman" w:hAnsi="Times New Roman" w:cs="Times New Roman"/>
          <w:sz w:val="24"/>
          <w:szCs w:val="24"/>
        </w:rPr>
        <w:t xml:space="preserve"> настоящим Уставом</w:t>
      </w:r>
      <w:r w:rsidRPr="001F4242">
        <w:rPr>
          <w:rFonts w:ascii="Times New Roman" w:hAnsi="Times New Roman" w:cs="Times New Roman"/>
          <w:sz w:val="24"/>
          <w:szCs w:val="24"/>
        </w:rPr>
        <w:t>, копии:</w:t>
      </w:r>
    </w:p>
    <w:p w14:paraId="5A143898" w14:textId="6C4A0184"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1</w:t>
      </w:r>
      <w:r>
        <w:rPr>
          <w:rFonts w:ascii="Times New Roman" w:hAnsi="Times New Roman" w:cs="Times New Roman"/>
          <w:sz w:val="24"/>
          <w:szCs w:val="24"/>
        </w:rPr>
        <w:t xml:space="preserve">. </w:t>
      </w:r>
      <w:r w:rsidRPr="001F4242">
        <w:rPr>
          <w:rFonts w:ascii="Times New Roman" w:hAnsi="Times New Roman" w:cs="Times New Roman"/>
          <w:sz w:val="24"/>
          <w:szCs w:val="24"/>
        </w:rPr>
        <w:t>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54CC0AE4" w14:textId="6C8BD0EC" w:rsid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2</w:t>
      </w:r>
      <w:r>
        <w:rPr>
          <w:rFonts w:ascii="Times New Roman" w:hAnsi="Times New Roman" w:cs="Times New Roman"/>
          <w:sz w:val="24"/>
          <w:szCs w:val="24"/>
        </w:rPr>
        <w:t>.</w:t>
      </w:r>
      <w:r w:rsidRPr="001F4242">
        <w:rPr>
          <w:rFonts w:ascii="Times New Roman" w:hAnsi="Times New Roman" w:cs="Times New Roman"/>
          <w:sz w:val="24"/>
          <w:szCs w:val="24"/>
        </w:rPr>
        <w:t xml:space="preserve">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14:paraId="4ADAD955" w14:textId="56C85071" w:rsidR="000B29CA" w:rsidRPr="000B29CA" w:rsidRDefault="000B29CA" w:rsidP="001F4242">
      <w:pPr>
        <w:spacing w:after="0"/>
        <w:jc w:val="both"/>
        <w:rPr>
          <w:rFonts w:ascii="Times New Roman" w:hAnsi="Times New Roman" w:cs="Times New Roman"/>
          <w:color w:val="FF0000"/>
          <w:sz w:val="24"/>
          <w:szCs w:val="24"/>
        </w:rPr>
      </w:pPr>
      <w:r w:rsidRPr="000B29CA">
        <w:rPr>
          <w:rFonts w:ascii="Times New Roman" w:hAnsi="Times New Roman" w:cs="Times New Roman"/>
          <w:color w:val="FF0000"/>
          <w:sz w:val="24"/>
          <w:szCs w:val="24"/>
        </w:rPr>
        <w:t>15.7.2.1. бухгалтерская отчетность - информация о финансовом положении Товарищества на отчетную дату, финансовом результате её деятельности и движении денежных средств за отчетный период. Первичные учетные документы не входят в бухгалтерскую отчетность и, соответственно, правом ознакомления с первичными документами бухгалтерского учета лица, указанные в пункте 15.1. настоящего Устава обладают только в части раскрытия информации, установленной действующим законодательством;</w:t>
      </w:r>
    </w:p>
    <w:p w14:paraId="32CAA758" w14:textId="185EF446"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3</w:t>
      </w:r>
      <w:r>
        <w:rPr>
          <w:rFonts w:ascii="Times New Roman" w:hAnsi="Times New Roman" w:cs="Times New Roman"/>
          <w:sz w:val="24"/>
          <w:szCs w:val="24"/>
        </w:rPr>
        <w:t>.</w:t>
      </w:r>
      <w:r w:rsidRPr="001F4242">
        <w:rPr>
          <w:rFonts w:ascii="Times New Roman" w:hAnsi="Times New Roman" w:cs="Times New Roman"/>
          <w:sz w:val="24"/>
          <w:szCs w:val="24"/>
        </w:rPr>
        <w:t xml:space="preserve"> заключения ревизионной комиссии (ревизора) товарищества;</w:t>
      </w:r>
    </w:p>
    <w:p w14:paraId="23829EA2" w14:textId="660259B2"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4</w:t>
      </w:r>
      <w:r>
        <w:rPr>
          <w:rFonts w:ascii="Times New Roman" w:hAnsi="Times New Roman" w:cs="Times New Roman"/>
          <w:sz w:val="24"/>
          <w:szCs w:val="24"/>
        </w:rPr>
        <w:t>.</w:t>
      </w:r>
      <w:r w:rsidRPr="001F4242">
        <w:rPr>
          <w:rFonts w:ascii="Times New Roman" w:hAnsi="Times New Roman" w:cs="Times New Roman"/>
          <w:sz w:val="24"/>
          <w:szCs w:val="24"/>
        </w:rPr>
        <w:t xml:space="preserve"> документов, подтверждающих права товарищества на имущество, отражаемое на его балансе;</w:t>
      </w:r>
    </w:p>
    <w:p w14:paraId="650C6126" w14:textId="1BCD6AC4"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5</w:t>
      </w:r>
      <w:r>
        <w:rPr>
          <w:rFonts w:ascii="Times New Roman" w:hAnsi="Times New Roman" w:cs="Times New Roman"/>
          <w:sz w:val="24"/>
          <w:szCs w:val="24"/>
        </w:rPr>
        <w:t>.</w:t>
      </w:r>
      <w:r w:rsidRPr="001F4242">
        <w:rPr>
          <w:rFonts w:ascii="Times New Roman" w:hAnsi="Times New Roman" w:cs="Times New Roman"/>
          <w:sz w:val="24"/>
          <w:szCs w:val="24"/>
        </w:rPr>
        <w:t xml:space="preserve">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14:paraId="26F7E6C4" w14:textId="6313B53B"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6</w:t>
      </w:r>
      <w:r>
        <w:rPr>
          <w:rFonts w:ascii="Times New Roman" w:hAnsi="Times New Roman" w:cs="Times New Roman"/>
          <w:sz w:val="24"/>
          <w:szCs w:val="24"/>
        </w:rPr>
        <w:t>.</w:t>
      </w:r>
      <w:r w:rsidRPr="001F4242">
        <w:rPr>
          <w:rFonts w:ascii="Times New Roman" w:hAnsi="Times New Roman" w:cs="Times New Roman"/>
          <w:sz w:val="24"/>
          <w:szCs w:val="24"/>
        </w:rPr>
        <w:t xml:space="preserve"> финансово-экономического обоснования размера взносов</w:t>
      </w:r>
      <w:r w:rsidR="003628A0">
        <w:rPr>
          <w:rFonts w:ascii="Times New Roman" w:hAnsi="Times New Roman" w:cs="Times New Roman"/>
          <w:sz w:val="24"/>
          <w:szCs w:val="24"/>
        </w:rPr>
        <w:t xml:space="preserve"> и платы</w:t>
      </w:r>
      <w:r w:rsidRPr="001F4242">
        <w:rPr>
          <w:rFonts w:ascii="Times New Roman" w:hAnsi="Times New Roman" w:cs="Times New Roman"/>
          <w:sz w:val="24"/>
          <w:szCs w:val="24"/>
        </w:rPr>
        <w:t>;</w:t>
      </w:r>
    </w:p>
    <w:p w14:paraId="0F5CBFA1" w14:textId="2BBC8D9A"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7</w:t>
      </w:r>
      <w:r>
        <w:rPr>
          <w:rFonts w:ascii="Times New Roman" w:hAnsi="Times New Roman" w:cs="Times New Roman"/>
          <w:sz w:val="24"/>
          <w:szCs w:val="24"/>
        </w:rPr>
        <w:t>.</w:t>
      </w:r>
      <w:r w:rsidRPr="001F4242">
        <w:rPr>
          <w:rFonts w:ascii="Times New Roman" w:hAnsi="Times New Roman" w:cs="Times New Roman"/>
          <w:sz w:val="24"/>
          <w:szCs w:val="24"/>
        </w:rPr>
        <w:t xml:space="preserve"> иных предусмотренных настоящим Федеральным законом, уставом товарищества и решениями общего собрания членов товарищества внутренних документов товарищества.</w:t>
      </w:r>
    </w:p>
    <w:p w14:paraId="1DDB9262" w14:textId="40E69DBF" w:rsidR="00E206D6" w:rsidRDefault="001F4242" w:rsidP="007C1F4F">
      <w:pPr>
        <w:spacing w:after="0"/>
        <w:jc w:val="both"/>
        <w:rPr>
          <w:rFonts w:ascii="Times New Roman" w:hAnsi="Times New Roman" w:cs="Times New Roman"/>
          <w:sz w:val="24"/>
          <w:szCs w:val="24"/>
        </w:rPr>
      </w:pPr>
      <w:bookmarkStart w:id="218" w:name="dst100036"/>
      <w:bookmarkEnd w:id="218"/>
      <w:r>
        <w:rPr>
          <w:rFonts w:ascii="Times New Roman" w:hAnsi="Times New Roman" w:cs="Times New Roman"/>
          <w:sz w:val="24"/>
          <w:szCs w:val="24"/>
        </w:rPr>
        <w:t>15.8.</w:t>
      </w:r>
      <w:r w:rsidR="00E206D6" w:rsidRPr="007C1F4F">
        <w:rPr>
          <w:rFonts w:ascii="Times New Roman" w:hAnsi="Times New Roman" w:cs="Times New Roman"/>
          <w:sz w:val="24"/>
          <w:szCs w:val="24"/>
        </w:rPr>
        <w:t xml:space="preserve"> Лица, </w:t>
      </w:r>
      <w:r w:rsidRPr="007C1F4F">
        <w:rPr>
          <w:rFonts w:ascii="Times New Roman" w:hAnsi="Times New Roman" w:cs="Times New Roman"/>
          <w:sz w:val="24"/>
          <w:szCs w:val="24"/>
        </w:rPr>
        <w:t>указанные в</w:t>
      </w:r>
      <w:r>
        <w:rPr>
          <w:rFonts w:ascii="Times New Roman" w:hAnsi="Times New Roman" w:cs="Times New Roman"/>
          <w:sz w:val="24"/>
          <w:szCs w:val="24"/>
        </w:rPr>
        <w:t xml:space="preserve"> пункте 15.1. </w:t>
      </w:r>
      <w:r w:rsidRPr="007C1F4F">
        <w:rPr>
          <w:rFonts w:ascii="Times New Roman" w:hAnsi="Times New Roman" w:cs="Times New Roman"/>
          <w:sz w:val="24"/>
          <w:szCs w:val="24"/>
        </w:rPr>
        <w:t>настояще</w:t>
      </w:r>
      <w:r>
        <w:rPr>
          <w:rFonts w:ascii="Times New Roman" w:hAnsi="Times New Roman" w:cs="Times New Roman"/>
          <w:sz w:val="24"/>
          <w:szCs w:val="24"/>
        </w:rPr>
        <w:t>го</w:t>
      </w:r>
      <w:r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обладают правом обжаловать решения органов товарищества, влекущие для этих лиц гражданско-правовые последствия, в случаях и в порядке, которые предусмотрены федеральным законом.</w:t>
      </w:r>
    </w:p>
    <w:p w14:paraId="6A3E8A2A" w14:textId="77777777" w:rsidR="00CB1803" w:rsidRPr="007C1F4F" w:rsidRDefault="00CB1803" w:rsidP="007C1F4F">
      <w:pPr>
        <w:spacing w:after="0"/>
        <w:jc w:val="both"/>
        <w:rPr>
          <w:rFonts w:ascii="Times New Roman" w:hAnsi="Times New Roman" w:cs="Times New Roman"/>
          <w:sz w:val="24"/>
          <w:szCs w:val="24"/>
        </w:rPr>
      </w:pPr>
    </w:p>
    <w:p w14:paraId="1A83607E" w14:textId="7E868846" w:rsidR="001F4242" w:rsidRPr="00D136FD" w:rsidRDefault="001F4242" w:rsidP="001F4242">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w:t>
      </w:r>
      <w:r w:rsidR="00077853">
        <w:rPr>
          <w:sz w:val="24"/>
          <w:szCs w:val="24"/>
        </w:rPr>
        <w:t>6</w:t>
      </w:r>
      <w:r w:rsidRPr="00D136FD">
        <w:rPr>
          <w:sz w:val="24"/>
          <w:szCs w:val="24"/>
        </w:rPr>
        <w:t xml:space="preserve">. </w:t>
      </w:r>
      <w:r w:rsidR="00077853">
        <w:rPr>
          <w:sz w:val="24"/>
          <w:szCs w:val="24"/>
        </w:rPr>
        <w:t>Порядок приобретения и создания имущества общего пользования товарищества</w:t>
      </w:r>
    </w:p>
    <w:p w14:paraId="1DEA7BB2" w14:textId="333D8935" w:rsidR="00077853" w:rsidRPr="00077853" w:rsidRDefault="00077853" w:rsidP="00077853">
      <w:pPr>
        <w:spacing w:after="0"/>
        <w:jc w:val="both"/>
        <w:rPr>
          <w:rFonts w:ascii="Times New Roman" w:hAnsi="Times New Roman" w:cs="Times New Roman"/>
          <w:sz w:val="24"/>
          <w:szCs w:val="24"/>
        </w:rPr>
      </w:pPr>
      <w:r>
        <w:rPr>
          <w:rFonts w:ascii="Times New Roman" w:hAnsi="Times New Roman" w:cs="Times New Roman"/>
          <w:sz w:val="24"/>
          <w:szCs w:val="24"/>
        </w:rPr>
        <w:t>16.</w:t>
      </w:r>
      <w:r w:rsidRPr="00077853">
        <w:rPr>
          <w:rFonts w:ascii="Times New Roman" w:hAnsi="Times New Roman" w:cs="Times New Roman"/>
          <w:sz w:val="24"/>
          <w:szCs w:val="24"/>
        </w:rPr>
        <w:t>1. Образование земельных участков общего назначения осуществляется в соответствии с утвержденным проектом межевания территории.</w:t>
      </w:r>
    </w:p>
    <w:p w14:paraId="47981DC0" w14:textId="7F62C5C6" w:rsidR="00077853" w:rsidRPr="00077853" w:rsidRDefault="00077853" w:rsidP="00077853">
      <w:pPr>
        <w:spacing w:after="0"/>
        <w:jc w:val="both"/>
        <w:rPr>
          <w:rFonts w:ascii="Times New Roman" w:hAnsi="Times New Roman" w:cs="Times New Roman"/>
          <w:sz w:val="24"/>
          <w:szCs w:val="24"/>
        </w:rPr>
      </w:pPr>
      <w:bookmarkStart w:id="219" w:name="dst100327"/>
      <w:bookmarkEnd w:id="219"/>
      <w:r>
        <w:rPr>
          <w:rFonts w:ascii="Times New Roman" w:hAnsi="Times New Roman" w:cs="Times New Roman"/>
          <w:sz w:val="24"/>
          <w:szCs w:val="24"/>
        </w:rPr>
        <w:t>16.</w:t>
      </w:r>
      <w:r w:rsidRPr="00077853">
        <w:rPr>
          <w:rFonts w:ascii="Times New Roman" w:hAnsi="Times New Roman" w:cs="Times New Roman"/>
          <w:sz w:val="24"/>
          <w:szCs w:val="24"/>
        </w:rPr>
        <w:t xml:space="preserve">2. Управление имуществом общего пользования в границах территории садоводства может осуществлять только одно товарищество в соответствии с </w:t>
      </w:r>
      <w:r w:rsidR="00A57293">
        <w:rPr>
          <w:rFonts w:ascii="Times New Roman" w:hAnsi="Times New Roman" w:cs="Times New Roman"/>
          <w:sz w:val="24"/>
          <w:szCs w:val="24"/>
        </w:rPr>
        <w:t>законодательством</w:t>
      </w:r>
      <w:r w:rsidRPr="00077853">
        <w:rPr>
          <w:rFonts w:ascii="Times New Roman" w:hAnsi="Times New Roman" w:cs="Times New Roman"/>
          <w:sz w:val="24"/>
          <w:szCs w:val="24"/>
        </w:rPr>
        <w:t>.</w:t>
      </w:r>
    </w:p>
    <w:p w14:paraId="31BA3088" w14:textId="406784C8" w:rsidR="00077853" w:rsidRPr="00077853" w:rsidRDefault="00A57293" w:rsidP="00077853">
      <w:pPr>
        <w:spacing w:after="0"/>
        <w:jc w:val="both"/>
        <w:rPr>
          <w:rFonts w:ascii="Times New Roman" w:hAnsi="Times New Roman" w:cs="Times New Roman"/>
          <w:sz w:val="24"/>
          <w:szCs w:val="24"/>
        </w:rPr>
      </w:pPr>
      <w:bookmarkStart w:id="220" w:name="dst100328"/>
      <w:bookmarkEnd w:id="220"/>
      <w:r>
        <w:rPr>
          <w:rFonts w:ascii="Times New Roman" w:hAnsi="Times New Roman" w:cs="Times New Roman"/>
          <w:sz w:val="24"/>
          <w:szCs w:val="24"/>
        </w:rPr>
        <w:t>16.</w:t>
      </w:r>
      <w:r w:rsidR="00077853" w:rsidRPr="00077853">
        <w:rPr>
          <w:rFonts w:ascii="Times New Roman" w:hAnsi="Times New Roman" w:cs="Times New Roman"/>
          <w:sz w:val="24"/>
          <w:szCs w:val="24"/>
        </w:rPr>
        <w:t>3. Имущество общего пользования, расположенное в границах территории садоводства или огородничества, может также принадлежать товариществу на праве собственности и ином праве, предусмотренном гражданским законодательством.</w:t>
      </w:r>
    </w:p>
    <w:p w14:paraId="4EE4ACD1" w14:textId="6FA92E4E" w:rsidR="00077853" w:rsidRPr="00077853" w:rsidRDefault="00A57293" w:rsidP="00077853">
      <w:pPr>
        <w:spacing w:after="0"/>
        <w:jc w:val="both"/>
        <w:rPr>
          <w:rFonts w:ascii="Times New Roman" w:hAnsi="Times New Roman" w:cs="Times New Roman"/>
          <w:sz w:val="24"/>
          <w:szCs w:val="24"/>
        </w:rPr>
      </w:pPr>
      <w:bookmarkStart w:id="221" w:name="dst100329"/>
      <w:bookmarkEnd w:id="221"/>
      <w:r>
        <w:rPr>
          <w:rFonts w:ascii="Times New Roman" w:hAnsi="Times New Roman" w:cs="Times New Roman"/>
          <w:sz w:val="24"/>
          <w:szCs w:val="24"/>
        </w:rPr>
        <w:t>16.</w:t>
      </w:r>
      <w:r w:rsidR="00077853" w:rsidRPr="00077853">
        <w:rPr>
          <w:rFonts w:ascii="Times New Roman" w:hAnsi="Times New Roman" w:cs="Times New Roman"/>
          <w:sz w:val="24"/>
          <w:szCs w:val="24"/>
        </w:rPr>
        <w:t xml:space="preserve">4. Земельный участок общего назначения, находящийся в государственной или муниципальной собственности и расположенный в границах территории садоводства или </w:t>
      </w:r>
      <w:r w:rsidR="00077853" w:rsidRPr="00077853">
        <w:rPr>
          <w:rFonts w:ascii="Times New Roman" w:hAnsi="Times New Roman" w:cs="Times New Roman"/>
          <w:sz w:val="24"/>
          <w:szCs w:val="24"/>
        </w:rPr>
        <w:lastRenderedPageBreak/>
        <w:t>огородничества, подлежит предоставлению в общую долевую собственность лиц, являющихся собственниками земельных участков, расположенных в границах территории садоводства, пропорционально площади этих участков. Предоставление земельного участка общего назначения в указанном случае может осуществляться по заявлению лица, уполномоченного на подачу соответствующего заявления решением общего собрания членов товарищества.</w:t>
      </w:r>
    </w:p>
    <w:p w14:paraId="35C6BED8" w14:textId="7A752515" w:rsidR="00077853" w:rsidRPr="00077853" w:rsidRDefault="00A57293" w:rsidP="00077853">
      <w:pPr>
        <w:spacing w:after="0"/>
        <w:jc w:val="both"/>
        <w:rPr>
          <w:rFonts w:ascii="Times New Roman" w:hAnsi="Times New Roman" w:cs="Times New Roman"/>
          <w:sz w:val="24"/>
          <w:szCs w:val="24"/>
        </w:rPr>
      </w:pPr>
      <w:bookmarkStart w:id="222" w:name="dst100330"/>
      <w:bookmarkEnd w:id="222"/>
      <w:r>
        <w:rPr>
          <w:rFonts w:ascii="Times New Roman" w:hAnsi="Times New Roman" w:cs="Times New Roman"/>
          <w:sz w:val="24"/>
          <w:szCs w:val="24"/>
        </w:rPr>
        <w:t>16.</w:t>
      </w:r>
      <w:r w:rsidR="00077853" w:rsidRPr="00077853">
        <w:rPr>
          <w:rFonts w:ascii="Times New Roman" w:hAnsi="Times New Roman" w:cs="Times New Roman"/>
          <w:sz w:val="24"/>
          <w:szCs w:val="24"/>
        </w:rPr>
        <w:t>5. Правообладатели земельных участков, расположенных в границах территории садоводства, вправе использовать земельные участки общего назначения в границах такой территории для прохода и проезда к своим земельным участкам свободно и без взимания платы. Никто не вправе ограничивать доступ правообладателей земельных участков, расположенных в границах территории садоводства, к таким земельным участкам.</w:t>
      </w:r>
    </w:p>
    <w:p w14:paraId="34233D20" w14:textId="7BC70D92" w:rsidR="00077853" w:rsidRPr="00077853" w:rsidRDefault="00077853" w:rsidP="00077853">
      <w:pPr>
        <w:spacing w:after="0"/>
        <w:jc w:val="both"/>
        <w:rPr>
          <w:rFonts w:ascii="Times New Roman" w:hAnsi="Times New Roman" w:cs="Times New Roman"/>
          <w:sz w:val="24"/>
          <w:szCs w:val="24"/>
        </w:rPr>
      </w:pPr>
      <w:r w:rsidRPr="00077853">
        <w:rPr>
          <w:rFonts w:ascii="Times New Roman" w:hAnsi="Times New Roman" w:cs="Times New Roman"/>
          <w:sz w:val="24"/>
          <w:szCs w:val="24"/>
        </w:rPr>
        <w:t>1</w:t>
      </w:r>
      <w:r w:rsidR="00A57293">
        <w:rPr>
          <w:rFonts w:ascii="Times New Roman" w:hAnsi="Times New Roman" w:cs="Times New Roman"/>
          <w:sz w:val="24"/>
          <w:szCs w:val="24"/>
        </w:rPr>
        <w:t>6.6</w:t>
      </w:r>
      <w:r w:rsidRPr="00077853">
        <w:rPr>
          <w:rFonts w:ascii="Times New Roman" w:hAnsi="Times New Roman" w:cs="Times New Roman"/>
          <w:sz w:val="24"/>
          <w:szCs w:val="24"/>
        </w:rPr>
        <w:t xml:space="preserve">. Имущество общего пользования, расположенное в границах территории садоводства, являющееся недвижимым имуществом, созданное (создаваемое), приобретенное после дня вступления в силу </w:t>
      </w:r>
      <w:r w:rsidR="00E64F85" w:rsidRPr="00205D53">
        <w:rPr>
          <w:rFonts w:ascii="Times New Roman" w:hAnsi="Times New Roman" w:cs="Times New Roman"/>
          <w:sz w:val="24"/>
          <w:szCs w:val="24"/>
        </w:rPr>
        <w:t>Федерального закона 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rsidRPr="00077853">
        <w:rPr>
          <w:rFonts w:ascii="Times New Roman" w:hAnsi="Times New Roman" w:cs="Times New Roman"/>
          <w:sz w:val="24"/>
          <w:szCs w:val="24"/>
        </w:rPr>
        <w:t>, принадлежит на праве общей долевой собственности лицам, являющимся собственниками земельных участков, расположенных в границах территории садоводства, пропорционально площади этих участков.</w:t>
      </w:r>
    </w:p>
    <w:p w14:paraId="46ECB331" w14:textId="220B19F5" w:rsidR="00077853" w:rsidRPr="00077853" w:rsidRDefault="00E64F85" w:rsidP="00077853">
      <w:pPr>
        <w:spacing w:after="0"/>
        <w:jc w:val="both"/>
        <w:rPr>
          <w:rFonts w:ascii="Times New Roman" w:hAnsi="Times New Roman" w:cs="Times New Roman"/>
          <w:sz w:val="24"/>
          <w:szCs w:val="24"/>
        </w:rPr>
      </w:pPr>
      <w:bookmarkStart w:id="223" w:name="dst100333"/>
      <w:bookmarkEnd w:id="223"/>
      <w:r>
        <w:rPr>
          <w:rFonts w:ascii="Times New Roman" w:hAnsi="Times New Roman" w:cs="Times New Roman"/>
          <w:sz w:val="24"/>
          <w:szCs w:val="24"/>
        </w:rPr>
        <w:t>16.7</w:t>
      </w:r>
      <w:r w:rsidR="00077853" w:rsidRPr="00077853">
        <w:rPr>
          <w:rFonts w:ascii="Times New Roman" w:hAnsi="Times New Roman" w:cs="Times New Roman"/>
          <w:sz w:val="24"/>
          <w:szCs w:val="24"/>
        </w:rPr>
        <w:t>. Право собственности на недвижимое имущество, входящее в состав имущества общего пользования, возникает с момента государственной регистрации такого права в соответствии с Федеральным</w:t>
      </w:r>
      <w:r>
        <w:rPr>
          <w:rFonts w:ascii="Times New Roman" w:hAnsi="Times New Roman" w:cs="Times New Roman"/>
          <w:sz w:val="24"/>
          <w:szCs w:val="24"/>
        </w:rPr>
        <w:t xml:space="preserve"> </w:t>
      </w:r>
      <w:hyperlink r:id="rId59" w:anchor="dst0" w:history="1">
        <w:r w:rsidR="00077853" w:rsidRPr="00077853">
          <w:rPr>
            <w:rStyle w:val="a6"/>
            <w:rFonts w:ascii="Times New Roman" w:hAnsi="Times New Roman" w:cs="Times New Roman"/>
            <w:color w:val="auto"/>
            <w:sz w:val="24"/>
            <w:szCs w:val="24"/>
            <w:u w:val="none"/>
          </w:rPr>
          <w:t>законом</w:t>
        </w:r>
      </w:hyperlink>
      <w:r>
        <w:rPr>
          <w:rFonts w:ascii="Times New Roman" w:hAnsi="Times New Roman" w:cs="Times New Roman"/>
          <w:sz w:val="24"/>
          <w:szCs w:val="24"/>
        </w:rPr>
        <w:t xml:space="preserve"> </w:t>
      </w:r>
      <w:r w:rsidR="00077853" w:rsidRPr="00077853">
        <w:rPr>
          <w:rFonts w:ascii="Times New Roman" w:hAnsi="Times New Roman" w:cs="Times New Roman"/>
          <w:sz w:val="24"/>
          <w:szCs w:val="24"/>
        </w:rPr>
        <w:t>от 13 июля 2015 года N 218-ФЗ "О государственной регистрации недвижимости".</w:t>
      </w:r>
    </w:p>
    <w:p w14:paraId="01A32BFB" w14:textId="249B873C" w:rsidR="00077853" w:rsidRPr="00077853" w:rsidRDefault="00E64F85" w:rsidP="00077853">
      <w:pPr>
        <w:spacing w:after="0"/>
        <w:jc w:val="both"/>
        <w:rPr>
          <w:rFonts w:ascii="Times New Roman" w:hAnsi="Times New Roman" w:cs="Times New Roman"/>
          <w:sz w:val="24"/>
          <w:szCs w:val="24"/>
        </w:rPr>
      </w:pPr>
      <w:bookmarkStart w:id="224" w:name="dst100334"/>
      <w:bookmarkEnd w:id="224"/>
      <w:r>
        <w:rPr>
          <w:rFonts w:ascii="Times New Roman" w:hAnsi="Times New Roman" w:cs="Times New Roman"/>
          <w:sz w:val="24"/>
          <w:szCs w:val="24"/>
        </w:rPr>
        <w:t>16.</w:t>
      </w:r>
      <w:proofErr w:type="gramStart"/>
      <w:r>
        <w:rPr>
          <w:rFonts w:ascii="Times New Roman" w:hAnsi="Times New Roman" w:cs="Times New Roman"/>
          <w:sz w:val="24"/>
          <w:szCs w:val="24"/>
        </w:rPr>
        <w:t>8.</w:t>
      </w:r>
      <w:r w:rsidR="00077853" w:rsidRPr="00077853">
        <w:rPr>
          <w:rFonts w:ascii="Times New Roman" w:hAnsi="Times New Roman" w:cs="Times New Roman"/>
          <w:sz w:val="24"/>
          <w:szCs w:val="24"/>
        </w:rPr>
        <w:t>.</w:t>
      </w:r>
      <w:proofErr w:type="gramEnd"/>
      <w:r w:rsidR="00077853" w:rsidRPr="00077853">
        <w:rPr>
          <w:rFonts w:ascii="Times New Roman" w:hAnsi="Times New Roman" w:cs="Times New Roman"/>
          <w:sz w:val="24"/>
          <w:szCs w:val="24"/>
        </w:rPr>
        <w:t xml:space="preserve"> В соответствии с решением общего собрания членов товарищества недвижимое имущество общего пользования, расположенное в границах территории садоводства, принадлежащее товариществу на праве собственности, может быть передано безвозмездно в общую долевую собственность лиц, являющихся собственниками земельных участков, расположенных в границах территории садоводства или огородничества, пропорционально площади этих участков при условии, что все собственники земельных участков, расположенных в границах территории садоводства или огородничества, выразили согласие на приобретение соответствующей доли в праве общей собственности на такое имущество. Передача указанного имущества в соответствии с настоящей частью не является дарением.</w:t>
      </w:r>
    </w:p>
    <w:p w14:paraId="6BDAF31B" w14:textId="1E0C74E5" w:rsidR="00077853" w:rsidRPr="00077853" w:rsidRDefault="00E64F85" w:rsidP="00077853">
      <w:pPr>
        <w:spacing w:after="0"/>
        <w:jc w:val="both"/>
        <w:rPr>
          <w:rFonts w:ascii="Times New Roman" w:hAnsi="Times New Roman" w:cs="Times New Roman"/>
          <w:sz w:val="24"/>
          <w:szCs w:val="24"/>
        </w:rPr>
      </w:pPr>
      <w:bookmarkStart w:id="225" w:name="dst100335"/>
      <w:bookmarkEnd w:id="225"/>
      <w:r>
        <w:rPr>
          <w:rFonts w:ascii="Times New Roman" w:hAnsi="Times New Roman" w:cs="Times New Roman"/>
          <w:sz w:val="24"/>
          <w:szCs w:val="24"/>
        </w:rPr>
        <w:t>16.9.</w:t>
      </w:r>
      <w:r w:rsidR="00077853" w:rsidRPr="00077853">
        <w:rPr>
          <w:rFonts w:ascii="Times New Roman" w:hAnsi="Times New Roman" w:cs="Times New Roman"/>
          <w:sz w:val="24"/>
          <w:szCs w:val="24"/>
        </w:rPr>
        <w:t xml:space="preserve"> Доля в праве общей собственности на имущество общего пользования собственника садового земельного участка, расположенного в границах территории садоводства или огородничества, следует судьбе права собственности на такой садовый земельный участок.</w:t>
      </w:r>
    </w:p>
    <w:p w14:paraId="49AD321E" w14:textId="37D2E764" w:rsidR="00077853" w:rsidRPr="00077853" w:rsidRDefault="0073642A" w:rsidP="00077853">
      <w:pPr>
        <w:spacing w:after="0"/>
        <w:jc w:val="both"/>
        <w:rPr>
          <w:rFonts w:ascii="Times New Roman" w:hAnsi="Times New Roman" w:cs="Times New Roman"/>
          <w:sz w:val="24"/>
          <w:szCs w:val="24"/>
        </w:rPr>
      </w:pPr>
      <w:bookmarkStart w:id="226" w:name="dst100336"/>
      <w:bookmarkEnd w:id="226"/>
      <w:r>
        <w:rPr>
          <w:rFonts w:ascii="Times New Roman" w:hAnsi="Times New Roman" w:cs="Times New Roman"/>
          <w:sz w:val="24"/>
          <w:szCs w:val="24"/>
        </w:rPr>
        <w:t>16.10</w:t>
      </w:r>
      <w:r w:rsidR="00077853" w:rsidRPr="00077853">
        <w:rPr>
          <w:rFonts w:ascii="Times New Roman" w:hAnsi="Times New Roman" w:cs="Times New Roman"/>
          <w:sz w:val="24"/>
          <w:szCs w:val="24"/>
        </w:rPr>
        <w:t>. При переходе права собственности на садовый земельный участок, расположенный в границах территории садоводства, доля в праве общей собственности на имущество общего пользования нового собственника такого земельного участка равна доле в праве общей собственности на указанное имущество общего пользования предыдущего собственника такого земельного участка.</w:t>
      </w:r>
    </w:p>
    <w:p w14:paraId="14689014" w14:textId="70FF0D8D" w:rsidR="00077853" w:rsidRPr="00077853" w:rsidRDefault="0073642A" w:rsidP="00077853">
      <w:pPr>
        <w:spacing w:after="0"/>
        <w:jc w:val="both"/>
        <w:rPr>
          <w:rFonts w:ascii="Times New Roman" w:hAnsi="Times New Roman" w:cs="Times New Roman"/>
          <w:sz w:val="24"/>
          <w:szCs w:val="24"/>
        </w:rPr>
      </w:pPr>
      <w:bookmarkStart w:id="227" w:name="dst100337"/>
      <w:bookmarkEnd w:id="227"/>
      <w:r>
        <w:rPr>
          <w:rFonts w:ascii="Times New Roman" w:hAnsi="Times New Roman" w:cs="Times New Roman"/>
          <w:sz w:val="24"/>
          <w:szCs w:val="24"/>
        </w:rPr>
        <w:t>1</w:t>
      </w:r>
      <w:r w:rsidR="00077853" w:rsidRPr="00077853">
        <w:rPr>
          <w:rFonts w:ascii="Times New Roman" w:hAnsi="Times New Roman" w:cs="Times New Roman"/>
          <w:sz w:val="24"/>
          <w:szCs w:val="24"/>
        </w:rPr>
        <w:t>6</w:t>
      </w:r>
      <w:r>
        <w:rPr>
          <w:rFonts w:ascii="Times New Roman" w:hAnsi="Times New Roman" w:cs="Times New Roman"/>
          <w:sz w:val="24"/>
          <w:szCs w:val="24"/>
        </w:rPr>
        <w:t>.11</w:t>
      </w:r>
      <w:r w:rsidR="00077853" w:rsidRPr="00077853">
        <w:rPr>
          <w:rFonts w:ascii="Times New Roman" w:hAnsi="Times New Roman" w:cs="Times New Roman"/>
          <w:sz w:val="24"/>
          <w:szCs w:val="24"/>
        </w:rPr>
        <w:t>. Собственник садового земельного участка, расположенного в границах территории садоводства, не вправе:</w:t>
      </w:r>
    </w:p>
    <w:p w14:paraId="0A6C0751" w14:textId="2BAC1AE3" w:rsidR="00077853" w:rsidRPr="00077853" w:rsidRDefault="0073642A" w:rsidP="00077853">
      <w:pPr>
        <w:spacing w:after="0"/>
        <w:jc w:val="both"/>
        <w:rPr>
          <w:rFonts w:ascii="Times New Roman" w:hAnsi="Times New Roman" w:cs="Times New Roman"/>
          <w:sz w:val="24"/>
          <w:szCs w:val="24"/>
        </w:rPr>
      </w:pPr>
      <w:bookmarkStart w:id="228" w:name="dst100338"/>
      <w:bookmarkEnd w:id="228"/>
      <w:r>
        <w:rPr>
          <w:rFonts w:ascii="Times New Roman" w:hAnsi="Times New Roman" w:cs="Times New Roman"/>
          <w:sz w:val="24"/>
          <w:szCs w:val="24"/>
        </w:rPr>
        <w:t>16.11.</w:t>
      </w:r>
      <w:r w:rsidR="00077853" w:rsidRPr="00077853">
        <w:rPr>
          <w:rFonts w:ascii="Times New Roman" w:hAnsi="Times New Roman" w:cs="Times New Roman"/>
          <w:sz w:val="24"/>
          <w:szCs w:val="24"/>
        </w:rPr>
        <w:t>1</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осуществлять выдел в натуре своей доли в праве общей собственности на имущество общего пользования;</w:t>
      </w:r>
    </w:p>
    <w:p w14:paraId="6D615CCE" w14:textId="6B27A6E2" w:rsidR="00077853" w:rsidRPr="00077853" w:rsidRDefault="0073642A" w:rsidP="00077853">
      <w:pPr>
        <w:spacing w:after="0"/>
        <w:jc w:val="both"/>
        <w:rPr>
          <w:rFonts w:ascii="Times New Roman" w:hAnsi="Times New Roman" w:cs="Times New Roman"/>
          <w:sz w:val="24"/>
          <w:szCs w:val="24"/>
        </w:rPr>
      </w:pPr>
      <w:bookmarkStart w:id="229" w:name="dst100339"/>
      <w:bookmarkEnd w:id="229"/>
      <w:r>
        <w:rPr>
          <w:rFonts w:ascii="Times New Roman" w:hAnsi="Times New Roman" w:cs="Times New Roman"/>
          <w:sz w:val="24"/>
          <w:szCs w:val="24"/>
        </w:rPr>
        <w:lastRenderedPageBreak/>
        <w:t>16..11.2.</w:t>
      </w:r>
      <w:r w:rsidR="00077853" w:rsidRPr="00077853">
        <w:rPr>
          <w:rFonts w:ascii="Times New Roman" w:hAnsi="Times New Roman" w:cs="Times New Roman"/>
          <w:sz w:val="24"/>
          <w:szCs w:val="24"/>
        </w:rPr>
        <w:t xml:space="preserve"> отчуждать свою долю в праве общей собственности на имущество общего пользования, а также совершать иные действия, влекущие за собой передачу этой доли отдельно от права собственности на указанный участок.</w:t>
      </w:r>
    </w:p>
    <w:p w14:paraId="4B323562" w14:textId="0F612949" w:rsidR="00077853" w:rsidRPr="00077853" w:rsidRDefault="0073642A" w:rsidP="00077853">
      <w:pPr>
        <w:spacing w:after="0"/>
        <w:jc w:val="both"/>
        <w:rPr>
          <w:rFonts w:ascii="Times New Roman" w:hAnsi="Times New Roman" w:cs="Times New Roman"/>
          <w:sz w:val="24"/>
          <w:szCs w:val="24"/>
        </w:rPr>
      </w:pPr>
      <w:bookmarkStart w:id="230" w:name="dst100340"/>
      <w:bookmarkEnd w:id="230"/>
      <w:r>
        <w:rPr>
          <w:rFonts w:ascii="Times New Roman" w:hAnsi="Times New Roman" w:cs="Times New Roman"/>
          <w:sz w:val="24"/>
          <w:szCs w:val="24"/>
        </w:rPr>
        <w:t>16.12</w:t>
      </w:r>
      <w:r w:rsidR="00077853" w:rsidRPr="00077853">
        <w:rPr>
          <w:rFonts w:ascii="Times New Roman" w:hAnsi="Times New Roman" w:cs="Times New Roman"/>
          <w:sz w:val="24"/>
          <w:szCs w:val="24"/>
        </w:rPr>
        <w:t>. Условия договора, в соответствии с которыми переход права собственности на садовый земельный участок не сопровождается переходом доли в праве общей собственности на имущество общего пользования, являются ничтожными (в случае, если собственнику садового или огородного участка принадлежит такая доля).</w:t>
      </w:r>
    </w:p>
    <w:p w14:paraId="6036D5D4" w14:textId="117FED62" w:rsidR="00077853" w:rsidRPr="00077853" w:rsidRDefault="0073642A" w:rsidP="001E291B">
      <w:pPr>
        <w:spacing w:after="0"/>
        <w:jc w:val="both"/>
        <w:rPr>
          <w:rFonts w:ascii="Times New Roman" w:hAnsi="Times New Roman" w:cs="Times New Roman"/>
          <w:sz w:val="24"/>
          <w:szCs w:val="24"/>
        </w:rPr>
      </w:pPr>
      <w:bookmarkStart w:id="231" w:name="dst100341"/>
      <w:bookmarkEnd w:id="231"/>
      <w:r>
        <w:rPr>
          <w:rFonts w:ascii="Times New Roman" w:hAnsi="Times New Roman" w:cs="Times New Roman"/>
          <w:sz w:val="24"/>
          <w:szCs w:val="24"/>
        </w:rPr>
        <w:t>16.13</w:t>
      </w:r>
      <w:r w:rsidR="00077853" w:rsidRPr="00077853">
        <w:rPr>
          <w:rFonts w:ascii="Times New Roman" w:hAnsi="Times New Roman" w:cs="Times New Roman"/>
          <w:sz w:val="24"/>
          <w:szCs w:val="24"/>
        </w:rPr>
        <w:t xml:space="preserve">. Имущество общего пользования, </w:t>
      </w:r>
      <w:r w:rsidRPr="001E291B">
        <w:rPr>
          <w:rFonts w:ascii="Times New Roman" w:hAnsi="Times New Roman" w:cs="Times New Roman"/>
          <w:sz w:val="24"/>
          <w:szCs w:val="24"/>
        </w:rPr>
        <w:t>по заявлению товарищества или участников общей долевой собственности на имущество общего пользования, расположенное в границах территории садоводства, может быть безвозмездно приобретено в государственную собственность субъекта Российской Федерации или муниципальную собственность такое имущество общего пользования (автомобильные дороги, объекты электросетевого хозяйства, водоснабжения, связи и другие объекты) в случае, если такое имущество в соответствии с федеральным законом может находиться в государственной или муниципальной собственности</w:t>
      </w:r>
      <w:r w:rsidR="00077853" w:rsidRPr="00077853">
        <w:rPr>
          <w:rFonts w:ascii="Times New Roman" w:hAnsi="Times New Roman" w:cs="Times New Roman"/>
          <w:sz w:val="24"/>
          <w:szCs w:val="24"/>
        </w:rPr>
        <w:t>, в случае одновременного соблюдения следующих условий:</w:t>
      </w:r>
    </w:p>
    <w:p w14:paraId="32B60F11" w14:textId="205A4F8D" w:rsidR="00077853" w:rsidRPr="00077853" w:rsidRDefault="001E291B" w:rsidP="00077853">
      <w:pPr>
        <w:spacing w:after="0"/>
        <w:jc w:val="both"/>
        <w:rPr>
          <w:rFonts w:ascii="Times New Roman" w:hAnsi="Times New Roman" w:cs="Times New Roman"/>
          <w:sz w:val="24"/>
          <w:szCs w:val="24"/>
        </w:rPr>
      </w:pPr>
      <w:bookmarkStart w:id="232" w:name="dst100342"/>
      <w:bookmarkEnd w:id="232"/>
      <w:r>
        <w:rPr>
          <w:rFonts w:ascii="Times New Roman" w:hAnsi="Times New Roman" w:cs="Times New Roman"/>
          <w:sz w:val="24"/>
          <w:szCs w:val="24"/>
        </w:rPr>
        <w:t>16.13.</w:t>
      </w:r>
      <w:r w:rsidR="00077853" w:rsidRPr="00077853">
        <w:rPr>
          <w:rFonts w:ascii="Times New Roman" w:hAnsi="Times New Roman" w:cs="Times New Roman"/>
          <w:sz w:val="24"/>
          <w:szCs w:val="24"/>
        </w:rPr>
        <w:t>1</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решение о передаче указанного имущества принято общим собранием членов товарищества;</w:t>
      </w:r>
    </w:p>
    <w:p w14:paraId="0D6CCBFB" w14:textId="31E7E1E8" w:rsidR="00077853" w:rsidRPr="00077853" w:rsidRDefault="001E291B" w:rsidP="00077853">
      <w:pPr>
        <w:spacing w:after="0"/>
        <w:jc w:val="both"/>
        <w:rPr>
          <w:rFonts w:ascii="Times New Roman" w:hAnsi="Times New Roman" w:cs="Times New Roman"/>
          <w:sz w:val="24"/>
          <w:szCs w:val="24"/>
        </w:rPr>
      </w:pPr>
      <w:bookmarkStart w:id="233" w:name="dst100343"/>
      <w:bookmarkEnd w:id="233"/>
      <w:r>
        <w:rPr>
          <w:rFonts w:ascii="Times New Roman" w:hAnsi="Times New Roman" w:cs="Times New Roman"/>
          <w:sz w:val="24"/>
          <w:szCs w:val="24"/>
        </w:rPr>
        <w:t>16.13.</w:t>
      </w:r>
      <w:r w:rsidR="00077853" w:rsidRPr="00077853">
        <w:rPr>
          <w:rFonts w:ascii="Times New Roman" w:hAnsi="Times New Roman" w:cs="Times New Roman"/>
          <w:sz w:val="24"/>
          <w:szCs w:val="24"/>
        </w:rPr>
        <w:t>2</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в соответствии с федеральным законом указанное имущество может находиться в государственной или муниципальной собственности;</w:t>
      </w:r>
    </w:p>
    <w:p w14:paraId="21DA16A1" w14:textId="595A80C8" w:rsidR="00077853" w:rsidRDefault="001E291B" w:rsidP="00077853">
      <w:pPr>
        <w:spacing w:after="0"/>
        <w:jc w:val="both"/>
        <w:rPr>
          <w:rFonts w:ascii="Times New Roman" w:hAnsi="Times New Roman" w:cs="Times New Roman"/>
          <w:sz w:val="24"/>
          <w:szCs w:val="24"/>
        </w:rPr>
      </w:pPr>
      <w:bookmarkStart w:id="234" w:name="dst100344"/>
      <w:bookmarkEnd w:id="234"/>
      <w:r>
        <w:rPr>
          <w:rFonts w:ascii="Times New Roman" w:hAnsi="Times New Roman" w:cs="Times New Roman"/>
          <w:sz w:val="24"/>
          <w:szCs w:val="24"/>
        </w:rPr>
        <w:t>16.13.</w:t>
      </w:r>
      <w:r w:rsidR="00077853" w:rsidRPr="00077853">
        <w:rPr>
          <w:rFonts w:ascii="Times New Roman" w:hAnsi="Times New Roman" w:cs="Times New Roman"/>
          <w:sz w:val="24"/>
          <w:szCs w:val="24"/>
        </w:rPr>
        <w:t>3</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в случае, если указанное имущество на праве общей долевой собственности принадлежит лицам, являющимся собственниками земельных участков, расположенных в границах территории садоводства, получено согласие таких лиц на осуществление указанной передачи.</w:t>
      </w:r>
    </w:p>
    <w:p w14:paraId="000B5845" w14:textId="77777777" w:rsidR="00347223" w:rsidRPr="00077853" w:rsidRDefault="00347223" w:rsidP="00077853">
      <w:pPr>
        <w:spacing w:after="0"/>
        <w:jc w:val="both"/>
        <w:rPr>
          <w:rFonts w:ascii="Times New Roman" w:hAnsi="Times New Roman" w:cs="Times New Roman"/>
          <w:sz w:val="24"/>
          <w:szCs w:val="24"/>
        </w:rPr>
      </w:pPr>
    </w:p>
    <w:p w14:paraId="509E94C2" w14:textId="69D64816" w:rsidR="00E95D67" w:rsidRPr="00D136FD" w:rsidRDefault="00E95D67" w:rsidP="00E95D67">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17</w:t>
      </w:r>
      <w:r w:rsidRPr="00D136FD">
        <w:rPr>
          <w:sz w:val="24"/>
          <w:szCs w:val="24"/>
        </w:rPr>
        <w:t xml:space="preserve">. </w:t>
      </w:r>
      <w:r w:rsidR="00347223">
        <w:rPr>
          <w:sz w:val="24"/>
          <w:szCs w:val="24"/>
        </w:rPr>
        <w:t>Порядок изменения Устава Товарищества</w:t>
      </w:r>
    </w:p>
    <w:p w14:paraId="3DE088AF" w14:textId="4A08087F" w:rsidR="00347223" w:rsidRDefault="00347223" w:rsidP="00077853">
      <w:pPr>
        <w:spacing w:after="0"/>
        <w:jc w:val="both"/>
        <w:rPr>
          <w:rFonts w:ascii="Times New Roman" w:hAnsi="Times New Roman" w:cs="Times New Roman"/>
          <w:sz w:val="24"/>
          <w:szCs w:val="24"/>
        </w:rPr>
      </w:pPr>
      <w:r>
        <w:rPr>
          <w:rFonts w:ascii="Times New Roman" w:hAnsi="Times New Roman" w:cs="Times New Roman"/>
          <w:sz w:val="24"/>
          <w:szCs w:val="24"/>
        </w:rPr>
        <w:t>17.1. Любые изменения, дополнения к Уставу Товарищества, а также новая редакция Устава, обсуждается и принимается правомочным общим собранием членов Товарищества, большинством 2/3 голосов, и представляются в регистрирующий орган по месту регистрации Товарищества. Любые изменения, дополнения к Уставу Товарищества, а также Устав в новой редакции, оформляются в письменной форме. Ответственным за регистрацию изменений, дополнений к Уставу Товарищества, а также Устава в новой редакции, является председатель Товарищества.</w:t>
      </w:r>
    </w:p>
    <w:p w14:paraId="5D896C89" w14:textId="56626E02" w:rsidR="00347223" w:rsidRDefault="00347223" w:rsidP="00077853">
      <w:pPr>
        <w:spacing w:after="0"/>
        <w:jc w:val="both"/>
        <w:rPr>
          <w:rFonts w:ascii="Times New Roman" w:hAnsi="Times New Roman" w:cs="Times New Roman"/>
          <w:sz w:val="24"/>
          <w:szCs w:val="24"/>
        </w:rPr>
      </w:pPr>
      <w:r>
        <w:rPr>
          <w:rFonts w:ascii="Times New Roman" w:hAnsi="Times New Roman" w:cs="Times New Roman"/>
          <w:sz w:val="24"/>
          <w:szCs w:val="24"/>
        </w:rPr>
        <w:t xml:space="preserve">17.2. Проект вносимых изменений, дополнений или новая редакция Устава, предоставляется всем членам Товарищества, посредствам </w:t>
      </w:r>
      <w:r w:rsidR="00A3302C">
        <w:rPr>
          <w:rFonts w:ascii="Times New Roman" w:hAnsi="Times New Roman" w:cs="Times New Roman"/>
          <w:sz w:val="24"/>
          <w:szCs w:val="24"/>
        </w:rPr>
        <w:t>рассылки на электронную почту, почтовый адрес, лично в руки, не позднее чем за четырнадцать дней до проведения общего собрания членов Товарищества, на котором будет рассматриваться вопрос по внесению изменений, дополнений к Уставу Товарищества, а также Устава в новой редакции</w:t>
      </w:r>
    </w:p>
    <w:p w14:paraId="5BA75690" w14:textId="77777777" w:rsidR="003628A0" w:rsidRPr="00BC4D5D" w:rsidRDefault="003628A0" w:rsidP="003628A0">
      <w:pPr>
        <w:tabs>
          <w:tab w:val="left" w:pos="1134"/>
        </w:tabs>
        <w:spacing w:after="0" w:line="240" w:lineRule="auto"/>
        <w:ind w:right="3"/>
        <w:jc w:val="both"/>
        <w:rPr>
          <w:rFonts w:ascii="Times New Roman" w:eastAsia="Times New Roman" w:hAnsi="Times New Roman"/>
          <w:color w:val="FF0000"/>
          <w:sz w:val="24"/>
          <w:szCs w:val="24"/>
          <w:lang w:eastAsia="ru-RU"/>
        </w:rPr>
      </w:pPr>
      <w:r w:rsidRPr="00BC4D5D">
        <w:rPr>
          <w:rFonts w:ascii="Times New Roman" w:eastAsia="Times New Roman" w:hAnsi="Times New Roman"/>
          <w:color w:val="FF0000"/>
          <w:sz w:val="24"/>
          <w:szCs w:val="24"/>
          <w:lang w:eastAsia="ru-RU"/>
        </w:rPr>
        <w:t xml:space="preserve">17.3. Принятые изменения и дополнения регистрируются в порядке и сроки, предусмотренные действующим законодательством. </w:t>
      </w:r>
    </w:p>
    <w:p w14:paraId="3DB0AB54" w14:textId="77777777" w:rsidR="003628A0" w:rsidRPr="00BC4D5D" w:rsidRDefault="003628A0" w:rsidP="003628A0">
      <w:pPr>
        <w:tabs>
          <w:tab w:val="left" w:pos="567"/>
          <w:tab w:val="left" w:pos="1134"/>
        </w:tabs>
        <w:spacing w:after="0" w:line="240" w:lineRule="auto"/>
        <w:ind w:right="3"/>
        <w:jc w:val="both"/>
        <w:rPr>
          <w:rFonts w:ascii="Times New Roman" w:eastAsia="Times New Roman" w:hAnsi="Times New Roman"/>
          <w:color w:val="FF0000"/>
          <w:sz w:val="24"/>
          <w:szCs w:val="24"/>
          <w:lang w:eastAsia="ru-RU"/>
        </w:rPr>
      </w:pPr>
      <w:r w:rsidRPr="00BC4D5D">
        <w:rPr>
          <w:rFonts w:ascii="Times New Roman" w:eastAsia="Times New Roman" w:hAnsi="Times New Roman"/>
          <w:color w:val="FF0000"/>
          <w:sz w:val="24"/>
          <w:szCs w:val="24"/>
          <w:lang w:eastAsia="ru-RU"/>
        </w:rPr>
        <w:t>17.4.  Изменения и дополнения в настоящий Устав приобретают юридическую силу с момента их государственной регистрации.</w:t>
      </w:r>
    </w:p>
    <w:p w14:paraId="19231E11" w14:textId="77777777" w:rsidR="003628A0" w:rsidRDefault="003628A0" w:rsidP="00077853">
      <w:pPr>
        <w:spacing w:after="0"/>
        <w:jc w:val="both"/>
        <w:rPr>
          <w:rFonts w:ascii="Times New Roman" w:hAnsi="Times New Roman" w:cs="Times New Roman"/>
          <w:sz w:val="24"/>
          <w:szCs w:val="24"/>
        </w:rPr>
      </w:pPr>
    </w:p>
    <w:p w14:paraId="33873409" w14:textId="5049B85B" w:rsidR="00347223" w:rsidRDefault="003628A0" w:rsidP="00077853">
      <w:pPr>
        <w:spacing w:after="0"/>
        <w:jc w:val="both"/>
        <w:rPr>
          <w:rFonts w:ascii="Times New Roman" w:hAnsi="Times New Roman" w:cs="Times New Roman"/>
          <w:sz w:val="24"/>
          <w:szCs w:val="24"/>
        </w:rPr>
      </w:pPr>
      <w:r>
        <w:rPr>
          <w:rFonts w:ascii="Times New Roman" w:hAnsi="Times New Roman" w:cs="Times New Roman"/>
          <w:sz w:val="24"/>
          <w:szCs w:val="24"/>
        </w:rPr>
        <w:t>17.5</w:t>
      </w:r>
      <w:r w:rsidR="00A3302C">
        <w:rPr>
          <w:rFonts w:ascii="Times New Roman" w:hAnsi="Times New Roman" w:cs="Times New Roman"/>
          <w:sz w:val="24"/>
          <w:szCs w:val="24"/>
        </w:rPr>
        <w:t xml:space="preserve">. </w:t>
      </w:r>
      <w:r w:rsidR="00347223">
        <w:rPr>
          <w:rFonts w:ascii="Times New Roman" w:hAnsi="Times New Roman" w:cs="Times New Roman"/>
          <w:sz w:val="24"/>
          <w:szCs w:val="24"/>
        </w:rPr>
        <w:t>Положения Устава Товарищества не могут противоречить действующему Законодательству.</w:t>
      </w:r>
    </w:p>
    <w:p w14:paraId="37325B91" w14:textId="77777777" w:rsidR="003628A0" w:rsidRDefault="003628A0" w:rsidP="00077853">
      <w:pPr>
        <w:spacing w:after="0"/>
        <w:jc w:val="both"/>
        <w:rPr>
          <w:rFonts w:ascii="Times New Roman" w:hAnsi="Times New Roman" w:cs="Times New Roman"/>
          <w:sz w:val="24"/>
          <w:szCs w:val="24"/>
        </w:rPr>
      </w:pPr>
    </w:p>
    <w:p w14:paraId="6672CB3E" w14:textId="77777777" w:rsidR="003628A0" w:rsidRDefault="003628A0" w:rsidP="003628A0">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18. Основные правила и направления </w:t>
      </w:r>
      <w:r w:rsidRPr="00CE5E03">
        <w:rPr>
          <w:rFonts w:ascii="Times New Roman" w:hAnsi="Times New Roman" w:cs="Times New Roman"/>
          <w:color w:val="FF0000"/>
          <w:sz w:val="24"/>
          <w:szCs w:val="24"/>
        </w:rPr>
        <w:t>внутреннего распорядка</w:t>
      </w:r>
      <w:r>
        <w:rPr>
          <w:rFonts w:ascii="Times New Roman" w:hAnsi="Times New Roman" w:cs="Times New Roman"/>
          <w:color w:val="FF0000"/>
          <w:sz w:val="24"/>
          <w:szCs w:val="24"/>
        </w:rPr>
        <w:t xml:space="preserve"> Товарищества</w:t>
      </w:r>
    </w:p>
    <w:p w14:paraId="5CEBEF59" w14:textId="77777777" w:rsidR="003628A0" w:rsidRDefault="003628A0" w:rsidP="003628A0">
      <w:pPr>
        <w:spacing w:after="0"/>
        <w:jc w:val="center"/>
        <w:rPr>
          <w:rFonts w:ascii="Times New Roman" w:hAnsi="Times New Roman" w:cs="Times New Roman"/>
          <w:color w:val="FF0000"/>
          <w:sz w:val="24"/>
          <w:szCs w:val="24"/>
        </w:rPr>
      </w:pPr>
    </w:p>
    <w:p w14:paraId="624A23C3" w14:textId="77777777" w:rsidR="003628A0"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18.1. </w:t>
      </w:r>
      <w:r w:rsidRPr="00CE5E03">
        <w:rPr>
          <w:rFonts w:ascii="Times New Roman" w:hAnsi="Times New Roman" w:cs="Times New Roman"/>
          <w:color w:val="FF0000"/>
          <w:sz w:val="24"/>
          <w:szCs w:val="24"/>
        </w:rPr>
        <w:t xml:space="preserve">Взаимоотношения между членами </w:t>
      </w:r>
      <w:r>
        <w:rPr>
          <w:rFonts w:ascii="Times New Roman" w:hAnsi="Times New Roman" w:cs="Times New Roman"/>
          <w:color w:val="FF0000"/>
          <w:sz w:val="24"/>
          <w:szCs w:val="24"/>
        </w:rPr>
        <w:t xml:space="preserve">товарищества, </w:t>
      </w:r>
      <w:r w:rsidRPr="00CE5E03">
        <w:rPr>
          <w:rFonts w:ascii="Times New Roman" w:hAnsi="Times New Roman" w:cs="Times New Roman"/>
          <w:color w:val="FF0000"/>
          <w:sz w:val="24"/>
          <w:szCs w:val="24"/>
        </w:rPr>
        <w:t>членами их семей и всеми лицами, находящимися на территории товарищества, строятся на основе вежливого и культурного обще</w:t>
      </w:r>
      <w:r>
        <w:rPr>
          <w:rFonts w:ascii="Times New Roman" w:hAnsi="Times New Roman" w:cs="Times New Roman"/>
          <w:color w:val="FF0000"/>
          <w:sz w:val="24"/>
          <w:szCs w:val="24"/>
        </w:rPr>
        <w:t xml:space="preserve">ния, взаимной помощи друг другу. </w:t>
      </w:r>
    </w:p>
    <w:p w14:paraId="514AE866" w14:textId="77777777" w:rsidR="003628A0"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18.2. </w:t>
      </w:r>
      <w:r w:rsidRPr="00CE5E03">
        <w:rPr>
          <w:rFonts w:ascii="Times New Roman" w:hAnsi="Times New Roman" w:cs="Times New Roman"/>
          <w:color w:val="FF0000"/>
          <w:sz w:val="24"/>
          <w:szCs w:val="24"/>
        </w:rPr>
        <w:t>Члены товарищества  и не являющиеся членами граждан</w:t>
      </w:r>
      <w:r>
        <w:rPr>
          <w:rFonts w:ascii="Times New Roman" w:hAnsi="Times New Roman" w:cs="Times New Roman"/>
          <w:color w:val="FF0000"/>
          <w:sz w:val="24"/>
          <w:szCs w:val="24"/>
        </w:rPr>
        <w:t>е</w:t>
      </w:r>
      <w:r w:rsidRPr="00CE5E03">
        <w:rPr>
          <w:rFonts w:ascii="Times New Roman" w:hAnsi="Times New Roman" w:cs="Times New Roman"/>
          <w:color w:val="FF0000"/>
          <w:sz w:val="24"/>
          <w:szCs w:val="24"/>
        </w:rPr>
        <w:t>, ведущи</w:t>
      </w:r>
      <w:r>
        <w:rPr>
          <w:rFonts w:ascii="Times New Roman" w:hAnsi="Times New Roman" w:cs="Times New Roman"/>
          <w:color w:val="FF0000"/>
          <w:sz w:val="24"/>
          <w:szCs w:val="24"/>
        </w:rPr>
        <w:t>е</w:t>
      </w:r>
      <w:r w:rsidRPr="00CE5E03">
        <w:rPr>
          <w:rFonts w:ascii="Times New Roman" w:hAnsi="Times New Roman" w:cs="Times New Roman"/>
          <w:color w:val="FF0000"/>
          <w:sz w:val="24"/>
          <w:szCs w:val="24"/>
        </w:rPr>
        <w:t xml:space="preserve"> садоводство или огородничество на земельных участках, расположенных в границах территории </w:t>
      </w:r>
      <w:r>
        <w:rPr>
          <w:rFonts w:ascii="Times New Roman" w:hAnsi="Times New Roman" w:cs="Times New Roman"/>
          <w:color w:val="FF0000"/>
          <w:sz w:val="24"/>
          <w:szCs w:val="24"/>
        </w:rPr>
        <w:t>товарищества</w:t>
      </w:r>
      <w:r w:rsidRPr="00CE5E03">
        <w:rPr>
          <w:rFonts w:ascii="Times New Roman" w:hAnsi="Times New Roman" w:cs="Times New Roman"/>
          <w:color w:val="FF0000"/>
          <w:sz w:val="24"/>
          <w:szCs w:val="24"/>
        </w:rPr>
        <w:t>, без участия в товариществе не вправе и не должны направлять, руководить  или пытаться установить какой-либо другой способ контр</w:t>
      </w:r>
      <w:r>
        <w:rPr>
          <w:rFonts w:ascii="Times New Roman" w:hAnsi="Times New Roman" w:cs="Times New Roman"/>
          <w:color w:val="FF0000"/>
          <w:sz w:val="24"/>
          <w:szCs w:val="24"/>
        </w:rPr>
        <w:t>оля над наемными работниками товарищества</w:t>
      </w:r>
      <w:r w:rsidRPr="00CE5E03">
        <w:rPr>
          <w:rFonts w:ascii="Times New Roman" w:hAnsi="Times New Roman" w:cs="Times New Roman"/>
          <w:color w:val="FF0000"/>
          <w:sz w:val="24"/>
          <w:szCs w:val="24"/>
        </w:rPr>
        <w:t xml:space="preserve">, над председателем </w:t>
      </w:r>
      <w:r>
        <w:rPr>
          <w:rFonts w:ascii="Times New Roman" w:hAnsi="Times New Roman" w:cs="Times New Roman"/>
          <w:color w:val="FF0000"/>
          <w:sz w:val="24"/>
          <w:szCs w:val="24"/>
        </w:rPr>
        <w:t>товарищества или над членами правления</w:t>
      </w:r>
      <w:r w:rsidRPr="00CE5E03">
        <w:rPr>
          <w:rFonts w:ascii="Times New Roman" w:hAnsi="Times New Roman" w:cs="Times New Roman"/>
          <w:color w:val="FF0000"/>
          <w:sz w:val="24"/>
          <w:szCs w:val="24"/>
        </w:rPr>
        <w:t xml:space="preserve">, если такие действия </w:t>
      </w:r>
      <w:r>
        <w:rPr>
          <w:rFonts w:ascii="Times New Roman" w:hAnsi="Times New Roman" w:cs="Times New Roman"/>
          <w:color w:val="FF0000"/>
          <w:sz w:val="24"/>
          <w:szCs w:val="24"/>
        </w:rPr>
        <w:t>превышают права, установленные у</w:t>
      </w:r>
      <w:r w:rsidRPr="00CE5E03">
        <w:rPr>
          <w:rFonts w:ascii="Times New Roman" w:hAnsi="Times New Roman" w:cs="Times New Roman"/>
          <w:color w:val="FF0000"/>
          <w:sz w:val="24"/>
          <w:szCs w:val="24"/>
        </w:rPr>
        <w:t xml:space="preserve">ставом </w:t>
      </w:r>
      <w:r>
        <w:rPr>
          <w:rFonts w:ascii="Times New Roman" w:hAnsi="Times New Roman" w:cs="Times New Roman"/>
          <w:color w:val="FF0000"/>
          <w:sz w:val="24"/>
          <w:szCs w:val="24"/>
        </w:rPr>
        <w:t>товарищества</w:t>
      </w:r>
      <w:r w:rsidRPr="00CE5E03">
        <w:rPr>
          <w:rFonts w:ascii="Times New Roman" w:hAnsi="Times New Roman" w:cs="Times New Roman"/>
          <w:color w:val="FF0000"/>
          <w:sz w:val="24"/>
          <w:szCs w:val="24"/>
        </w:rPr>
        <w:t>, а также требовать от вышеназванных лиц выполнения работ (оказания услуг),  не входящих в их  трудовые, должностные (функциональные) обязанности.</w:t>
      </w:r>
    </w:p>
    <w:p w14:paraId="41C274DC" w14:textId="77777777" w:rsidR="003628A0"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18.3. </w:t>
      </w:r>
      <w:r w:rsidRPr="00CE5E03">
        <w:rPr>
          <w:rFonts w:ascii="Times New Roman" w:hAnsi="Times New Roman" w:cs="Times New Roman"/>
          <w:color w:val="FF0000"/>
          <w:sz w:val="24"/>
          <w:szCs w:val="24"/>
        </w:rPr>
        <w:t>Жилой дом   и   други</w:t>
      </w:r>
      <w:r>
        <w:rPr>
          <w:rFonts w:ascii="Times New Roman" w:hAnsi="Times New Roman" w:cs="Times New Roman"/>
          <w:color w:val="FF0000"/>
          <w:sz w:val="24"/>
          <w:szCs w:val="24"/>
        </w:rPr>
        <w:t xml:space="preserve">е сооружения возводятся членом </w:t>
      </w:r>
      <w:r w:rsidRPr="00CE5E03">
        <w:rPr>
          <w:rFonts w:ascii="Times New Roman" w:hAnsi="Times New Roman" w:cs="Times New Roman"/>
          <w:color w:val="FF0000"/>
          <w:sz w:val="24"/>
          <w:szCs w:val="24"/>
        </w:rPr>
        <w:t>товарищества на выделенном ему земельном участке в местах, определенных генеральным планом организации территории товарищества в соответствие с Уставом товарищества.  Эти участки могут ограничиваться в натуре изгородями, отвечающими эстетическим требованиям.</w:t>
      </w:r>
      <w:r w:rsidRPr="000D2CBF">
        <w:rPr>
          <w:rFonts w:ascii="Times New Roman" w:hAnsi="Times New Roman" w:cs="Times New Roman"/>
          <w:color w:val="FF0000"/>
          <w:sz w:val="24"/>
          <w:szCs w:val="24"/>
        </w:rPr>
        <w:t xml:space="preserve"> </w:t>
      </w:r>
      <w:r w:rsidRPr="00CE5E03">
        <w:rPr>
          <w:rFonts w:ascii="Times New Roman" w:hAnsi="Times New Roman" w:cs="Times New Roman"/>
          <w:color w:val="FF0000"/>
          <w:sz w:val="24"/>
          <w:szCs w:val="24"/>
        </w:rPr>
        <w:t xml:space="preserve">Земельный участок используется по целевому назначению для возделывания плодово-ягодных и овощных культур. Разработка земельного участка ведется в пределах </w:t>
      </w:r>
      <w:r>
        <w:rPr>
          <w:rFonts w:ascii="Times New Roman" w:hAnsi="Times New Roman" w:cs="Times New Roman"/>
          <w:color w:val="FF0000"/>
          <w:sz w:val="24"/>
          <w:szCs w:val="24"/>
        </w:rPr>
        <w:t xml:space="preserve">границ </w:t>
      </w:r>
      <w:r w:rsidRPr="00CE5E03">
        <w:rPr>
          <w:rFonts w:ascii="Times New Roman" w:hAnsi="Times New Roman" w:cs="Times New Roman"/>
          <w:color w:val="FF0000"/>
          <w:sz w:val="24"/>
          <w:szCs w:val="24"/>
        </w:rPr>
        <w:t>отведенного земельного участка.</w:t>
      </w:r>
    </w:p>
    <w:p w14:paraId="5C09F3A9"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18.4. </w:t>
      </w:r>
      <w:r w:rsidRPr="00CE5E03">
        <w:rPr>
          <w:rFonts w:ascii="Times New Roman" w:hAnsi="Times New Roman" w:cs="Times New Roman"/>
          <w:color w:val="FF0000"/>
          <w:sz w:val="24"/>
          <w:szCs w:val="24"/>
        </w:rPr>
        <w:t>В соответствии с планом агротехнических мероприятий, с учетом микроклиматических условий, особенностей почвы степени пораженности территории товарищества вредителями и болезнями плодово-ягодных и овощных культур  члены товарищества и не</w:t>
      </w:r>
      <w:r w:rsidRPr="00887D32">
        <w:t xml:space="preserve"> </w:t>
      </w:r>
      <w:r w:rsidRPr="00887D32">
        <w:rPr>
          <w:rFonts w:ascii="Times New Roman" w:hAnsi="Times New Roman" w:cs="Times New Roman"/>
          <w:color w:val="FF0000"/>
          <w:sz w:val="24"/>
          <w:szCs w:val="24"/>
        </w:rPr>
        <w:t xml:space="preserve"> являющиеся членами граждане, ведущие садоводство или огородничество на земельных участках, расположенных в границах территории товарищества, без участия в товариществе</w:t>
      </w:r>
      <w:r w:rsidRPr="00CE5E03">
        <w:rPr>
          <w:rFonts w:ascii="Times New Roman" w:hAnsi="Times New Roman" w:cs="Times New Roman"/>
          <w:color w:val="FF0000"/>
          <w:sz w:val="24"/>
          <w:szCs w:val="24"/>
        </w:rPr>
        <w:t xml:space="preserve"> </w:t>
      </w:r>
      <w:r>
        <w:rPr>
          <w:rFonts w:ascii="Times New Roman" w:hAnsi="Times New Roman" w:cs="Times New Roman"/>
          <w:color w:val="FF0000"/>
          <w:sz w:val="24"/>
          <w:szCs w:val="24"/>
        </w:rPr>
        <w:t>должны: с</w:t>
      </w:r>
      <w:r w:rsidRPr="00CE5E03">
        <w:rPr>
          <w:rFonts w:ascii="Times New Roman" w:hAnsi="Times New Roman" w:cs="Times New Roman"/>
          <w:color w:val="FF0000"/>
          <w:sz w:val="24"/>
          <w:szCs w:val="24"/>
        </w:rPr>
        <w:t>охран</w:t>
      </w:r>
      <w:r>
        <w:rPr>
          <w:rFonts w:ascii="Times New Roman" w:hAnsi="Times New Roman" w:cs="Times New Roman"/>
          <w:color w:val="FF0000"/>
          <w:sz w:val="24"/>
          <w:szCs w:val="24"/>
        </w:rPr>
        <w:t>ять и улучшать плодородие почвы;  с</w:t>
      </w:r>
      <w:r w:rsidRPr="00CE5E03">
        <w:rPr>
          <w:rFonts w:ascii="Times New Roman" w:hAnsi="Times New Roman" w:cs="Times New Roman"/>
          <w:color w:val="FF0000"/>
          <w:sz w:val="24"/>
          <w:szCs w:val="24"/>
        </w:rPr>
        <w:t xml:space="preserve">одержать дачный участок в ухоженном и необходимом санитарном </w:t>
      </w:r>
    </w:p>
    <w:p w14:paraId="04D58F23"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состоянии; п</w:t>
      </w:r>
      <w:r w:rsidRPr="00CE5E03">
        <w:rPr>
          <w:rFonts w:ascii="Times New Roman" w:hAnsi="Times New Roman" w:cs="Times New Roman"/>
          <w:color w:val="FF0000"/>
          <w:sz w:val="24"/>
          <w:szCs w:val="24"/>
        </w:rPr>
        <w:t>роводить обработку почвы и борьбу с сорной растительностью на территори</w:t>
      </w:r>
      <w:r>
        <w:rPr>
          <w:rFonts w:ascii="Times New Roman" w:hAnsi="Times New Roman" w:cs="Times New Roman"/>
          <w:color w:val="FF0000"/>
          <w:sz w:val="24"/>
          <w:szCs w:val="24"/>
        </w:rPr>
        <w:t>и собственного садового участка; п</w:t>
      </w:r>
      <w:r w:rsidRPr="00CE5E03">
        <w:rPr>
          <w:rFonts w:ascii="Times New Roman" w:hAnsi="Times New Roman" w:cs="Times New Roman"/>
          <w:color w:val="FF0000"/>
          <w:sz w:val="24"/>
          <w:szCs w:val="24"/>
        </w:rPr>
        <w:t>остоянно следить за состоянием земельного участка, своевременно проводить профилактическую его обработку по предупреждению появления вредителей и болезней, уничтожению вредных насекомых и грызунов.</w:t>
      </w:r>
    </w:p>
    <w:p w14:paraId="0FE0E50B"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18.5. </w:t>
      </w:r>
      <w:r w:rsidRPr="00CE5E03">
        <w:rPr>
          <w:rFonts w:ascii="Times New Roman" w:hAnsi="Times New Roman" w:cs="Times New Roman"/>
          <w:color w:val="FF0000"/>
          <w:sz w:val="24"/>
          <w:szCs w:val="24"/>
        </w:rPr>
        <w:t>Дороги в товариществе должны быть от трассированными в соответ</w:t>
      </w:r>
      <w:r>
        <w:rPr>
          <w:rFonts w:ascii="Times New Roman" w:hAnsi="Times New Roman" w:cs="Times New Roman"/>
          <w:color w:val="FF0000"/>
          <w:sz w:val="24"/>
          <w:szCs w:val="24"/>
        </w:rPr>
        <w:t xml:space="preserve">ствие с проектом товарищества.  </w:t>
      </w:r>
      <w:r w:rsidRPr="00CE5E03">
        <w:rPr>
          <w:rFonts w:ascii="Times New Roman" w:hAnsi="Times New Roman" w:cs="Times New Roman"/>
          <w:color w:val="FF0000"/>
          <w:sz w:val="24"/>
          <w:szCs w:val="24"/>
        </w:rPr>
        <w:t>Ширина проезжей части дорог должна обеспечивать встречный проезд двух легковых автомобилей и проезд в одну сторону крупногабаритных пожарных</w:t>
      </w:r>
      <w:r>
        <w:rPr>
          <w:rFonts w:ascii="Times New Roman" w:hAnsi="Times New Roman" w:cs="Times New Roman"/>
          <w:color w:val="FF0000"/>
          <w:sz w:val="24"/>
          <w:szCs w:val="24"/>
        </w:rPr>
        <w:t xml:space="preserve"> автомобилей к каждому участку.   </w:t>
      </w:r>
      <w:r w:rsidRPr="00CE5E03">
        <w:rPr>
          <w:rFonts w:ascii="Times New Roman" w:hAnsi="Times New Roman" w:cs="Times New Roman"/>
          <w:color w:val="FF0000"/>
          <w:sz w:val="24"/>
          <w:szCs w:val="24"/>
        </w:rPr>
        <w:t xml:space="preserve">Движение всех видов автотранспорта по территории товарищества без особой надобности ограничивается скоростью 15 км в час. </w:t>
      </w:r>
    </w:p>
    <w:p w14:paraId="41BF9ABB" w14:textId="77777777" w:rsidR="003628A0" w:rsidRDefault="003628A0" w:rsidP="003628A0">
      <w:pPr>
        <w:spacing w:after="0"/>
        <w:jc w:val="both"/>
        <w:rPr>
          <w:rFonts w:ascii="Times New Roman" w:hAnsi="Times New Roman" w:cs="Times New Roman"/>
          <w:color w:val="FF0000"/>
          <w:sz w:val="24"/>
          <w:szCs w:val="24"/>
        </w:rPr>
      </w:pPr>
      <w:r w:rsidRPr="00CE5E03">
        <w:rPr>
          <w:rFonts w:ascii="Times New Roman" w:hAnsi="Times New Roman" w:cs="Times New Roman"/>
          <w:color w:val="FF0000"/>
          <w:sz w:val="24"/>
          <w:szCs w:val="24"/>
        </w:rPr>
        <w:t>Оставлять, ремонтировать, мыть автома</w:t>
      </w:r>
      <w:r>
        <w:rPr>
          <w:rFonts w:ascii="Times New Roman" w:hAnsi="Times New Roman" w:cs="Times New Roman"/>
          <w:color w:val="FF0000"/>
          <w:sz w:val="24"/>
          <w:szCs w:val="24"/>
        </w:rPr>
        <w:t>шины на дорогах не разрешается.</w:t>
      </w:r>
    </w:p>
    <w:p w14:paraId="6E9FD990" w14:textId="77777777" w:rsidR="003628A0"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18.6. </w:t>
      </w:r>
      <w:r w:rsidRPr="00CE5E03">
        <w:rPr>
          <w:rFonts w:ascii="Times New Roman" w:hAnsi="Times New Roman" w:cs="Times New Roman"/>
          <w:color w:val="FF0000"/>
          <w:sz w:val="24"/>
          <w:szCs w:val="24"/>
        </w:rPr>
        <w:t xml:space="preserve">Садовод содержит в порядке и должном санитарно-гигиеническом и техническом состоянии имеющиеся на его участке </w:t>
      </w:r>
      <w:proofErr w:type="spellStart"/>
      <w:r w:rsidRPr="00CE5E03">
        <w:rPr>
          <w:rFonts w:ascii="Times New Roman" w:hAnsi="Times New Roman" w:cs="Times New Roman"/>
          <w:color w:val="FF0000"/>
          <w:sz w:val="24"/>
          <w:szCs w:val="24"/>
        </w:rPr>
        <w:t>водоисточники</w:t>
      </w:r>
      <w:proofErr w:type="spellEnd"/>
      <w:r w:rsidRPr="00CE5E03">
        <w:rPr>
          <w:rFonts w:ascii="Times New Roman" w:hAnsi="Times New Roman" w:cs="Times New Roman"/>
          <w:color w:val="FF0000"/>
          <w:sz w:val="24"/>
          <w:szCs w:val="24"/>
        </w:rPr>
        <w:t>: водопровод, к</w:t>
      </w:r>
      <w:r>
        <w:rPr>
          <w:rFonts w:ascii="Times New Roman" w:hAnsi="Times New Roman" w:cs="Times New Roman"/>
          <w:color w:val="FF0000"/>
          <w:sz w:val="24"/>
          <w:szCs w:val="24"/>
        </w:rPr>
        <w:t>олодец, скважину, родник и т.п.</w:t>
      </w:r>
    </w:p>
    <w:p w14:paraId="77D98D80" w14:textId="77777777" w:rsidR="003628A0"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18.7. </w:t>
      </w:r>
      <w:r w:rsidRPr="00CE5E03">
        <w:rPr>
          <w:rFonts w:ascii="Times New Roman" w:hAnsi="Times New Roman" w:cs="Times New Roman"/>
          <w:color w:val="FF0000"/>
          <w:sz w:val="24"/>
          <w:szCs w:val="24"/>
        </w:rPr>
        <w:t>На садовом участке обеспеч</w:t>
      </w:r>
      <w:r>
        <w:rPr>
          <w:rFonts w:ascii="Times New Roman" w:hAnsi="Times New Roman" w:cs="Times New Roman"/>
          <w:color w:val="FF0000"/>
          <w:sz w:val="24"/>
          <w:szCs w:val="24"/>
        </w:rPr>
        <w:t xml:space="preserve">ивается чистота и прядок. </w:t>
      </w:r>
      <w:r w:rsidRPr="00CE5E03">
        <w:rPr>
          <w:rFonts w:ascii="Times New Roman" w:hAnsi="Times New Roman" w:cs="Times New Roman"/>
          <w:color w:val="FF0000"/>
          <w:sz w:val="24"/>
          <w:szCs w:val="24"/>
        </w:rPr>
        <w:t xml:space="preserve"> Все отходы</w:t>
      </w:r>
      <w:r>
        <w:rPr>
          <w:rFonts w:ascii="Times New Roman" w:hAnsi="Times New Roman" w:cs="Times New Roman"/>
          <w:color w:val="FF0000"/>
          <w:sz w:val="24"/>
          <w:szCs w:val="24"/>
        </w:rPr>
        <w:t>,</w:t>
      </w:r>
      <w:r w:rsidRPr="00CE5E03">
        <w:rPr>
          <w:rFonts w:ascii="Times New Roman" w:hAnsi="Times New Roman" w:cs="Times New Roman"/>
          <w:color w:val="FF0000"/>
          <w:sz w:val="24"/>
          <w:szCs w:val="24"/>
        </w:rPr>
        <w:t xml:space="preserve"> пригодные</w:t>
      </w:r>
      <w:r>
        <w:rPr>
          <w:rFonts w:ascii="Times New Roman" w:hAnsi="Times New Roman" w:cs="Times New Roman"/>
          <w:color w:val="FF0000"/>
          <w:sz w:val="24"/>
          <w:szCs w:val="24"/>
        </w:rPr>
        <w:t xml:space="preserve"> для удобрения компостируются. </w:t>
      </w:r>
      <w:r w:rsidRPr="00CE5E03">
        <w:rPr>
          <w:rFonts w:ascii="Times New Roman" w:hAnsi="Times New Roman" w:cs="Times New Roman"/>
          <w:color w:val="FF0000"/>
          <w:sz w:val="24"/>
          <w:szCs w:val="24"/>
        </w:rPr>
        <w:t xml:space="preserve">Металлические, острые, стеклянные, пластиковые и др. трудно разлагающиеся отходы выносятся с участка в определенное для этой цели место, откуда регулярно должно вывозятся.  </w:t>
      </w:r>
    </w:p>
    <w:p w14:paraId="70165FFB"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18.8. </w:t>
      </w:r>
      <w:r w:rsidRPr="00CE5E03">
        <w:rPr>
          <w:rFonts w:ascii="Times New Roman" w:hAnsi="Times New Roman" w:cs="Times New Roman"/>
          <w:color w:val="FF0000"/>
          <w:sz w:val="24"/>
          <w:szCs w:val="24"/>
        </w:rPr>
        <w:t>Загрязнение, засорение мусором близлежащих лесов, полей, нейтральных зон, вырубка леса, обрубка еловых ветвей для личных нужд садоводства (о</w:t>
      </w:r>
      <w:r>
        <w:rPr>
          <w:rFonts w:ascii="Times New Roman" w:hAnsi="Times New Roman" w:cs="Times New Roman"/>
          <w:color w:val="FF0000"/>
          <w:sz w:val="24"/>
          <w:szCs w:val="24"/>
        </w:rPr>
        <w:t>городничества) не допускается.</w:t>
      </w:r>
    </w:p>
    <w:p w14:paraId="256D2363"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18.9. </w:t>
      </w:r>
      <w:r w:rsidRPr="00CE5E03">
        <w:rPr>
          <w:rFonts w:ascii="Times New Roman" w:hAnsi="Times New Roman" w:cs="Times New Roman"/>
          <w:color w:val="FF0000"/>
          <w:sz w:val="24"/>
          <w:szCs w:val="24"/>
        </w:rPr>
        <w:t>Туалетные ямы закрываются крышками и регулярно хлорируются. По заполнении засыпаются толстым слоем глины или земли (не менее 0,5 м) и туалет переносится на другое место.</w:t>
      </w:r>
    </w:p>
    <w:p w14:paraId="66F34289"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18.10. </w:t>
      </w:r>
      <w:r w:rsidRPr="00CE5E03">
        <w:rPr>
          <w:rFonts w:ascii="Times New Roman" w:hAnsi="Times New Roman" w:cs="Times New Roman"/>
          <w:color w:val="FF0000"/>
          <w:sz w:val="24"/>
          <w:szCs w:val="24"/>
        </w:rPr>
        <w:t xml:space="preserve">Каждый член товарищества, его гости или родственники должны соблюдать требования ночного времени, установленного правилами и нормами: с </w:t>
      </w:r>
      <w:del w:id="235" w:author="Пользователь" w:date="2019-03-22T19:53:00Z">
        <w:r w:rsidRPr="00CE5E03">
          <w:rPr>
            <w:rFonts w:ascii="Times New Roman" w:hAnsi="Times New Roman" w:cs="Times New Roman"/>
            <w:color w:val="FF0000"/>
            <w:sz w:val="24"/>
            <w:szCs w:val="24"/>
          </w:rPr>
          <w:delText xml:space="preserve"> </w:delText>
        </w:r>
      </w:del>
      <w:r w:rsidRPr="00CE5E03">
        <w:rPr>
          <w:rFonts w:ascii="Times New Roman" w:hAnsi="Times New Roman" w:cs="Times New Roman"/>
          <w:color w:val="FF0000"/>
          <w:sz w:val="24"/>
          <w:szCs w:val="24"/>
        </w:rPr>
        <w:t>23-00  до 8-00  часов</w:t>
      </w:r>
      <w:r>
        <w:rPr>
          <w:rFonts w:ascii="Times New Roman" w:hAnsi="Times New Roman" w:cs="Times New Roman"/>
          <w:color w:val="FF0000"/>
          <w:sz w:val="24"/>
          <w:szCs w:val="24"/>
        </w:rPr>
        <w:t xml:space="preserve"> утра</w:t>
      </w:r>
      <w:r w:rsidRPr="00CE5E03">
        <w:rPr>
          <w:rFonts w:ascii="Times New Roman" w:hAnsi="Times New Roman" w:cs="Times New Roman"/>
          <w:color w:val="FF0000"/>
          <w:sz w:val="24"/>
          <w:szCs w:val="24"/>
        </w:rPr>
        <w:t>.  В это время не допускается громкая музыка, шумная игра или работа.   В остальное время поведение каждого не должно являться помехой для нормального отдыха</w:t>
      </w:r>
      <w:r>
        <w:rPr>
          <w:rFonts w:ascii="Times New Roman" w:hAnsi="Times New Roman" w:cs="Times New Roman"/>
          <w:color w:val="FF0000"/>
          <w:sz w:val="24"/>
          <w:szCs w:val="24"/>
        </w:rPr>
        <w:t xml:space="preserve"> или работы окружающих.  </w:t>
      </w:r>
      <w:r w:rsidRPr="00CE5E03">
        <w:rPr>
          <w:rFonts w:ascii="Times New Roman" w:hAnsi="Times New Roman" w:cs="Times New Roman"/>
          <w:color w:val="FF0000"/>
          <w:sz w:val="24"/>
          <w:szCs w:val="24"/>
        </w:rPr>
        <w:t>Детям до 16 лет не разрешается безнадзорное гуляние по территории товарищества и в местах общего пользования в ночное время.</w:t>
      </w:r>
    </w:p>
    <w:p w14:paraId="1D4C7D1B"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18.11. </w:t>
      </w:r>
      <w:r w:rsidRPr="00CE5E03">
        <w:rPr>
          <w:rFonts w:ascii="Times New Roman" w:hAnsi="Times New Roman" w:cs="Times New Roman"/>
          <w:color w:val="FF0000"/>
          <w:sz w:val="24"/>
          <w:szCs w:val="24"/>
        </w:rPr>
        <w:t>Не допускается выгул собак на территории товарищества. Водить собак следует на коротком поводке. Собаки, представляющие угрозу для окружающих, должны быть кроме того в наморднике.</w:t>
      </w:r>
    </w:p>
    <w:p w14:paraId="1A68278A"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18.12. </w:t>
      </w:r>
      <w:r w:rsidRPr="00CE5E03">
        <w:rPr>
          <w:rFonts w:ascii="Times New Roman" w:hAnsi="Times New Roman" w:cs="Times New Roman"/>
          <w:color w:val="FF0000"/>
          <w:sz w:val="24"/>
          <w:szCs w:val="24"/>
        </w:rPr>
        <w:t xml:space="preserve">Каждый должен сделать все возможное, для того, чтобы члены его семьи строго соблюдали правила пожарной безопасности и знали, что следует делать, если пожар возник.  </w:t>
      </w:r>
    </w:p>
    <w:p w14:paraId="28C18B7D" w14:textId="77777777" w:rsidR="003628A0" w:rsidRPr="00CE5E03" w:rsidRDefault="003628A0" w:rsidP="003628A0">
      <w:pPr>
        <w:spacing w:after="0"/>
        <w:jc w:val="both"/>
        <w:rPr>
          <w:rFonts w:ascii="Times New Roman" w:hAnsi="Times New Roman" w:cs="Times New Roman"/>
          <w:color w:val="FF0000"/>
          <w:sz w:val="24"/>
          <w:szCs w:val="24"/>
        </w:rPr>
      </w:pPr>
      <w:r w:rsidRPr="00CE5E03">
        <w:rPr>
          <w:rFonts w:ascii="Times New Roman" w:hAnsi="Times New Roman" w:cs="Times New Roman"/>
          <w:color w:val="FF0000"/>
          <w:sz w:val="24"/>
          <w:szCs w:val="24"/>
        </w:rPr>
        <w:t>Ответственность за противопожарную безопасность на территории товарищества, в зданиях и сооружениях общего пользования возлагается на пред</w:t>
      </w:r>
      <w:r>
        <w:rPr>
          <w:rFonts w:ascii="Times New Roman" w:hAnsi="Times New Roman" w:cs="Times New Roman"/>
          <w:color w:val="FF0000"/>
          <w:sz w:val="24"/>
          <w:szCs w:val="24"/>
        </w:rPr>
        <w:t>седателя правления, а на садовых</w:t>
      </w:r>
      <w:r w:rsidRPr="00CE5E03">
        <w:rPr>
          <w:rFonts w:ascii="Times New Roman" w:hAnsi="Times New Roman" w:cs="Times New Roman"/>
          <w:color w:val="FF0000"/>
          <w:sz w:val="24"/>
          <w:szCs w:val="24"/>
        </w:rPr>
        <w:t xml:space="preserve"> участках с находящимися на них постройками – на </w:t>
      </w:r>
      <w:r>
        <w:rPr>
          <w:rFonts w:ascii="Times New Roman" w:hAnsi="Times New Roman" w:cs="Times New Roman"/>
          <w:color w:val="FF0000"/>
          <w:sz w:val="24"/>
          <w:szCs w:val="24"/>
        </w:rPr>
        <w:t>правообладателей участков</w:t>
      </w:r>
      <w:r w:rsidRPr="00CE5E03">
        <w:rPr>
          <w:rFonts w:ascii="Times New Roman" w:hAnsi="Times New Roman" w:cs="Times New Roman"/>
          <w:color w:val="FF0000"/>
          <w:sz w:val="24"/>
          <w:szCs w:val="24"/>
        </w:rPr>
        <w:t>. Лица, виновные в нарушении правил пожарной безопасности, несут ответственность в соответствии с действующим законодательством</w:t>
      </w:r>
    </w:p>
    <w:p w14:paraId="2410F049" w14:textId="77777777" w:rsidR="003628A0" w:rsidRPr="00CE5E03" w:rsidRDefault="003628A0"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18.13. Садоводы </w:t>
      </w:r>
      <w:r w:rsidRPr="00CE5E03">
        <w:rPr>
          <w:rFonts w:ascii="Times New Roman" w:hAnsi="Times New Roman" w:cs="Times New Roman"/>
          <w:color w:val="FF0000"/>
          <w:sz w:val="24"/>
          <w:szCs w:val="24"/>
        </w:rPr>
        <w:t xml:space="preserve">обязаны: соблюдать все зоотехнические и санитарные правила содержания на садовом участке домашней птицы, кроликов, нутрий и </w:t>
      </w:r>
      <w:proofErr w:type="spellStart"/>
      <w:proofErr w:type="gramStart"/>
      <w:r w:rsidRPr="00CE5E03">
        <w:rPr>
          <w:rFonts w:ascii="Times New Roman" w:hAnsi="Times New Roman" w:cs="Times New Roman"/>
          <w:color w:val="FF0000"/>
          <w:sz w:val="24"/>
          <w:szCs w:val="24"/>
        </w:rPr>
        <w:t>пр..Домашняя</w:t>
      </w:r>
      <w:proofErr w:type="spellEnd"/>
      <w:proofErr w:type="gramEnd"/>
      <w:r w:rsidRPr="00CE5E03">
        <w:rPr>
          <w:rFonts w:ascii="Times New Roman" w:hAnsi="Times New Roman" w:cs="Times New Roman"/>
          <w:color w:val="FF0000"/>
          <w:sz w:val="24"/>
          <w:szCs w:val="24"/>
        </w:rPr>
        <w:t xml:space="preserve"> птица, кролики, нутрии содержатся в клетках, которые размещаются в специально предусмотренных для этих целей помещениях в хозяйственном блоке.</w:t>
      </w:r>
    </w:p>
    <w:p w14:paraId="38DEEB00" w14:textId="6FB72267" w:rsidR="003628A0" w:rsidRDefault="000B359D" w:rsidP="003628A0">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18.14</w:t>
      </w:r>
      <w:r w:rsidR="003628A0">
        <w:rPr>
          <w:rFonts w:ascii="Times New Roman" w:hAnsi="Times New Roman" w:cs="Times New Roman"/>
          <w:color w:val="FF0000"/>
          <w:sz w:val="24"/>
          <w:szCs w:val="24"/>
        </w:rPr>
        <w:t xml:space="preserve">. </w:t>
      </w:r>
      <w:r w:rsidR="003628A0" w:rsidRPr="000D2CBF">
        <w:rPr>
          <w:rFonts w:ascii="Times New Roman" w:hAnsi="Times New Roman" w:cs="Times New Roman"/>
          <w:color w:val="FF0000"/>
          <w:sz w:val="24"/>
          <w:szCs w:val="24"/>
        </w:rPr>
        <w:t xml:space="preserve">По всем возникающим текущим вопросам уставной деятельности товарищества можно и нужно обращаться в правление </w:t>
      </w:r>
      <w:r w:rsidR="003628A0">
        <w:rPr>
          <w:rFonts w:ascii="Times New Roman" w:hAnsi="Times New Roman" w:cs="Times New Roman"/>
          <w:color w:val="FF0000"/>
          <w:sz w:val="24"/>
          <w:szCs w:val="24"/>
        </w:rPr>
        <w:t>товарищества</w:t>
      </w:r>
      <w:r w:rsidR="003628A0" w:rsidRPr="000D2CBF">
        <w:rPr>
          <w:rFonts w:ascii="Times New Roman" w:hAnsi="Times New Roman" w:cs="Times New Roman"/>
          <w:color w:val="FF0000"/>
          <w:sz w:val="24"/>
          <w:szCs w:val="24"/>
        </w:rPr>
        <w:t xml:space="preserve"> или непосредственно к председателю </w:t>
      </w:r>
      <w:r w:rsidR="003628A0">
        <w:rPr>
          <w:rFonts w:ascii="Times New Roman" w:hAnsi="Times New Roman" w:cs="Times New Roman"/>
          <w:color w:val="FF0000"/>
          <w:sz w:val="24"/>
          <w:szCs w:val="24"/>
        </w:rPr>
        <w:t>товарищества</w:t>
      </w:r>
      <w:r w:rsidR="003628A0" w:rsidRPr="000D2CBF">
        <w:rPr>
          <w:rFonts w:ascii="Times New Roman" w:hAnsi="Times New Roman" w:cs="Times New Roman"/>
          <w:color w:val="FF0000"/>
          <w:sz w:val="24"/>
          <w:szCs w:val="24"/>
        </w:rPr>
        <w:t>.</w:t>
      </w:r>
    </w:p>
    <w:p w14:paraId="6FC1F890" w14:textId="7F69B128" w:rsidR="00416497" w:rsidRDefault="00416497" w:rsidP="003628A0">
      <w:pPr>
        <w:spacing w:after="0"/>
        <w:jc w:val="both"/>
        <w:rPr>
          <w:rFonts w:ascii="Times New Roman" w:hAnsi="Times New Roman" w:cs="Times New Roman"/>
          <w:color w:val="FF0000"/>
          <w:sz w:val="24"/>
          <w:szCs w:val="24"/>
        </w:rPr>
      </w:pPr>
    </w:p>
    <w:p w14:paraId="14BE4DAF" w14:textId="63B6F9AE" w:rsidR="00416497" w:rsidRDefault="00416497" w:rsidP="003628A0">
      <w:pPr>
        <w:spacing w:after="0"/>
        <w:jc w:val="both"/>
        <w:rPr>
          <w:rFonts w:ascii="Times New Roman" w:hAnsi="Times New Roman" w:cs="Times New Roman"/>
          <w:color w:val="FF0000"/>
          <w:sz w:val="24"/>
          <w:szCs w:val="24"/>
        </w:rPr>
      </w:pPr>
    </w:p>
    <w:p w14:paraId="033EEE66" w14:textId="7A38E3D6" w:rsidR="00416497" w:rsidRPr="00416497" w:rsidRDefault="00416497" w:rsidP="00416497">
      <w:pPr>
        <w:spacing w:after="0"/>
        <w:jc w:val="center"/>
        <w:rPr>
          <w:rFonts w:ascii="Times New Roman" w:hAnsi="Times New Roman" w:cs="Times New Roman"/>
          <w:b/>
          <w:color w:val="FF0000"/>
          <w:sz w:val="24"/>
          <w:szCs w:val="24"/>
        </w:rPr>
      </w:pPr>
      <w:r>
        <w:rPr>
          <w:rFonts w:ascii="Times New Roman" w:hAnsi="Times New Roman" w:cs="Times New Roman"/>
          <w:b/>
          <w:color w:val="FF0000"/>
          <w:sz w:val="24"/>
          <w:szCs w:val="24"/>
        </w:rPr>
        <w:t>19</w:t>
      </w:r>
      <w:r w:rsidRPr="00416497">
        <w:rPr>
          <w:rFonts w:ascii="Times New Roman" w:hAnsi="Times New Roman" w:cs="Times New Roman"/>
          <w:b/>
          <w:color w:val="FF0000"/>
          <w:sz w:val="24"/>
          <w:szCs w:val="24"/>
        </w:rPr>
        <w:t>. Хозяйственная деятельность Товарищества.</w:t>
      </w:r>
    </w:p>
    <w:p w14:paraId="204C6831" w14:textId="77777777" w:rsidR="00416497" w:rsidRPr="00416497" w:rsidRDefault="00416497" w:rsidP="00416497">
      <w:pPr>
        <w:spacing w:after="0"/>
        <w:jc w:val="center"/>
        <w:rPr>
          <w:rFonts w:ascii="Times New Roman" w:hAnsi="Times New Roman" w:cs="Times New Roman"/>
          <w:color w:val="FF0000"/>
          <w:sz w:val="24"/>
          <w:szCs w:val="24"/>
        </w:rPr>
      </w:pPr>
    </w:p>
    <w:p w14:paraId="2E45EEEE" w14:textId="774C8A74" w:rsidR="00416497" w:rsidRPr="00416497" w:rsidRDefault="00416497"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19</w:t>
      </w:r>
      <w:r w:rsidRPr="00416497">
        <w:rPr>
          <w:rFonts w:ascii="Times New Roman" w:hAnsi="Times New Roman" w:cs="Times New Roman"/>
          <w:color w:val="FF0000"/>
          <w:sz w:val="24"/>
          <w:szCs w:val="24"/>
        </w:rPr>
        <w:t>.1. Для достижения целей, предусмотренных Уставом, Товарищество вправе заниматься хозяйственной деятельностью, иными видами деятельности, не запрещенными федеральными законами</w:t>
      </w:r>
    </w:p>
    <w:p w14:paraId="4BEBE3BF" w14:textId="77777777" w:rsidR="00416497" w:rsidRPr="00416497" w:rsidRDefault="00416497" w:rsidP="00416497">
      <w:pPr>
        <w:spacing w:after="0"/>
        <w:jc w:val="both"/>
        <w:rPr>
          <w:rFonts w:ascii="Times New Roman" w:hAnsi="Times New Roman" w:cs="Times New Roman"/>
          <w:color w:val="FF0000"/>
          <w:sz w:val="24"/>
          <w:szCs w:val="24"/>
        </w:rPr>
      </w:pPr>
      <w:r w:rsidRPr="00416497">
        <w:rPr>
          <w:rFonts w:ascii="Times New Roman" w:hAnsi="Times New Roman" w:cs="Times New Roman"/>
          <w:color w:val="FF0000"/>
          <w:sz w:val="24"/>
          <w:szCs w:val="24"/>
        </w:rPr>
        <w:t xml:space="preserve">На виды деятельности, требующие специального разрешения, Товарищество обязано получить соответствующие разрешения </w:t>
      </w:r>
    </w:p>
    <w:p w14:paraId="338CF493" w14:textId="7D941826" w:rsidR="00416497" w:rsidRPr="00416497" w:rsidRDefault="00416497"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19</w:t>
      </w:r>
      <w:r w:rsidRPr="00416497">
        <w:rPr>
          <w:rFonts w:ascii="Times New Roman" w:hAnsi="Times New Roman" w:cs="Times New Roman"/>
          <w:color w:val="FF0000"/>
          <w:sz w:val="24"/>
          <w:szCs w:val="24"/>
        </w:rPr>
        <w:t xml:space="preserve">.2. На основании решения общего собрания членов Товарищества доход от хозяйственной деятельности Товарищества используется для оплаты общих расходов или направляется в специальные фонды (резервы), расходуемые на цели, предусмотренные Уставом Товарищества. Дополнительный доход может быть направлен на иные цели деятельности Товарищества, предусмотренные Уставом Товарищества. </w:t>
      </w:r>
    </w:p>
    <w:p w14:paraId="418F6B3E" w14:textId="79781C2F" w:rsidR="00416497" w:rsidRPr="00416497" w:rsidRDefault="00416497"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19</w:t>
      </w:r>
      <w:r w:rsidRPr="00416497">
        <w:rPr>
          <w:rFonts w:ascii="Times New Roman" w:hAnsi="Times New Roman" w:cs="Times New Roman"/>
          <w:color w:val="FF0000"/>
          <w:sz w:val="24"/>
          <w:szCs w:val="24"/>
        </w:rPr>
        <w:t>.2.1. Средства, полученные Товариществом в результате хозяйственной деятельности, не подлежат распределению между членами Товарищества.</w:t>
      </w:r>
    </w:p>
    <w:p w14:paraId="7D957082" w14:textId="77777777" w:rsidR="00416497" w:rsidRDefault="00416497" w:rsidP="003628A0">
      <w:pPr>
        <w:spacing w:after="0"/>
        <w:jc w:val="both"/>
        <w:rPr>
          <w:rFonts w:ascii="Times New Roman" w:hAnsi="Times New Roman" w:cs="Times New Roman"/>
          <w:color w:val="FF0000"/>
          <w:sz w:val="24"/>
          <w:szCs w:val="24"/>
        </w:rPr>
      </w:pPr>
    </w:p>
    <w:p w14:paraId="5AEA279B" w14:textId="77777777" w:rsidR="003628A0" w:rsidRDefault="003628A0" w:rsidP="003628A0">
      <w:pPr>
        <w:spacing w:after="0"/>
        <w:jc w:val="both"/>
        <w:rPr>
          <w:rFonts w:ascii="Times New Roman" w:hAnsi="Times New Roman" w:cs="Times New Roman"/>
          <w:color w:val="FF0000"/>
          <w:sz w:val="24"/>
          <w:szCs w:val="24"/>
        </w:rPr>
      </w:pPr>
    </w:p>
    <w:p w14:paraId="63FE3F85" w14:textId="3E000925" w:rsidR="003628A0" w:rsidRPr="00801A6F" w:rsidRDefault="00CC3DB2" w:rsidP="003628A0">
      <w:pPr>
        <w:spacing w:after="0"/>
        <w:jc w:val="center"/>
        <w:rPr>
          <w:rFonts w:ascii="Times New Roman" w:hAnsi="Times New Roman" w:cs="Times New Roman"/>
          <w:b/>
          <w:color w:val="FF0000"/>
          <w:sz w:val="24"/>
          <w:szCs w:val="24"/>
        </w:rPr>
      </w:pPr>
      <w:r w:rsidRPr="00801A6F">
        <w:rPr>
          <w:rFonts w:ascii="Times New Roman" w:hAnsi="Times New Roman" w:cs="Times New Roman"/>
          <w:b/>
          <w:color w:val="FF0000"/>
          <w:sz w:val="24"/>
          <w:szCs w:val="24"/>
        </w:rPr>
        <w:t>20</w:t>
      </w:r>
      <w:r w:rsidR="003628A0" w:rsidRPr="00801A6F">
        <w:rPr>
          <w:rFonts w:ascii="Times New Roman" w:hAnsi="Times New Roman" w:cs="Times New Roman"/>
          <w:b/>
          <w:color w:val="FF0000"/>
          <w:sz w:val="24"/>
          <w:szCs w:val="24"/>
        </w:rPr>
        <w:t>. Заключительные положения</w:t>
      </w:r>
    </w:p>
    <w:p w14:paraId="2BD7C5D5" w14:textId="77777777" w:rsidR="003628A0" w:rsidRPr="00801A6F" w:rsidRDefault="003628A0" w:rsidP="003628A0">
      <w:pPr>
        <w:spacing w:after="0"/>
        <w:jc w:val="both"/>
        <w:rPr>
          <w:rFonts w:ascii="Times New Roman" w:hAnsi="Times New Roman" w:cs="Times New Roman"/>
          <w:b/>
          <w:color w:val="FF0000"/>
          <w:sz w:val="24"/>
          <w:szCs w:val="24"/>
        </w:rPr>
      </w:pPr>
    </w:p>
    <w:p w14:paraId="3C497054" w14:textId="13F0FA0F" w:rsidR="00416497" w:rsidRPr="00416497" w:rsidRDefault="00CC3DB2"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20</w:t>
      </w:r>
      <w:r w:rsidR="00416497" w:rsidRPr="00416497">
        <w:rPr>
          <w:rFonts w:ascii="Times New Roman" w:hAnsi="Times New Roman" w:cs="Times New Roman"/>
          <w:color w:val="FF0000"/>
          <w:sz w:val="24"/>
          <w:szCs w:val="24"/>
        </w:rPr>
        <w:t>.1.  По всем возникающим текущим вопросам уставной деятельности товарищества можно и нужно обращаться в правление товарищества или непосредственно к председателю товарищества.</w:t>
      </w:r>
    </w:p>
    <w:p w14:paraId="6867181C" w14:textId="6B7E7432" w:rsidR="00416497" w:rsidRPr="00416497" w:rsidRDefault="00CC3DB2"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20</w:t>
      </w:r>
      <w:r w:rsidR="00416497" w:rsidRPr="00416497">
        <w:rPr>
          <w:rFonts w:ascii="Times New Roman" w:hAnsi="Times New Roman" w:cs="Times New Roman"/>
          <w:color w:val="FF0000"/>
          <w:sz w:val="24"/>
          <w:szCs w:val="24"/>
        </w:rPr>
        <w:t>.2. По вопросам, не нашедшим своего отражения в положениях настоящего Устава, но прямо или косвенно вытекающим из характера деятельности Товарищества, его отношений с членами Товарищества и третьими лицами и могущими иметь принципиальное значение для Товарищества и его членов с точки зрения необходимости защиты имущественных и моральных, охраняемых законом прав и интересов Товарищества, члены будут руководствоваться положениями действующего законодательства и иных действующих нормативных актов.</w:t>
      </w:r>
    </w:p>
    <w:p w14:paraId="5614E2F5" w14:textId="15D832BF" w:rsidR="00416497" w:rsidRPr="00416497" w:rsidRDefault="00CC3DB2" w:rsidP="00416497">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20</w:t>
      </w:r>
      <w:r w:rsidR="00416497" w:rsidRPr="00416497">
        <w:rPr>
          <w:rFonts w:ascii="Times New Roman" w:hAnsi="Times New Roman" w:cs="Times New Roman"/>
          <w:color w:val="FF0000"/>
          <w:sz w:val="24"/>
          <w:szCs w:val="24"/>
        </w:rPr>
        <w:t>.3. Если в результате изменения законодательства и нормативных актов отдельные статьи настоящего Устава вступают в противоречие с ними, указанные статьи утрачивают силу и до момента внесения изменений в Устав Товарищества руководствуется действующим законодательством и нормативными актами Российской Федерации с момента их вступления в силу</w:t>
      </w:r>
    </w:p>
    <w:p w14:paraId="2209B88E" w14:textId="60193BF8" w:rsidR="00657499" w:rsidRDefault="00657499" w:rsidP="00416497">
      <w:pPr>
        <w:spacing w:after="0"/>
        <w:jc w:val="both"/>
        <w:rPr>
          <w:rFonts w:ascii="Times New Roman" w:hAnsi="Times New Roman" w:cs="Times New Roman"/>
          <w:sz w:val="24"/>
          <w:szCs w:val="24"/>
        </w:rPr>
      </w:pPr>
    </w:p>
    <w:sectPr w:rsidR="006574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44B9C"/>
    <w:multiLevelType w:val="hybridMultilevel"/>
    <w:tmpl w:val="EB2821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360735"/>
    <w:multiLevelType w:val="hybridMultilevel"/>
    <w:tmpl w:val="768C60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A21"/>
    <w:rsid w:val="000243AA"/>
    <w:rsid w:val="00030840"/>
    <w:rsid w:val="00062005"/>
    <w:rsid w:val="000706F5"/>
    <w:rsid w:val="0007288F"/>
    <w:rsid w:val="00077853"/>
    <w:rsid w:val="00083642"/>
    <w:rsid w:val="00083E96"/>
    <w:rsid w:val="000B29CA"/>
    <w:rsid w:val="000B33F9"/>
    <w:rsid w:val="000B359D"/>
    <w:rsid w:val="000D00A5"/>
    <w:rsid w:val="000D3DBF"/>
    <w:rsid w:val="00111A3C"/>
    <w:rsid w:val="001340EE"/>
    <w:rsid w:val="00161E5A"/>
    <w:rsid w:val="00175BE2"/>
    <w:rsid w:val="00181555"/>
    <w:rsid w:val="001B3555"/>
    <w:rsid w:val="001B6144"/>
    <w:rsid w:val="001E291B"/>
    <w:rsid w:val="001E6AC1"/>
    <w:rsid w:val="001F4242"/>
    <w:rsid w:val="00200B45"/>
    <w:rsid w:val="00205D53"/>
    <w:rsid w:val="00216CEF"/>
    <w:rsid w:val="0023275A"/>
    <w:rsid w:val="00236B9A"/>
    <w:rsid w:val="00290DC9"/>
    <w:rsid w:val="002913B4"/>
    <w:rsid w:val="002A2248"/>
    <w:rsid w:val="002A30D4"/>
    <w:rsid w:val="002E2425"/>
    <w:rsid w:val="00302BB5"/>
    <w:rsid w:val="00342AE8"/>
    <w:rsid w:val="00347223"/>
    <w:rsid w:val="00354394"/>
    <w:rsid w:val="003628A0"/>
    <w:rsid w:val="00377A3F"/>
    <w:rsid w:val="0038248D"/>
    <w:rsid w:val="00391228"/>
    <w:rsid w:val="003B5A21"/>
    <w:rsid w:val="003C5E97"/>
    <w:rsid w:val="003C6397"/>
    <w:rsid w:val="003E0775"/>
    <w:rsid w:val="00416497"/>
    <w:rsid w:val="004A6635"/>
    <w:rsid w:val="004F2D5E"/>
    <w:rsid w:val="00500E0F"/>
    <w:rsid w:val="0053512A"/>
    <w:rsid w:val="005642B8"/>
    <w:rsid w:val="005647B6"/>
    <w:rsid w:val="00580769"/>
    <w:rsid w:val="00584D81"/>
    <w:rsid w:val="00591991"/>
    <w:rsid w:val="00593A4F"/>
    <w:rsid w:val="005B550F"/>
    <w:rsid w:val="005E48A6"/>
    <w:rsid w:val="005F610D"/>
    <w:rsid w:val="00606A67"/>
    <w:rsid w:val="00633904"/>
    <w:rsid w:val="006430B3"/>
    <w:rsid w:val="00657499"/>
    <w:rsid w:val="006936F3"/>
    <w:rsid w:val="006A7954"/>
    <w:rsid w:val="006B0AA5"/>
    <w:rsid w:val="006B776E"/>
    <w:rsid w:val="006C49AA"/>
    <w:rsid w:val="00702BE0"/>
    <w:rsid w:val="00704498"/>
    <w:rsid w:val="00711E5E"/>
    <w:rsid w:val="0073642A"/>
    <w:rsid w:val="00741629"/>
    <w:rsid w:val="00762A94"/>
    <w:rsid w:val="00782175"/>
    <w:rsid w:val="0079585E"/>
    <w:rsid w:val="007A3CD5"/>
    <w:rsid w:val="007A7D23"/>
    <w:rsid w:val="007B7C5A"/>
    <w:rsid w:val="007C1F4F"/>
    <w:rsid w:val="007D766D"/>
    <w:rsid w:val="007F04B9"/>
    <w:rsid w:val="007F6F7D"/>
    <w:rsid w:val="00801A6F"/>
    <w:rsid w:val="00822E95"/>
    <w:rsid w:val="00850EB8"/>
    <w:rsid w:val="00865DC0"/>
    <w:rsid w:val="00871E48"/>
    <w:rsid w:val="0089169D"/>
    <w:rsid w:val="008A6E9E"/>
    <w:rsid w:val="008A7335"/>
    <w:rsid w:val="008D17AB"/>
    <w:rsid w:val="008F4527"/>
    <w:rsid w:val="00901B20"/>
    <w:rsid w:val="00935BBA"/>
    <w:rsid w:val="00944E6E"/>
    <w:rsid w:val="00965E3E"/>
    <w:rsid w:val="009742B8"/>
    <w:rsid w:val="0098071E"/>
    <w:rsid w:val="00983E61"/>
    <w:rsid w:val="009A26FE"/>
    <w:rsid w:val="009B5AD8"/>
    <w:rsid w:val="009B5ED4"/>
    <w:rsid w:val="009B7158"/>
    <w:rsid w:val="00A2478A"/>
    <w:rsid w:val="00A3302C"/>
    <w:rsid w:val="00A4702C"/>
    <w:rsid w:val="00A57293"/>
    <w:rsid w:val="00AC11B1"/>
    <w:rsid w:val="00AF1EE9"/>
    <w:rsid w:val="00AF704F"/>
    <w:rsid w:val="00B05B61"/>
    <w:rsid w:val="00B165E1"/>
    <w:rsid w:val="00B249A0"/>
    <w:rsid w:val="00B27651"/>
    <w:rsid w:val="00B41327"/>
    <w:rsid w:val="00B60FD0"/>
    <w:rsid w:val="00B6211C"/>
    <w:rsid w:val="00BD2698"/>
    <w:rsid w:val="00BE72F4"/>
    <w:rsid w:val="00C034B6"/>
    <w:rsid w:val="00C17770"/>
    <w:rsid w:val="00C430F9"/>
    <w:rsid w:val="00C4513D"/>
    <w:rsid w:val="00C46A15"/>
    <w:rsid w:val="00C5000C"/>
    <w:rsid w:val="00C6043F"/>
    <w:rsid w:val="00C704E0"/>
    <w:rsid w:val="00C8592E"/>
    <w:rsid w:val="00CB1803"/>
    <w:rsid w:val="00CB5DD3"/>
    <w:rsid w:val="00CC3DB2"/>
    <w:rsid w:val="00D02EC3"/>
    <w:rsid w:val="00D04426"/>
    <w:rsid w:val="00D136FD"/>
    <w:rsid w:val="00D27A6F"/>
    <w:rsid w:val="00D31005"/>
    <w:rsid w:val="00D55ACE"/>
    <w:rsid w:val="00D57CF0"/>
    <w:rsid w:val="00D62224"/>
    <w:rsid w:val="00D86DD2"/>
    <w:rsid w:val="00E1455D"/>
    <w:rsid w:val="00E206D6"/>
    <w:rsid w:val="00E42375"/>
    <w:rsid w:val="00E507A1"/>
    <w:rsid w:val="00E55546"/>
    <w:rsid w:val="00E64F85"/>
    <w:rsid w:val="00E904CE"/>
    <w:rsid w:val="00E95D67"/>
    <w:rsid w:val="00F6091D"/>
    <w:rsid w:val="00F92626"/>
    <w:rsid w:val="00FC12E0"/>
    <w:rsid w:val="00FD45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41C9"/>
  <w15:docId w15:val="{2B487835-47E5-4788-B32B-F2FD64AF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D136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8">
    <w:name w:val="heading 8"/>
    <w:basedOn w:val="a"/>
    <w:next w:val="a"/>
    <w:link w:val="80"/>
    <w:uiPriority w:val="9"/>
    <w:semiHidden/>
    <w:unhideWhenUsed/>
    <w:qFormat/>
    <w:rsid w:val="005F610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136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136FD"/>
    <w:rPr>
      <w:b/>
      <w:bCs/>
    </w:rPr>
  </w:style>
  <w:style w:type="character" w:styleId="a5">
    <w:name w:val="Emphasis"/>
    <w:basedOn w:val="a0"/>
    <w:uiPriority w:val="20"/>
    <w:qFormat/>
    <w:rsid w:val="00D136FD"/>
    <w:rPr>
      <w:i/>
      <w:iCs/>
    </w:rPr>
  </w:style>
  <w:style w:type="character" w:styleId="a6">
    <w:name w:val="Hyperlink"/>
    <w:basedOn w:val="a0"/>
    <w:uiPriority w:val="99"/>
    <w:unhideWhenUsed/>
    <w:rsid w:val="00D136FD"/>
    <w:rPr>
      <w:color w:val="0000FF"/>
      <w:u w:val="single"/>
    </w:rPr>
  </w:style>
  <w:style w:type="character" w:customStyle="1" w:styleId="10">
    <w:name w:val="Заголовок 1 Знак"/>
    <w:basedOn w:val="a0"/>
    <w:link w:val="1"/>
    <w:uiPriority w:val="9"/>
    <w:rsid w:val="00D136FD"/>
    <w:rPr>
      <w:rFonts w:ascii="Times New Roman" w:eastAsia="Times New Roman" w:hAnsi="Times New Roman" w:cs="Times New Roman"/>
      <w:b/>
      <w:bCs/>
      <w:kern w:val="36"/>
      <w:sz w:val="48"/>
      <w:szCs w:val="48"/>
      <w:lang w:eastAsia="ru-RU"/>
    </w:rPr>
  </w:style>
  <w:style w:type="character" w:customStyle="1" w:styleId="80">
    <w:name w:val="Заголовок 8 Знак"/>
    <w:basedOn w:val="a0"/>
    <w:link w:val="8"/>
    <w:uiPriority w:val="9"/>
    <w:semiHidden/>
    <w:rsid w:val="005F610D"/>
    <w:rPr>
      <w:rFonts w:asciiTheme="majorHAnsi" w:eastAsiaTheme="majorEastAsia" w:hAnsiTheme="majorHAnsi" w:cstheme="majorBidi"/>
      <w:color w:val="272727" w:themeColor="text1" w:themeTint="D8"/>
      <w:sz w:val="21"/>
      <w:szCs w:val="21"/>
    </w:rPr>
  </w:style>
  <w:style w:type="paragraph" w:styleId="a7">
    <w:name w:val="List Paragraph"/>
    <w:basedOn w:val="a"/>
    <w:uiPriority w:val="34"/>
    <w:qFormat/>
    <w:rsid w:val="00111A3C"/>
    <w:pPr>
      <w:ind w:left="720"/>
      <w:contextualSpacing/>
    </w:pPr>
  </w:style>
  <w:style w:type="character" w:customStyle="1" w:styleId="blk">
    <w:name w:val="blk"/>
    <w:basedOn w:val="a0"/>
    <w:rsid w:val="00290DC9"/>
  </w:style>
  <w:style w:type="character" w:customStyle="1" w:styleId="nobr">
    <w:name w:val="nobr"/>
    <w:basedOn w:val="a0"/>
    <w:rsid w:val="000D3DBF"/>
  </w:style>
  <w:style w:type="character" w:customStyle="1" w:styleId="hl">
    <w:name w:val="hl"/>
    <w:basedOn w:val="a0"/>
    <w:rsid w:val="007A3CD5"/>
  </w:style>
  <w:style w:type="paragraph" w:styleId="a8">
    <w:name w:val="Revision"/>
    <w:hidden/>
    <w:uiPriority w:val="99"/>
    <w:semiHidden/>
    <w:rsid w:val="0023275A"/>
    <w:pPr>
      <w:spacing w:after="0" w:line="240" w:lineRule="auto"/>
    </w:pPr>
  </w:style>
  <w:style w:type="paragraph" w:styleId="a9">
    <w:name w:val="Balloon Text"/>
    <w:basedOn w:val="a"/>
    <w:link w:val="aa"/>
    <w:uiPriority w:val="99"/>
    <w:semiHidden/>
    <w:unhideWhenUsed/>
    <w:rsid w:val="0023275A"/>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2327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2182">
      <w:bodyDiv w:val="1"/>
      <w:marLeft w:val="0"/>
      <w:marRight w:val="0"/>
      <w:marTop w:val="0"/>
      <w:marBottom w:val="0"/>
      <w:divBdr>
        <w:top w:val="none" w:sz="0" w:space="0" w:color="auto"/>
        <w:left w:val="none" w:sz="0" w:space="0" w:color="auto"/>
        <w:bottom w:val="none" w:sz="0" w:space="0" w:color="auto"/>
        <w:right w:val="none" w:sz="0" w:space="0" w:color="auto"/>
      </w:divBdr>
      <w:divsChild>
        <w:div w:id="671953583">
          <w:marLeft w:val="0"/>
          <w:marRight w:val="0"/>
          <w:marTop w:val="120"/>
          <w:marBottom w:val="0"/>
          <w:divBdr>
            <w:top w:val="none" w:sz="0" w:space="0" w:color="auto"/>
            <w:left w:val="none" w:sz="0" w:space="0" w:color="auto"/>
            <w:bottom w:val="none" w:sz="0" w:space="0" w:color="auto"/>
            <w:right w:val="none" w:sz="0" w:space="0" w:color="auto"/>
          </w:divBdr>
        </w:div>
        <w:div w:id="1903638113">
          <w:marLeft w:val="0"/>
          <w:marRight w:val="0"/>
          <w:marTop w:val="120"/>
          <w:marBottom w:val="0"/>
          <w:divBdr>
            <w:top w:val="none" w:sz="0" w:space="0" w:color="auto"/>
            <w:left w:val="none" w:sz="0" w:space="0" w:color="auto"/>
            <w:bottom w:val="none" w:sz="0" w:space="0" w:color="auto"/>
            <w:right w:val="none" w:sz="0" w:space="0" w:color="auto"/>
          </w:divBdr>
        </w:div>
        <w:div w:id="1383825235">
          <w:marLeft w:val="0"/>
          <w:marRight w:val="0"/>
          <w:marTop w:val="120"/>
          <w:marBottom w:val="0"/>
          <w:divBdr>
            <w:top w:val="none" w:sz="0" w:space="0" w:color="auto"/>
            <w:left w:val="none" w:sz="0" w:space="0" w:color="auto"/>
            <w:bottom w:val="none" w:sz="0" w:space="0" w:color="auto"/>
            <w:right w:val="none" w:sz="0" w:space="0" w:color="auto"/>
          </w:divBdr>
        </w:div>
        <w:div w:id="1033268017">
          <w:marLeft w:val="0"/>
          <w:marRight w:val="0"/>
          <w:marTop w:val="120"/>
          <w:marBottom w:val="0"/>
          <w:divBdr>
            <w:top w:val="none" w:sz="0" w:space="0" w:color="auto"/>
            <w:left w:val="none" w:sz="0" w:space="0" w:color="auto"/>
            <w:bottom w:val="none" w:sz="0" w:space="0" w:color="auto"/>
            <w:right w:val="none" w:sz="0" w:space="0" w:color="auto"/>
          </w:divBdr>
        </w:div>
        <w:div w:id="1620837596">
          <w:marLeft w:val="0"/>
          <w:marRight w:val="0"/>
          <w:marTop w:val="120"/>
          <w:marBottom w:val="0"/>
          <w:divBdr>
            <w:top w:val="none" w:sz="0" w:space="0" w:color="auto"/>
            <w:left w:val="none" w:sz="0" w:space="0" w:color="auto"/>
            <w:bottom w:val="none" w:sz="0" w:space="0" w:color="auto"/>
            <w:right w:val="none" w:sz="0" w:space="0" w:color="auto"/>
          </w:divBdr>
        </w:div>
      </w:divsChild>
    </w:div>
    <w:div w:id="11805715">
      <w:bodyDiv w:val="1"/>
      <w:marLeft w:val="0"/>
      <w:marRight w:val="0"/>
      <w:marTop w:val="0"/>
      <w:marBottom w:val="0"/>
      <w:divBdr>
        <w:top w:val="none" w:sz="0" w:space="0" w:color="auto"/>
        <w:left w:val="none" w:sz="0" w:space="0" w:color="auto"/>
        <w:bottom w:val="none" w:sz="0" w:space="0" w:color="auto"/>
        <w:right w:val="none" w:sz="0" w:space="0" w:color="auto"/>
      </w:divBdr>
      <w:divsChild>
        <w:div w:id="76562193">
          <w:marLeft w:val="120"/>
          <w:marRight w:val="120"/>
          <w:marTop w:val="120"/>
          <w:marBottom w:val="120"/>
          <w:divBdr>
            <w:top w:val="none" w:sz="0" w:space="0" w:color="auto"/>
            <w:left w:val="none" w:sz="0" w:space="0" w:color="auto"/>
            <w:bottom w:val="none" w:sz="0" w:space="0" w:color="auto"/>
            <w:right w:val="none" w:sz="0" w:space="0" w:color="auto"/>
          </w:divBdr>
        </w:div>
      </w:divsChild>
    </w:div>
    <w:div w:id="34737461">
      <w:bodyDiv w:val="1"/>
      <w:marLeft w:val="0"/>
      <w:marRight w:val="0"/>
      <w:marTop w:val="0"/>
      <w:marBottom w:val="0"/>
      <w:divBdr>
        <w:top w:val="none" w:sz="0" w:space="0" w:color="auto"/>
        <w:left w:val="none" w:sz="0" w:space="0" w:color="auto"/>
        <w:bottom w:val="none" w:sz="0" w:space="0" w:color="auto"/>
        <w:right w:val="none" w:sz="0" w:space="0" w:color="auto"/>
      </w:divBdr>
      <w:divsChild>
        <w:div w:id="513685844">
          <w:marLeft w:val="0"/>
          <w:marRight w:val="0"/>
          <w:marTop w:val="120"/>
          <w:marBottom w:val="0"/>
          <w:divBdr>
            <w:top w:val="none" w:sz="0" w:space="0" w:color="auto"/>
            <w:left w:val="none" w:sz="0" w:space="0" w:color="auto"/>
            <w:bottom w:val="none" w:sz="0" w:space="0" w:color="auto"/>
            <w:right w:val="none" w:sz="0" w:space="0" w:color="auto"/>
          </w:divBdr>
        </w:div>
        <w:div w:id="1647934128">
          <w:marLeft w:val="0"/>
          <w:marRight w:val="0"/>
          <w:marTop w:val="120"/>
          <w:marBottom w:val="0"/>
          <w:divBdr>
            <w:top w:val="none" w:sz="0" w:space="0" w:color="auto"/>
            <w:left w:val="none" w:sz="0" w:space="0" w:color="auto"/>
            <w:bottom w:val="none" w:sz="0" w:space="0" w:color="auto"/>
            <w:right w:val="none" w:sz="0" w:space="0" w:color="auto"/>
          </w:divBdr>
        </w:div>
        <w:div w:id="1303392517">
          <w:marLeft w:val="0"/>
          <w:marRight w:val="0"/>
          <w:marTop w:val="120"/>
          <w:marBottom w:val="0"/>
          <w:divBdr>
            <w:top w:val="none" w:sz="0" w:space="0" w:color="auto"/>
            <w:left w:val="none" w:sz="0" w:space="0" w:color="auto"/>
            <w:bottom w:val="none" w:sz="0" w:space="0" w:color="auto"/>
            <w:right w:val="none" w:sz="0" w:space="0" w:color="auto"/>
          </w:divBdr>
        </w:div>
        <w:div w:id="291832976">
          <w:marLeft w:val="0"/>
          <w:marRight w:val="0"/>
          <w:marTop w:val="120"/>
          <w:marBottom w:val="0"/>
          <w:divBdr>
            <w:top w:val="none" w:sz="0" w:space="0" w:color="auto"/>
            <w:left w:val="none" w:sz="0" w:space="0" w:color="auto"/>
            <w:bottom w:val="none" w:sz="0" w:space="0" w:color="auto"/>
            <w:right w:val="none" w:sz="0" w:space="0" w:color="auto"/>
          </w:divBdr>
        </w:div>
        <w:div w:id="417755428">
          <w:marLeft w:val="0"/>
          <w:marRight w:val="0"/>
          <w:marTop w:val="120"/>
          <w:marBottom w:val="0"/>
          <w:divBdr>
            <w:top w:val="none" w:sz="0" w:space="0" w:color="auto"/>
            <w:left w:val="none" w:sz="0" w:space="0" w:color="auto"/>
            <w:bottom w:val="none" w:sz="0" w:space="0" w:color="auto"/>
            <w:right w:val="none" w:sz="0" w:space="0" w:color="auto"/>
          </w:divBdr>
        </w:div>
        <w:div w:id="346103665">
          <w:marLeft w:val="0"/>
          <w:marRight w:val="0"/>
          <w:marTop w:val="120"/>
          <w:marBottom w:val="0"/>
          <w:divBdr>
            <w:top w:val="none" w:sz="0" w:space="0" w:color="auto"/>
            <w:left w:val="none" w:sz="0" w:space="0" w:color="auto"/>
            <w:bottom w:val="none" w:sz="0" w:space="0" w:color="auto"/>
            <w:right w:val="none" w:sz="0" w:space="0" w:color="auto"/>
          </w:divBdr>
        </w:div>
        <w:div w:id="902368421">
          <w:marLeft w:val="0"/>
          <w:marRight w:val="0"/>
          <w:marTop w:val="120"/>
          <w:marBottom w:val="0"/>
          <w:divBdr>
            <w:top w:val="none" w:sz="0" w:space="0" w:color="auto"/>
            <w:left w:val="none" w:sz="0" w:space="0" w:color="auto"/>
            <w:bottom w:val="none" w:sz="0" w:space="0" w:color="auto"/>
            <w:right w:val="none" w:sz="0" w:space="0" w:color="auto"/>
          </w:divBdr>
        </w:div>
        <w:div w:id="766080965">
          <w:marLeft w:val="0"/>
          <w:marRight w:val="0"/>
          <w:marTop w:val="120"/>
          <w:marBottom w:val="0"/>
          <w:divBdr>
            <w:top w:val="none" w:sz="0" w:space="0" w:color="auto"/>
            <w:left w:val="none" w:sz="0" w:space="0" w:color="auto"/>
            <w:bottom w:val="none" w:sz="0" w:space="0" w:color="auto"/>
            <w:right w:val="none" w:sz="0" w:space="0" w:color="auto"/>
          </w:divBdr>
        </w:div>
        <w:div w:id="1593473041">
          <w:marLeft w:val="0"/>
          <w:marRight w:val="0"/>
          <w:marTop w:val="120"/>
          <w:marBottom w:val="0"/>
          <w:divBdr>
            <w:top w:val="none" w:sz="0" w:space="0" w:color="auto"/>
            <w:left w:val="none" w:sz="0" w:space="0" w:color="auto"/>
            <w:bottom w:val="none" w:sz="0" w:space="0" w:color="auto"/>
            <w:right w:val="none" w:sz="0" w:space="0" w:color="auto"/>
          </w:divBdr>
        </w:div>
        <w:div w:id="1378815234">
          <w:marLeft w:val="0"/>
          <w:marRight w:val="0"/>
          <w:marTop w:val="120"/>
          <w:marBottom w:val="0"/>
          <w:divBdr>
            <w:top w:val="none" w:sz="0" w:space="0" w:color="auto"/>
            <w:left w:val="none" w:sz="0" w:space="0" w:color="auto"/>
            <w:bottom w:val="none" w:sz="0" w:space="0" w:color="auto"/>
            <w:right w:val="none" w:sz="0" w:space="0" w:color="auto"/>
          </w:divBdr>
        </w:div>
        <w:div w:id="346370535">
          <w:marLeft w:val="0"/>
          <w:marRight w:val="0"/>
          <w:marTop w:val="120"/>
          <w:marBottom w:val="0"/>
          <w:divBdr>
            <w:top w:val="none" w:sz="0" w:space="0" w:color="auto"/>
            <w:left w:val="none" w:sz="0" w:space="0" w:color="auto"/>
            <w:bottom w:val="none" w:sz="0" w:space="0" w:color="auto"/>
            <w:right w:val="none" w:sz="0" w:space="0" w:color="auto"/>
          </w:divBdr>
        </w:div>
        <w:div w:id="1963530716">
          <w:marLeft w:val="0"/>
          <w:marRight w:val="0"/>
          <w:marTop w:val="120"/>
          <w:marBottom w:val="0"/>
          <w:divBdr>
            <w:top w:val="none" w:sz="0" w:space="0" w:color="auto"/>
            <w:left w:val="none" w:sz="0" w:space="0" w:color="auto"/>
            <w:bottom w:val="none" w:sz="0" w:space="0" w:color="auto"/>
            <w:right w:val="none" w:sz="0" w:space="0" w:color="auto"/>
          </w:divBdr>
        </w:div>
        <w:div w:id="692265271">
          <w:marLeft w:val="0"/>
          <w:marRight w:val="0"/>
          <w:marTop w:val="120"/>
          <w:marBottom w:val="0"/>
          <w:divBdr>
            <w:top w:val="none" w:sz="0" w:space="0" w:color="auto"/>
            <w:left w:val="none" w:sz="0" w:space="0" w:color="auto"/>
            <w:bottom w:val="none" w:sz="0" w:space="0" w:color="auto"/>
            <w:right w:val="none" w:sz="0" w:space="0" w:color="auto"/>
          </w:divBdr>
        </w:div>
        <w:div w:id="1126460936">
          <w:marLeft w:val="0"/>
          <w:marRight w:val="0"/>
          <w:marTop w:val="120"/>
          <w:marBottom w:val="0"/>
          <w:divBdr>
            <w:top w:val="none" w:sz="0" w:space="0" w:color="auto"/>
            <w:left w:val="none" w:sz="0" w:space="0" w:color="auto"/>
            <w:bottom w:val="none" w:sz="0" w:space="0" w:color="auto"/>
            <w:right w:val="none" w:sz="0" w:space="0" w:color="auto"/>
          </w:divBdr>
        </w:div>
        <w:div w:id="1619995096">
          <w:marLeft w:val="0"/>
          <w:marRight w:val="0"/>
          <w:marTop w:val="120"/>
          <w:marBottom w:val="0"/>
          <w:divBdr>
            <w:top w:val="none" w:sz="0" w:space="0" w:color="auto"/>
            <w:left w:val="none" w:sz="0" w:space="0" w:color="auto"/>
            <w:bottom w:val="none" w:sz="0" w:space="0" w:color="auto"/>
            <w:right w:val="none" w:sz="0" w:space="0" w:color="auto"/>
          </w:divBdr>
        </w:div>
        <w:div w:id="1558711073">
          <w:marLeft w:val="0"/>
          <w:marRight w:val="0"/>
          <w:marTop w:val="120"/>
          <w:marBottom w:val="0"/>
          <w:divBdr>
            <w:top w:val="none" w:sz="0" w:space="0" w:color="auto"/>
            <w:left w:val="none" w:sz="0" w:space="0" w:color="auto"/>
            <w:bottom w:val="none" w:sz="0" w:space="0" w:color="auto"/>
            <w:right w:val="none" w:sz="0" w:space="0" w:color="auto"/>
          </w:divBdr>
        </w:div>
        <w:div w:id="11301273">
          <w:marLeft w:val="0"/>
          <w:marRight w:val="0"/>
          <w:marTop w:val="120"/>
          <w:marBottom w:val="0"/>
          <w:divBdr>
            <w:top w:val="none" w:sz="0" w:space="0" w:color="auto"/>
            <w:left w:val="none" w:sz="0" w:space="0" w:color="auto"/>
            <w:bottom w:val="none" w:sz="0" w:space="0" w:color="auto"/>
            <w:right w:val="none" w:sz="0" w:space="0" w:color="auto"/>
          </w:divBdr>
        </w:div>
        <w:div w:id="627780690">
          <w:marLeft w:val="0"/>
          <w:marRight w:val="0"/>
          <w:marTop w:val="120"/>
          <w:marBottom w:val="0"/>
          <w:divBdr>
            <w:top w:val="none" w:sz="0" w:space="0" w:color="auto"/>
            <w:left w:val="none" w:sz="0" w:space="0" w:color="auto"/>
            <w:bottom w:val="none" w:sz="0" w:space="0" w:color="auto"/>
            <w:right w:val="none" w:sz="0" w:space="0" w:color="auto"/>
          </w:divBdr>
        </w:div>
        <w:div w:id="1292056765">
          <w:marLeft w:val="0"/>
          <w:marRight w:val="0"/>
          <w:marTop w:val="120"/>
          <w:marBottom w:val="0"/>
          <w:divBdr>
            <w:top w:val="none" w:sz="0" w:space="0" w:color="auto"/>
            <w:left w:val="none" w:sz="0" w:space="0" w:color="auto"/>
            <w:bottom w:val="none" w:sz="0" w:space="0" w:color="auto"/>
            <w:right w:val="none" w:sz="0" w:space="0" w:color="auto"/>
          </w:divBdr>
        </w:div>
        <w:div w:id="949891897">
          <w:marLeft w:val="0"/>
          <w:marRight w:val="0"/>
          <w:marTop w:val="120"/>
          <w:marBottom w:val="0"/>
          <w:divBdr>
            <w:top w:val="none" w:sz="0" w:space="0" w:color="auto"/>
            <w:left w:val="none" w:sz="0" w:space="0" w:color="auto"/>
            <w:bottom w:val="none" w:sz="0" w:space="0" w:color="auto"/>
            <w:right w:val="none" w:sz="0" w:space="0" w:color="auto"/>
          </w:divBdr>
        </w:div>
        <w:div w:id="866411135">
          <w:marLeft w:val="0"/>
          <w:marRight w:val="0"/>
          <w:marTop w:val="120"/>
          <w:marBottom w:val="0"/>
          <w:divBdr>
            <w:top w:val="none" w:sz="0" w:space="0" w:color="auto"/>
            <w:left w:val="none" w:sz="0" w:space="0" w:color="auto"/>
            <w:bottom w:val="none" w:sz="0" w:space="0" w:color="auto"/>
            <w:right w:val="none" w:sz="0" w:space="0" w:color="auto"/>
          </w:divBdr>
        </w:div>
        <w:div w:id="1036538357">
          <w:marLeft w:val="0"/>
          <w:marRight w:val="0"/>
          <w:marTop w:val="120"/>
          <w:marBottom w:val="0"/>
          <w:divBdr>
            <w:top w:val="none" w:sz="0" w:space="0" w:color="auto"/>
            <w:left w:val="none" w:sz="0" w:space="0" w:color="auto"/>
            <w:bottom w:val="none" w:sz="0" w:space="0" w:color="auto"/>
            <w:right w:val="none" w:sz="0" w:space="0" w:color="auto"/>
          </w:divBdr>
        </w:div>
        <w:div w:id="852231962">
          <w:marLeft w:val="0"/>
          <w:marRight w:val="0"/>
          <w:marTop w:val="120"/>
          <w:marBottom w:val="0"/>
          <w:divBdr>
            <w:top w:val="none" w:sz="0" w:space="0" w:color="auto"/>
            <w:left w:val="none" w:sz="0" w:space="0" w:color="auto"/>
            <w:bottom w:val="none" w:sz="0" w:space="0" w:color="auto"/>
            <w:right w:val="none" w:sz="0" w:space="0" w:color="auto"/>
          </w:divBdr>
        </w:div>
      </w:divsChild>
    </w:div>
    <w:div w:id="90055890">
      <w:bodyDiv w:val="1"/>
      <w:marLeft w:val="0"/>
      <w:marRight w:val="0"/>
      <w:marTop w:val="0"/>
      <w:marBottom w:val="0"/>
      <w:divBdr>
        <w:top w:val="none" w:sz="0" w:space="0" w:color="auto"/>
        <w:left w:val="none" w:sz="0" w:space="0" w:color="auto"/>
        <w:bottom w:val="none" w:sz="0" w:space="0" w:color="auto"/>
        <w:right w:val="none" w:sz="0" w:space="0" w:color="auto"/>
      </w:divBdr>
      <w:divsChild>
        <w:div w:id="1451506774">
          <w:marLeft w:val="0"/>
          <w:marRight w:val="0"/>
          <w:marTop w:val="120"/>
          <w:marBottom w:val="0"/>
          <w:divBdr>
            <w:top w:val="none" w:sz="0" w:space="0" w:color="auto"/>
            <w:left w:val="none" w:sz="0" w:space="0" w:color="auto"/>
            <w:bottom w:val="none" w:sz="0" w:space="0" w:color="auto"/>
            <w:right w:val="none" w:sz="0" w:space="0" w:color="auto"/>
          </w:divBdr>
        </w:div>
        <w:div w:id="1095128641">
          <w:marLeft w:val="0"/>
          <w:marRight w:val="0"/>
          <w:marTop w:val="120"/>
          <w:marBottom w:val="0"/>
          <w:divBdr>
            <w:top w:val="none" w:sz="0" w:space="0" w:color="auto"/>
            <w:left w:val="none" w:sz="0" w:space="0" w:color="auto"/>
            <w:bottom w:val="none" w:sz="0" w:space="0" w:color="auto"/>
            <w:right w:val="none" w:sz="0" w:space="0" w:color="auto"/>
          </w:divBdr>
        </w:div>
        <w:div w:id="516384607">
          <w:marLeft w:val="0"/>
          <w:marRight w:val="0"/>
          <w:marTop w:val="120"/>
          <w:marBottom w:val="0"/>
          <w:divBdr>
            <w:top w:val="none" w:sz="0" w:space="0" w:color="auto"/>
            <w:left w:val="none" w:sz="0" w:space="0" w:color="auto"/>
            <w:bottom w:val="none" w:sz="0" w:space="0" w:color="auto"/>
            <w:right w:val="none" w:sz="0" w:space="0" w:color="auto"/>
          </w:divBdr>
        </w:div>
        <w:div w:id="1322346921">
          <w:marLeft w:val="0"/>
          <w:marRight w:val="0"/>
          <w:marTop w:val="120"/>
          <w:marBottom w:val="0"/>
          <w:divBdr>
            <w:top w:val="none" w:sz="0" w:space="0" w:color="auto"/>
            <w:left w:val="none" w:sz="0" w:space="0" w:color="auto"/>
            <w:bottom w:val="none" w:sz="0" w:space="0" w:color="auto"/>
            <w:right w:val="none" w:sz="0" w:space="0" w:color="auto"/>
          </w:divBdr>
        </w:div>
        <w:div w:id="760683522">
          <w:marLeft w:val="0"/>
          <w:marRight w:val="0"/>
          <w:marTop w:val="120"/>
          <w:marBottom w:val="0"/>
          <w:divBdr>
            <w:top w:val="none" w:sz="0" w:space="0" w:color="auto"/>
            <w:left w:val="none" w:sz="0" w:space="0" w:color="auto"/>
            <w:bottom w:val="none" w:sz="0" w:space="0" w:color="auto"/>
            <w:right w:val="none" w:sz="0" w:space="0" w:color="auto"/>
          </w:divBdr>
        </w:div>
      </w:divsChild>
    </w:div>
    <w:div w:id="113838571">
      <w:bodyDiv w:val="1"/>
      <w:marLeft w:val="0"/>
      <w:marRight w:val="0"/>
      <w:marTop w:val="0"/>
      <w:marBottom w:val="0"/>
      <w:divBdr>
        <w:top w:val="none" w:sz="0" w:space="0" w:color="auto"/>
        <w:left w:val="none" w:sz="0" w:space="0" w:color="auto"/>
        <w:bottom w:val="none" w:sz="0" w:space="0" w:color="auto"/>
        <w:right w:val="none" w:sz="0" w:space="0" w:color="auto"/>
      </w:divBdr>
      <w:divsChild>
        <w:div w:id="1151487722">
          <w:marLeft w:val="0"/>
          <w:marRight w:val="0"/>
          <w:marTop w:val="120"/>
          <w:marBottom w:val="0"/>
          <w:divBdr>
            <w:top w:val="none" w:sz="0" w:space="0" w:color="auto"/>
            <w:left w:val="none" w:sz="0" w:space="0" w:color="auto"/>
            <w:bottom w:val="none" w:sz="0" w:space="0" w:color="auto"/>
            <w:right w:val="none" w:sz="0" w:space="0" w:color="auto"/>
          </w:divBdr>
        </w:div>
        <w:div w:id="33313334">
          <w:marLeft w:val="0"/>
          <w:marRight w:val="0"/>
          <w:marTop w:val="120"/>
          <w:marBottom w:val="0"/>
          <w:divBdr>
            <w:top w:val="none" w:sz="0" w:space="0" w:color="auto"/>
            <w:left w:val="none" w:sz="0" w:space="0" w:color="auto"/>
            <w:bottom w:val="none" w:sz="0" w:space="0" w:color="auto"/>
            <w:right w:val="none" w:sz="0" w:space="0" w:color="auto"/>
          </w:divBdr>
        </w:div>
        <w:div w:id="194661346">
          <w:marLeft w:val="0"/>
          <w:marRight w:val="0"/>
          <w:marTop w:val="120"/>
          <w:marBottom w:val="0"/>
          <w:divBdr>
            <w:top w:val="none" w:sz="0" w:space="0" w:color="auto"/>
            <w:left w:val="none" w:sz="0" w:space="0" w:color="auto"/>
            <w:bottom w:val="none" w:sz="0" w:space="0" w:color="auto"/>
            <w:right w:val="none" w:sz="0" w:space="0" w:color="auto"/>
          </w:divBdr>
        </w:div>
        <w:div w:id="702707622">
          <w:marLeft w:val="0"/>
          <w:marRight w:val="0"/>
          <w:marTop w:val="120"/>
          <w:marBottom w:val="0"/>
          <w:divBdr>
            <w:top w:val="none" w:sz="0" w:space="0" w:color="auto"/>
            <w:left w:val="none" w:sz="0" w:space="0" w:color="auto"/>
            <w:bottom w:val="none" w:sz="0" w:space="0" w:color="auto"/>
            <w:right w:val="none" w:sz="0" w:space="0" w:color="auto"/>
          </w:divBdr>
        </w:div>
        <w:div w:id="1009521499">
          <w:marLeft w:val="0"/>
          <w:marRight w:val="0"/>
          <w:marTop w:val="120"/>
          <w:marBottom w:val="0"/>
          <w:divBdr>
            <w:top w:val="none" w:sz="0" w:space="0" w:color="auto"/>
            <w:left w:val="none" w:sz="0" w:space="0" w:color="auto"/>
            <w:bottom w:val="none" w:sz="0" w:space="0" w:color="auto"/>
            <w:right w:val="none" w:sz="0" w:space="0" w:color="auto"/>
          </w:divBdr>
        </w:div>
        <w:div w:id="665472515">
          <w:marLeft w:val="0"/>
          <w:marRight w:val="0"/>
          <w:marTop w:val="120"/>
          <w:marBottom w:val="0"/>
          <w:divBdr>
            <w:top w:val="none" w:sz="0" w:space="0" w:color="auto"/>
            <w:left w:val="none" w:sz="0" w:space="0" w:color="auto"/>
            <w:bottom w:val="none" w:sz="0" w:space="0" w:color="auto"/>
            <w:right w:val="none" w:sz="0" w:space="0" w:color="auto"/>
          </w:divBdr>
        </w:div>
        <w:div w:id="1871724771">
          <w:marLeft w:val="0"/>
          <w:marRight w:val="0"/>
          <w:marTop w:val="120"/>
          <w:marBottom w:val="0"/>
          <w:divBdr>
            <w:top w:val="none" w:sz="0" w:space="0" w:color="auto"/>
            <w:left w:val="none" w:sz="0" w:space="0" w:color="auto"/>
            <w:bottom w:val="none" w:sz="0" w:space="0" w:color="auto"/>
            <w:right w:val="none" w:sz="0" w:space="0" w:color="auto"/>
          </w:divBdr>
        </w:div>
        <w:div w:id="1515269260">
          <w:marLeft w:val="0"/>
          <w:marRight w:val="0"/>
          <w:marTop w:val="120"/>
          <w:marBottom w:val="0"/>
          <w:divBdr>
            <w:top w:val="none" w:sz="0" w:space="0" w:color="auto"/>
            <w:left w:val="none" w:sz="0" w:space="0" w:color="auto"/>
            <w:bottom w:val="none" w:sz="0" w:space="0" w:color="auto"/>
            <w:right w:val="none" w:sz="0" w:space="0" w:color="auto"/>
          </w:divBdr>
        </w:div>
      </w:divsChild>
    </w:div>
    <w:div w:id="158621206">
      <w:bodyDiv w:val="1"/>
      <w:marLeft w:val="0"/>
      <w:marRight w:val="0"/>
      <w:marTop w:val="0"/>
      <w:marBottom w:val="0"/>
      <w:divBdr>
        <w:top w:val="none" w:sz="0" w:space="0" w:color="auto"/>
        <w:left w:val="none" w:sz="0" w:space="0" w:color="auto"/>
        <w:bottom w:val="none" w:sz="0" w:space="0" w:color="auto"/>
        <w:right w:val="none" w:sz="0" w:space="0" w:color="auto"/>
      </w:divBdr>
      <w:divsChild>
        <w:div w:id="75245830">
          <w:marLeft w:val="0"/>
          <w:marRight w:val="0"/>
          <w:marTop w:val="120"/>
          <w:marBottom w:val="0"/>
          <w:divBdr>
            <w:top w:val="none" w:sz="0" w:space="0" w:color="auto"/>
            <w:left w:val="none" w:sz="0" w:space="0" w:color="auto"/>
            <w:bottom w:val="none" w:sz="0" w:space="0" w:color="auto"/>
            <w:right w:val="none" w:sz="0" w:space="0" w:color="auto"/>
          </w:divBdr>
        </w:div>
        <w:div w:id="1874346580">
          <w:marLeft w:val="0"/>
          <w:marRight w:val="0"/>
          <w:marTop w:val="120"/>
          <w:marBottom w:val="0"/>
          <w:divBdr>
            <w:top w:val="none" w:sz="0" w:space="0" w:color="auto"/>
            <w:left w:val="none" w:sz="0" w:space="0" w:color="auto"/>
            <w:bottom w:val="none" w:sz="0" w:space="0" w:color="auto"/>
            <w:right w:val="none" w:sz="0" w:space="0" w:color="auto"/>
          </w:divBdr>
        </w:div>
        <w:div w:id="635255923">
          <w:marLeft w:val="0"/>
          <w:marRight w:val="0"/>
          <w:marTop w:val="120"/>
          <w:marBottom w:val="0"/>
          <w:divBdr>
            <w:top w:val="none" w:sz="0" w:space="0" w:color="auto"/>
            <w:left w:val="none" w:sz="0" w:space="0" w:color="auto"/>
            <w:bottom w:val="none" w:sz="0" w:space="0" w:color="auto"/>
            <w:right w:val="none" w:sz="0" w:space="0" w:color="auto"/>
          </w:divBdr>
        </w:div>
        <w:div w:id="584999376">
          <w:marLeft w:val="0"/>
          <w:marRight w:val="0"/>
          <w:marTop w:val="120"/>
          <w:marBottom w:val="0"/>
          <w:divBdr>
            <w:top w:val="none" w:sz="0" w:space="0" w:color="auto"/>
            <w:left w:val="none" w:sz="0" w:space="0" w:color="auto"/>
            <w:bottom w:val="none" w:sz="0" w:space="0" w:color="auto"/>
            <w:right w:val="none" w:sz="0" w:space="0" w:color="auto"/>
          </w:divBdr>
        </w:div>
        <w:div w:id="413362276">
          <w:marLeft w:val="0"/>
          <w:marRight w:val="0"/>
          <w:marTop w:val="120"/>
          <w:marBottom w:val="0"/>
          <w:divBdr>
            <w:top w:val="none" w:sz="0" w:space="0" w:color="auto"/>
            <w:left w:val="none" w:sz="0" w:space="0" w:color="auto"/>
            <w:bottom w:val="none" w:sz="0" w:space="0" w:color="auto"/>
            <w:right w:val="none" w:sz="0" w:space="0" w:color="auto"/>
          </w:divBdr>
        </w:div>
        <w:div w:id="1761559829">
          <w:marLeft w:val="0"/>
          <w:marRight w:val="0"/>
          <w:marTop w:val="120"/>
          <w:marBottom w:val="0"/>
          <w:divBdr>
            <w:top w:val="none" w:sz="0" w:space="0" w:color="auto"/>
            <w:left w:val="none" w:sz="0" w:space="0" w:color="auto"/>
            <w:bottom w:val="none" w:sz="0" w:space="0" w:color="auto"/>
            <w:right w:val="none" w:sz="0" w:space="0" w:color="auto"/>
          </w:divBdr>
        </w:div>
        <w:div w:id="1215893007">
          <w:marLeft w:val="0"/>
          <w:marRight w:val="0"/>
          <w:marTop w:val="120"/>
          <w:marBottom w:val="0"/>
          <w:divBdr>
            <w:top w:val="none" w:sz="0" w:space="0" w:color="auto"/>
            <w:left w:val="none" w:sz="0" w:space="0" w:color="auto"/>
            <w:bottom w:val="none" w:sz="0" w:space="0" w:color="auto"/>
            <w:right w:val="none" w:sz="0" w:space="0" w:color="auto"/>
          </w:divBdr>
        </w:div>
        <w:div w:id="1364137139">
          <w:marLeft w:val="0"/>
          <w:marRight w:val="0"/>
          <w:marTop w:val="120"/>
          <w:marBottom w:val="0"/>
          <w:divBdr>
            <w:top w:val="none" w:sz="0" w:space="0" w:color="auto"/>
            <w:left w:val="none" w:sz="0" w:space="0" w:color="auto"/>
            <w:bottom w:val="none" w:sz="0" w:space="0" w:color="auto"/>
            <w:right w:val="none" w:sz="0" w:space="0" w:color="auto"/>
          </w:divBdr>
        </w:div>
        <w:div w:id="362828988">
          <w:marLeft w:val="0"/>
          <w:marRight w:val="0"/>
          <w:marTop w:val="120"/>
          <w:marBottom w:val="0"/>
          <w:divBdr>
            <w:top w:val="none" w:sz="0" w:space="0" w:color="auto"/>
            <w:left w:val="none" w:sz="0" w:space="0" w:color="auto"/>
            <w:bottom w:val="none" w:sz="0" w:space="0" w:color="auto"/>
            <w:right w:val="none" w:sz="0" w:space="0" w:color="auto"/>
          </w:divBdr>
        </w:div>
        <w:div w:id="1352803158">
          <w:marLeft w:val="0"/>
          <w:marRight w:val="0"/>
          <w:marTop w:val="120"/>
          <w:marBottom w:val="0"/>
          <w:divBdr>
            <w:top w:val="none" w:sz="0" w:space="0" w:color="auto"/>
            <w:left w:val="none" w:sz="0" w:space="0" w:color="auto"/>
            <w:bottom w:val="none" w:sz="0" w:space="0" w:color="auto"/>
            <w:right w:val="none" w:sz="0" w:space="0" w:color="auto"/>
          </w:divBdr>
        </w:div>
        <w:div w:id="647710452">
          <w:marLeft w:val="0"/>
          <w:marRight w:val="0"/>
          <w:marTop w:val="120"/>
          <w:marBottom w:val="0"/>
          <w:divBdr>
            <w:top w:val="none" w:sz="0" w:space="0" w:color="auto"/>
            <w:left w:val="none" w:sz="0" w:space="0" w:color="auto"/>
            <w:bottom w:val="none" w:sz="0" w:space="0" w:color="auto"/>
            <w:right w:val="none" w:sz="0" w:space="0" w:color="auto"/>
          </w:divBdr>
        </w:div>
        <w:div w:id="433549384">
          <w:marLeft w:val="0"/>
          <w:marRight w:val="0"/>
          <w:marTop w:val="120"/>
          <w:marBottom w:val="0"/>
          <w:divBdr>
            <w:top w:val="none" w:sz="0" w:space="0" w:color="auto"/>
            <w:left w:val="none" w:sz="0" w:space="0" w:color="auto"/>
            <w:bottom w:val="none" w:sz="0" w:space="0" w:color="auto"/>
            <w:right w:val="none" w:sz="0" w:space="0" w:color="auto"/>
          </w:divBdr>
        </w:div>
        <w:div w:id="780150540">
          <w:marLeft w:val="0"/>
          <w:marRight w:val="0"/>
          <w:marTop w:val="120"/>
          <w:marBottom w:val="0"/>
          <w:divBdr>
            <w:top w:val="none" w:sz="0" w:space="0" w:color="auto"/>
            <w:left w:val="none" w:sz="0" w:space="0" w:color="auto"/>
            <w:bottom w:val="none" w:sz="0" w:space="0" w:color="auto"/>
            <w:right w:val="none" w:sz="0" w:space="0" w:color="auto"/>
          </w:divBdr>
        </w:div>
      </w:divsChild>
    </w:div>
    <w:div w:id="178128742">
      <w:bodyDiv w:val="1"/>
      <w:marLeft w:val="0"/>
      <w:marRight w:val="0"/>
      <w:marTop w:val="0"/>
      <w:marBottom w:val="0"/>
      <w:divBdr>
        <w:top w:val="none" w:sz="0" w:space="0" w:color="auto"/>
        <w:left w:val="none" w:sz="0" w:space="0" w:color="auto"/>
        <w:bottom w:val="none" w:sz="0" w:space="0" w:color="auto"/>
        <w:right w:val="none" w:sz="0" w:space="0" w:color="auto"/>
      </w:divBdr>
      <w:divsChild>
        <w:div w:id="76371697">
          <w:marLeft w:val="120"/>
          <w:marRight w:val="120"/>
          <w:marTop w:val="120"/>
          <w:marBottom w:val="120"/>
          <w:divBdr>
            <w:top w:val="none" w:sz="0" w:space="0" w:color="auto"/>
            <w:left w:val="none" w:sz="0" w:space="0" w:color="auto"/>
            <w:bottom w:val="none" w:sz="0" w:space="0" w:color="auto"/>
            <w:right w:val="none" w:sz="0" w:space="0" w:color="auto"/>
          </w:divBdr>
        </w:div>
      </w:divsChild>
    </w:div>
    <w:div w:id="182788062">
      <w:bodyDiv w:val="1"/>
      <w:marLeft w:val="0"/>
      <w:marRight w:val="0"/>
      <w:marTop w:val="0"/>
      <w:marBottom w:val="0"/>
      <w:divBdr>
        <w:top w:val="none" w:sz="0" w:space="0" w:color="auto"/>
        <w:left w:val="none" w:sz="0" w:space="0" w:color="auto"/>
        <w:bottom w:val="none" w:sz="0" w:space="0" w:color="auto"/>
        <w:right w:val="none" w:sz="0" w:space="0" w:color="auto"/>
      </w:divBdr>
      <w:divsChild>
        <w:div w:id="245194278">
          <w:marLeft w:val="0"/>
          <w:marRight w:val="0"/>
          <w:marTop w:val="120"/>
          <w:marBottom w:val="0"/>
          <w:divBdr>
            <w:top w:val="none" w:sz="0" w:space="0" w:color="auto"/>
            <w:left w:val="none" w:sz="0" w:space="0" w:color="auto"/>
            <w:bottom w:val="none" w:sz="0" w:space="0" w:color="auto"/>
            <w:right w:val="none" w:sz="0" w:space="0" w:color="auto"/>
          </w:divBdr>
        </w:div>
        <w:div w:id="1795975071">
          <w:marLeft w:val="0"/>
          <w:marRight w:val="0"/>
          <w:marTop w:val="120"/>
          <w:marBottom w:val="0"/>
          <w:divBdr>
            <w:top w:val="none" w:sz="0" w:space="0" w:color="auto"/>
            <w:left w:val="none" w:sz="0" w:space="0" w:color="auto"/>
            <w:bottom w:val="none" w:sz="0" w:space="0" w:color="auto"/>
            <w:right w:val="none" w:sz="0" w:space="0" w:color="auto"/>
          </w:divBdr>
        </w:div>
        <w:div w:id="1512137464">
          <w:marLeft w:val="0"/>
          <w:marRight w:val="0"/>
          <w:marTop w:val="120"/>
          <w:marBottom w:val="0"/>
          <w:divBdr>
            <w:top w:val="none" w:sz="0" w:space="0" w:color="auto"/>
            <w:left w:val="none" w:sz="0" w:space="0" w:color="auto"/>
            <w:bottom w:val="none" w:sz="0" w:space="0" w:color="auto"/>
            <w:right w:val="none" w:sz="0" w:space="0" w:color="auto"/>
          </w:divBdr>
        </w:div>
        <w:div w:id="1879850657">
          <w:marLeft w:val="0"/>
          <w:marRight w:val="0"/>
          <w:marTop w:val="120"/>
          <w:marBottom w:val="0"/>
          <w:divBdr>
            <w:top w:val="none" w:sz="0" w:space="0" w:color="auto"/>
            <w:left w:val="none" w:sz="0" w:space="0" w:color="auto"/>
            <w:bottom w:val="none" w:sz="0" w:space="0" w:color="auto"/>
            <w:right w:val="none" w:sz="0" w:space="0" w:color="auto"/>
          </w:divBdr>
        </w:div>
        <w:div w:id="1399790496">
          <w:marLeft w:val="0"/>
          <w:marRight w:val="0"/>
          <w:marTop w:val="120"/>
          <w:marBottom w:val="0"/>
          <w:divBdr>
            <w:top w:val="none" w:sz="0" w:space="0" w:color="auto"/>
            <w:left w:val="none" w:sz="0" w:space="0" w:color="auto"/>
            <w:bottom w:val="none" w:sz="0" w:space="0" w:color="auto"/>
            <w:right w:val="none" w:sz="0" w:space="0" w:color="auto"/>
          </w:divBdr>
        </w:div>
        <w:div w:id="1579291691">
          <w:marLeft w:val="0"/>
          <w:marRight w:val="0"/>
          <w:marTop w:val="120"/>
          <w:marBottom w:val="0"/>
          <w:divBdr>
            <w:top w:val="none" w:sz="0" w:space="0" w:color="auto"/>
            <w:left w:val="none" w:sz="0" w:space="0" w:color="auto"/>
            <w:bottom w:val="none" w:sz="0" w:space="0" w:color="auto"/>
            <w:right w:val="none" w:sz="0" w:space="0" w:color="auto"/>
          </w:divBdr>
        </w:div>
        <w:div w:id="924650471">
          <w:marLeft w:val="0"/>
          <w:marRight w:val="0"/>
          <w:marTop w:val="120"/>
          <w:marBottom w:val="0"/>
          <w:divBdr>
            <w:top w:val="none" w:sz="0" w:space="0" w:color="auto"/>
            <w:left w:val="none" w:sz="0" w:space="0" w:color="auto"/>
            <w:bottom w:val="none" w:sz="0" w:space="0" w:color="auto"/>
            <w:right w:val="none" w:sz="0" w:space="0" w:color="auto"/>
          </w:divBdr>
        </w:div>
        <w:div w:id="605189692">
          <w:marLeft w:val="0"/>
          <w:marRight w:val="0"/>
          <w:marTop w:val="120"/>
          <w:marBottom w:val="0"/>
          <w:divBdr>
            <w:top w:val="none" w:sz="0" w:space="0" w:color="auto"/>
            <w:left w:val="none" w:sz="0" w:space="0" w:color="auto"/>
            <w:bottom w:val="none" w:sz="0" w:space="0" w:color="auto"/>
            <w:right w:val="none" w:sz="0" w:space="0" w:color="auto"/>
          </w:divBdr>
        </w:div>
        <w:div w:id="267397784">
          <w:marLeft w:val="0"/>
          <w:marRight w:val="0"/>
          <w:marTop w:val="120"/>
          <w:marBottom w:val="0"/>
          <w:divBdr>
            <w:top w:val="none" w:sz="0" w:space="0" w:color="auto"/>
            <w:left w:val="none" w:sz="0" w:space="0" w:color="auto"/>
            <w:bottom w:val="none" w:sz="0" w:space="0" w:color="auto"/>
            <w:right w:val="none" w:sz="0" w:space="0" w:color="auto"/>
          </w:divBdr>
        </w:div>
        <w:div w:id="199561786">
          <w:marLeft w:val="0"/>
          <w:marRight w:val="0"/>
          <w:marTop w:val="120"/>
          <w:marBottom w:val="0"/>
          <w:divBdr>
            <w:top w:val="none" w:sz="0" w:space="0" w:color="auto"/>
            <w:left w:val="none" w:sz="0" w:space="0" w:color="auto"/>
            <w:bottom w:val="none" w:sz="0" w:space="0" w:color="auto"/>
            <w:right w:val="none" w:sz="0" w:space="0" w:color="auto"/>
          </w:divBdr>
        </w:div>
        <w:div w:id="1248348853">
          <w:marLeft w:val="0"/>
          <w:marRight w:val="0"/>
          <w:marTop w:val="120"/>
          <w:marBottom w:val="0"/>
          <w:divBdr>
            <w:top w:val="none" w:sz="0" w:space="0" w:color="auto"/>
            <w:left w:val="none" w:sz="0" w:space="0" w:color="auto"/>
            <w:bottom w:val="none" w:sz="0" w:space="0" w:color="auto"/>
            <w:right w:val="none" w:sz="0" w:space="0" w:color="auto"/>
          </w:divBdr>
        </w:div>
        <w:div w:id="312030848">
          <w:marLeft w:val="0"/>
          <w:marRight w:val="0"/>
          <w:marTop w:val="120"/>
          <w:marBottom w:val="0"/>
          <w:divBdr>
            <w:top w:val="none" w:sz="0" w:space="0" w:color="auto"/>
            <w:left w:val="none" w:sz="0" w:space="0" w:color="auto"/>
            <w:bottom w:val="none" w:sz="0" w:space="0" w:color="auto"/>
            <w:right w:val="none" w:sz="0" w:space="0" w:color="auto"/>
          </w:divBdr>
        </w:div>
        <w:div w:id="1833718217">
          <w:marLeft w:val="0"/>
          <w:marRight w:val="0"/>
          <w:marTop w:val="120"/>
          <w:marBottom w:val="0"/>
          <w:divBdr>
            <w:top w:val="none" w:sz="0" w:space="0" w:color="auto"/>
            <w:left w:val="none" w:sz="0" w:space="0" w:color="auto"/>
            <w:bottom w:val="none" w:sz="0" w:space="0" w:color="auto"/>
            <w:right w:val="none" w:sz="0" w:space="0" w:color="auto"/>
          </w:divBdr>
        </w:div>
        <w:div w:id="612787948">
          <w:marLeft w:val="0"/>
          <w:marRight w:val="0"/>
          <w:marTop w:val="120"/>
          <w:marBottom w:val="0"/>
          <w:divBdr>
            <w:top w:val="none" w:sz="0" w:space="0" w:color="auto"/>
            <w:left w:val="none" w:sz="0" w:space="0" w:color="auto"/>
            <w:bottom w:val="none" w:sz="0" w:space="0" w:color="auto"/>
            <w:right w:val="none" w:sz="0" w:space="0" w:color="auto"/>
          </w:divBdr>
        </w:div>
        <w:div w:id="35664424">
          <w:marLeft w:val="0"/>
          <w:marRight w:val="0"/>
          <w:marTop w:val="120"/>
          <w:marBottom w:val="0"/>
          <w:divBdr>
            <w:top w:val="none" w:sz="0" w:space="0" w:color="auto"/>
            <w:left w:val="none" w:sz="0" w:space="0" w:color="auto"/>
            <w:bottom w:val="none" w:sz="0" w:space="0" w:color="auto"/>
            <w:right w:val="none" w:sz="0" w:space="0" w:color="auto"/>
          </w:divBdr>
        </w:div>
        <w:div w:id="1255286906">
          <w:marLeft w:val="0"/>
          <w:marRight w:val="0"/>
          <w:marTop w:val="120"/>
          <w:marBottom w:val="0"/>
          <w:divBdr>
            <w:top w:val="none" w:sz="0" w:space="0" w:color="auto"/>
            <w:left w:val="none" w:sz="0" w:space="0" w:color="auto"/>
            <w:bottom w:val="none" w:sz="0" w:space="0" w:color="auto"/>
            <w:right w:val="none" w:sz="0" w:space="0" w:color="auto"/>
          </w:divBdr>
        </w:div>
        <w:div w:id="1886720526">
          <w:marLeft w:val="0"/>
          <w:marRight w:val="0"/>
          <w:marTop w:val="120"/>
          <w:marBottom w:val="0"/>
          <w:divBdr>
            <w:top w:val="none" w:sz="0" w:space="0" w:color="auto"/>
            <w:left w:val="none" w:sz="0" w:space="0" w:color="auto"/>
            <w:bottom w:val="none" w:sz="0" w:space="0" w:color="auto"/>
            <w:right w:val="none" w:sz="0" w:space="0" w:color="auto"/>
          </w:divBdr>
        </w:div>
        <w:div w:id="675691071">
          <w:marLeft w:val="0"/>
          <w:marRight w:val="0"/>
          <w:marTop w:val="120"/>
          <w:marBottom w:val="0"/>
          <w:divBdr>
            <w:top w:val="none" w:sz="0" w:space="0" w:color="auto"/>
            <w:left w:val="none" w:sz="0" w:space="0" w:color="auto"/>
            <w:bottom w:val="none" w:sz="0" w:space="0" w:color="auto"/>
            <w:right w:val="none" w:sz="0" w:space="0" w:color="auto"/>
          </w:divBdr>
        </w:div>
        <w:div w:id="727143853">
          <w:marLeft w:val="0"/>
          <w:marRight w:val="0"/>
          <w:marTop w:val="120"/>
          <w:marBottom w:val="0"/>
          <w:divBdr>
            <w:top w:val="none" w:sz="0" w:space="0" w:color="auto"/>
            <w:left w:val="none" w:sz="0" w:space="0" w:color="auto"/>
            <w:bottom w:val="none" w:sz="0" w:space="0" w:color="auto"/>
            <w:right w:val="none" w:sz="0" w:space="0" w:color="auto"/>
          </w:divBdr>
        </w:div>
        <w:div w:id="1864243881">
          <w:marLeft w:val="0"/>
          <w:marRight w:val="0"/>
          <w:marTop w:val="120"/>
          <w:marBottom w:val="0"/>
          <w:divBdr>
            <w:top w:val="none" w:sz="0" w:space="0" w:color="auto"/>
            <w:left w:val="none" w:sz="0" w:space="0" w:color="auto"/>
            <w:bottom w:val="none" w:sz="0" w:space="0" w:color="auto"/>
            <w:right w:val="none" w:sz="0" w:space="0" w:color="auto"/>
          </w:divBdr>
        </w:div>
        <w:div w:id="1471167923">
          <w:marLeft w:val="0"/>
          <w:marRight w:val="0"/>
          <w:marTop w:val="120"/>
          <w:marBottom w:val="0"/>
          <w:divBdr>
            <w:top w:val="none" w:sz="0" w:space="0" w:color="auto"/>
            <w:left w:val="none" w:sz="0" w:space="0" w:color="auto"/>
            <w:bottom w:val="none" w:sz="0" w:space="0" w:color="auto"/>
            <w:right w:val="none" w:sz="0" w:space="0" w:color="auto"/>
          </w:divBdr>
        </w:div>
        <w:div w:id="392192704">
          <w:marLeft w:val="0"/>
          <w:marRight w:val="0"/>
          <w:marTop w:val="120"/>
          <w:marBottom w:val="0"/>
          <w:divBdr>
            <w:top w:val="none" w:sz="0" w:space="0" w:color="auto"/>
            <w:left w:val="none" w:sz="0" w:space="0" w:color="auto"/>
            <w:bottom w:val="none" w:sz="0" w:space="0" w:color="auto"/>
            <w:right w:val="none" w:sz="0" w:space="0" w:color="auto"/>
          </w:divBdr>
        </w:div>
        <w:div w:id="70584182">
          <w:marLeft w:val="0"/>
          <w:marRight w:val="0"/>
          <w:marTop w:val="120"/>
          <w:marBottom w:val="0"/>
          <w:divBdr>
            <w:top w:val="none" w:sz="0" w:space="0" w:color="auto"/>
            <w:left w:val="none" w:sz="0" w:space="0" w:color="auto"/>
            <w:bottom w:val="none" w:sz="0" w:space="0" w:color="auto"/>
            <w:right w:val="none" w:sz="0" w:space="0" w:color="auto"/>
          </w:divBdr>
        </w:div>
        <w:div w:id="841775837">
          <w:marLeft w:val="0"/>
          <w:marRight w:val="0"/>
          <w:marTop w:val="120"/>
          <w:marBottom w:val="0"/>
          <w:divBdr>
            <w:top w:val="none" w:sz="0" w:space="0" w:color="auto"/>
            <w:left w:val="none" w:sz="0" w:space="0" w:color="auto"/>
            <w:bottom w:val="none" w:sz="0" w:space="0" w:color="auto"/>
            <w:right w:val="none" w:sz="0" w:space="0" w:color="auto"/>
          </w:divBdr>
        </w:div>
        <w:div w:id="672299968">
          <w:marLeft w:val="0"/>
          <w:marRight w:val="0"/>
          <w:marTop w:val="120"/>
          <w:marBottom w:val="0"/>
          <w:divBdr>
            <w:top w:val="none" w:sz="0" w:space="0" w:color="auto"/>
            <w:left w:val="none" w:sz="0" w:space="0" w:color="auto"/>
            <w:bottom w:val="none" w:sz="0" w:space="0" w:color="auto"/>
            <w:right w:val="none" w:sz="0" w:space="0" w:color="auto"/>
          </w:divBdr>
        </w:div>
        <w:div w:id="248851479">
          <w:marLeft w:val="0"/>
          <w:marRight w:val="0"/>
          <w:marTop w:val="120"/>
          <w:marBottom w:val="0"/>
          <w:divBdr>
            <w:top w:val="none" w:sz="0" w:space="0" w:color="auto"/>
            <w:left w:val="none" w:sz="0" w:space="0" w:color="auto"/>
            <w:bottom w:val="none" w:sz="0" w:space="0" w:color="auto"/>
            <w:right w:val="none" w:sz="0" w:space="0" w:color="auto"/>
          </w:divBdr>
        </w:div>
        <w:div w:id="2035420295">
          <w:marLeft w:val="0"/>
          <w:marRight w:val="0"/>
          <w:marTop w:val="120"/>
          <w:marBottom w:val="0"/>
          <w:divBdr>
            <w:top w:val="none" w:sz="0" w:space="0" w:color="auto"/>
            <w:left w:val="none" w:sz="0" w:space="0" w:color="auto"/>
            <w:bottom w:val="none" w:sz="0" w:space="0" w:color="auto"/>
            <w:right w:val="none" w:sz="0" w:space="0" w:color="auto"/>
          </w:divBdr>
        </w:div>
        <w:div w:id="265162509">
          <w:marLeft w:val="0"/>
          <w:marRight w:val="0"/>
          <w:marTop w:val="120"/>
          <w:marBottom w:val="0"/>
          <w:divBdr>
            <w:top w:val="none" w:sz="0" w:space="0" w:color="auto"/>
            <w:left w:val="none" w:sz="0" w:space="0" w:color="auto"/>
            <w:bottom w:val="none" w:sz="0" w:space="0" w:color="auto"/>
            <w:right w:val="none" w:sz="0" w:space="0" w:color="auto"/>
          </w:divBdr>
        </w:div>
        <w:div w:id="1911186254">
          <w:marLeft w:val="0"/>
          <w:marRight w:val="0"/>
          <w:marTop w:val="120"/>
          <w:marBottom w:val="0"/>
          <w:divBdr>
            <w:top w:val="none" w:sz="0" w:space="0" w:color="auto"/>
            <w:left w:val="none" w:sz="0" w:space="0" w:color="auto"/>
            <w:bottom w:val="none" w:sz="0" w:space="0" w:color="auto"/>
            <w:right w:val="none" w:sz="0" w:space="0" w:color="auto"/>
          </w:divBdr>
        </w:div>
        <w:div w:id="1048340221">
          <w:marLeft w:val="0"/>
          <w:marRight w:val="0"/>
          <w:marTop w:val="120"/>
          <w:marBottom w:val="0"/>
          <w:divBdr>
            <w:top w:val="none" w:sz="0" w:space="0" w:color="auto"/>
            <w:left w:val="none" w:sz="0" w:space="0" w:color="auto"/>
            <w:bottom w:val="none" w:sz="0" w:space="0" w:color="auto"/>
            <w:right w:val="none" w:sz="0" w:space="0" w:color="auto"/>
          </w:divBdr>
        </w:div>
        <w:div w:id="757361769">
          <w:marLeft w:val="0"/>
          <w:marRight w:val="0"/>
          <w:marTop w:val="120"/>
          <w:marBottom w:val="0"/>
          <w:divBdr>
            <w:top w:val="none" w:sz="0" w:space="0" w:color="auto"/>
            <w:left w:val="none" w:sz="0" w:space="0" w:color="auto"/>
            <w:bottom w:val="none" w:sz="0" w:space="0" w:color="auto"/>
            <w:right w:val="none" w:sz="0" w:space="0" w:color="auto"/>
          </w:divBdr>
        </w:div>
        <w:div w:id="241453028">
          <w:marLeft w:val="0"/>
          <w:marRight w:val="0"/>
          <w:marTop w:val="120"/>
          <w:marBottom w:val="0"/>
          <w:divBdr>
            <w:top w:val="none" w:sz="0" w:space="0" w:color="auto"/>
            <w:left w:val="none" w:sz="0" w:space="0" w:color="auto"/>
            <w:bottom w:val="none" w:sz="0" w:space="0" w:color="auto"/>
            <w:right w:val="none" w:sz="0" w:space="0" w:color="auto"/>
          </w:divBdr>
        </w:div>
        <w:div w:id="215358109">
          <w:marLeft w:val="0"/>
          <w:marRight w:val="0"/>
          <w:marTop w:val="120"/>
          <w:marBottom w:val="0"/>
          <w:divBdr>
            <w:top w:val="none" w:sz="0" w:space="0" w:color="auto"/>
            <w:left w:val="none" w:sz="0" w:space="0" w:color="auto"/>
            <w:bottom w:val="none" w:sz="0" w:space="0" w:color="auto"/>
            <w:right w:val="none" w:sz="0" w:space="0" w:color="auto"/>
          </w:divBdr>
        </w:div>
        <w:div w:id="234824570">
          <w:marLeft w:val="0"/>
          <w:marRight w:val="0"/>
          <w:marTop w:val="120"/>
          <w:marBottom w:val="0"/>
          <w:divBdr>
            <w:top w:val="none" w:sz="0" w:space="0" w:color="auto"/>
            <w:left w:val="none" w:sz="0" w:space="0" w:color="auto"/>
            <w:bottom w:val="none" w:sz="0" w:space="0" w:color="auto"/>
            <w:right w:val="none" w:sz="0" w:space="0" w:color="auto"/>
          </w:divBdr>
        </w:div>
        <w:div w:id="248927399">
          <w:marLeft w:val="0"/>
          <w:marRight w:val="0"/>
          <w:marTop w:val="120"/>
          <w:marBottom w:val="0"/>
          <w:divBdr>
            <w:top w:val="none" w:sz="0" w:space="0" w:color="auto"/>
            <w:left w:val="none" w:sz="0" w:space="0" w:color="auto"/>
            <w:bottom w:val="none" w:sz="0" w:space="0" w:color="auto"/>
            <w:right w:val="none" w:sz="0" w:space="0" w:color="auto"/>
          </w:divBdr>
        </w:div>
        <w:div w:id="503132874">
          <w:marLeft w:val="0"/>
          <w:marRight w:val="0"/>
          <w:marTop w:val="120"/>
          <w:marBottom w:val="0"/>
          <w:divBdr>
            <w:top w:val="none" w:sz="0" w:space="0" w:color="auto"/>
            <w:left w:val="none" w:sz="0" w:space="0" w:color="auto"/>
            <w:bottom w:val="none" w:sz="0" w:space="0" w:color="auto"/>
            <w:right w:val="none" w:sz="0" w:space="0" w:color="auto"/>
          </w:divBdr>
        </w:div>
        <w:div w:id="2049377524">
          <w:marLeft w:val="0"/>
          <w:marRight w:val="0"/>
          <w:marTop w:val="120"/>
          <w:marBottom w:val="0"/>
          <w:divBdr>
            <w:top w:val="none" w:sz="0" w:space="0" w:color="auto"/>
            <w:left w:val="none" w:sz="0" w:space="0" w:color="auto"/>
            <w:bottom w:val="none" w:sz="0" w:space="0" w:color="auto"/>
            <w:right w:val="none" w:sz="0" w:space="0" w:color="auto"/>
          </w:divBdr>
        </w:div>
        <w:div w:id="93400668">
          <w:marLeft w:val="0"/>
          <w:marRight w:val="0"/>
          <w:marTop w:val="120"/>
          <w:marBottom w:val="0"/>
          <w:divBdr>
            <w:top w:val="none" w:sz="0" w:space="0" w:color="auto"/>
            <w:left w:val="none" w:sz="0" w:space="0" w:color="auto"/>
            <w:bottom w:val="none" w:sz="0" w:space="0" w:color="auto"/>
            <w:right w:val="none" w:sz="0" w:space="0" w:color="auto"/>
          </w:divBdr>
        </w:div>
        <w:div w:id="428743546">
          <w:marLeft w:val="0"/>
          <w:marRight w:val="0"/>
          <w:marTop w:val="120"/>
          <w:marBottom w:val="0"/>
          <w:divBdr>
            <w:top w:val="none" w:sz="0" w:space="0" w:color="auto"/>
            <w:left w:val="none" w:sz="0" w:space="0" w:color="auto"/>
            <w:bottom w:val="none" w:sz="0" w:space="0" w:color="auto"/>
            <w:right w:val="none" w:sz="0" w:space="0" w:color="auto"/>
          </w:divBdr>
        </w:div>
        <w:div w:id="593634400">
          <w:marLeft w:val="0"/>
          <w:marRight w:val="0"/>
          <w:marTop w:val="120"/>
          <w:marBottom w:val="0"/>
          <w:divBdr>
            <w:top w:val="none" w:sz="0" w:space="0" w:color="auto"/>
            <w:left w:val="none" w:sz="0" w:space="0" w:color="auto"/>
            <w:bottom w:val="none" w:sz="0" w:space="0" w:color="auto"/>
            <w:right w:val="none" w:sz="0" w:space="0" w:color="auto"/>
          </w:divBdr>
        </w:div>
        <w:div w:id="2090809136">
          <w:marLeft w:val="0"/>
          <w:marRight w:val="0"/>
          <w:marTop w:val="120"/>
          <w:marBottom w:val="0"/>
          <w:divBdr>
            <w:top w:val="none" w:sz="0" w:space="0" w:color="auto"/>
            <w:left w:val="none" w:sz="0" w:space="0" w:color="auto"/>
            <w:bottom w:val="none" w:sz="0" w:space="0" w:color="auto"/>
            <w:right w:val="none" w:sz="0" w:space="0" w:color="auto"/>
          </w:divBdr>
        </w:div>
        <w:div w:id="1183277749">
          <w:marLeft w:val="0"/>
          <w:marRight w:val="0"/>
          <w:marTop w:val="120"/>
          <w:marBottom w:val="0"/>
          <w:divBdr>
            <w:top w:val="none" w:sz="0" w:space="0" w:color="auto"/>
            <w:left w:val="none" w:sz="0" w:space="0" w:color="auto"/>
            <w:bottom w:val="none" w:sz="0" w:space="0" w:color="auto"/>
            <w:right w:val="none" w:sz="0" w:space="0" w:color="auto"/>
          </w:divBdr>
        </w:div>
        <w:div w:id="1313634147">
          <w:marLeft w:val="0"/>
          <w:marRight w:val="0"/>
          <w:marTop w:val="120"/>
          <w:marBottom w:val="0"/>
          <w:divBdr>
            <w:top w:val="none" w:sz="0" w:space="0" w:color="auto"/>
            <w:left w:val="none" w:sz="0" w:space="0" w:color="auto"/>
            <w:bottom w:val="none" w:sz="0" w:space="0" w:color="auto"/>
            <w:right w:val="none" w:sz="0" w:space="0" w:color="auto"/>
          </w:divBdr>
        </w:div>
        <w:div w:id="937063756">
          <w:marLeft w:val="0"/>
          <w:marRight w:val="0"/>
          <w:marTop w:val="120"/>
          <w:marBottom w:val="0"/>
          <w:divBdr>
            <w:top w:val="none" w:sz="0" w:space="0" w:color="auto"/>
            <w:left w:val="none" w:sz="0" w:space="0" w:color="auto"/>
            <w:bottom w:val="none" w:sz="0" w:space="0" w:color="auto"/>
            <w:right w:val="none" w:sz="0" w:space="0" w:color="auto"/>
          </w:divBdr>
        </w:div>
        <w:div w:id="2145272965">
          <w:marLeft w:val="0"/>
          <w:marRight w:val="0"/>
          <w:marTop w:val="120"/>
          <w:marBottom w:val="0"/>
          <w:divBdr>
            <w:top w:val="none" w:sz="0" w:space="0" w:color="auto"/>
            <w:left w:val="none" w:sz="0" w:space="0" w:color="auto"/>
            <w:bottom w:val="none" w:sz="0" w:space="0" w:color="auto"/>
            <w:right w:val="none" w:sz="0" w:space="0" w:color="auto"/>
          </w:divBdr>
        </w:div>
        <w:div w:id="900477785">
          <w:marLeft w:val="0"/>
          <w:marRight w:val="0"/>
          <w:marTop w:val="120"/>
          <w:marBottom w:val="0"/>
          <w:divBdr>
            <w:top w:val="none" w:sz="0" w:space="0" w:color="auto"/>
            <w:left w:val="none" w:sz="0" w:space="0" w:color="auto"/>
            <w:bottom w:val="none" w:sz="0" w:space="0" w:color="auto"/>
            <w:right w:val="none" w:sz="0" w:space="0" w:color="auto"/>
          </w:divBdr>
        </w:div>
        <w:div w:id="2062900024">
          <w:marLeft w:val="0"/>
          <w:marRight w:val="0"/>
          <w:marTop w:val="120"/>
          <w:marBottom w:val="0"/>
          <w:divBdr>
            <w:top w:val="none" w:sz="0" w:space="0" w:color="auto"/>
            <w:left w:val="none" w:sz="0" w:space="0" w:color="auto"/>
            <w:bottom w:val="none" w:sz="0" w:space="0" w:color="auto"/>
            <w:right w:val="none" w:sz="0" w:space="0" w:color="auto"/>
          </w:divBdr>
        </w:div>
        <w:div w:id="531113508">
          <w:marLeft w:val="0"/>
          <w:marRight w:val="0"/>
          <w:marTop w:val="120"/>
          <w:marBottom w:val="0"/>
          <w:divBdr>
            <w:top w:val="none" w:sz="0" w:space="0" w:color="auto"/>
            <w:left w:val="none" w:sz="0" w:space="0" w:color="auto"/>
            <w:bottom w:val="none" w:sz="0" w:space="0" w:color="auto"/>
            <w:right w:val="none" w:sz="0" w:space="0" w:color="auto"/>
          </w:divBdr>
        </w:div>
        <w:div w:id="1131945347">
          <w:marLeft w:val="0"/>
          <w:marRight w:val="0"/>
          <w:marTop w:val="120"/>
          <w:marBottom w:val="0"/>
          <w:divBdr>
            <w:top w:val="none" w:sz="0" w:space="0" w:color="auto"/>
            <w:left w:val="none" w:sz="0" w:space="0" w:color="auto"/>
            <w:bottom w:val="none" w:sz="0" w:space="0" w:color="auto"/>
            <w:right w:val="none" w:sz="0" w:space="0" w:color="auto"/>
          </w:divBdr>
        </w:div>
        <w:div w:id="1136489413">
          <w:marLeft w:val="0"/>
          <w:marRight w:val="0"/>
          <w:marTop w:val="120"/>
          <w:marBottom w:val="0"/>
          <w:divBdr>
            <w:top w:val="none" w:sz="0" w:space="0" w:color="auto"/>
            <w:left w:val="none" w:sz="0" w:space="0" w:color="auto"/>
            <w:bottom w:val="none" w:sz="0" w:space="0" w:color="auto"/>
            <w:right w:val="none" w:sz="0" w:space="0" w:color="auto"/>
          </w:divBdr>
        </w:div>
        <w:div w:id="1774009348">
          <w:marLeft w:val="0"/>
          <w:marRight w:val="0"/>
          <w:marTop w:val="120"/>
          <w:marBottom w:val="0"/>
          <w:divBdr>
            <w:top w:val="none" w:sz="0" w:space="0" w:color="auto"/>
            <w:left w:val="none" w:sz="0" w:space="0" w:color="auto"/>
            <w:bottom w:val="none" w:sz="0" w:space="0" w:color="auto"/>
            <w:right w:val="none" w:sz="0" w:space="0" w:color="auto"/>
          </w:divBdr>
        </w:div>
        <w:div w:id="194660462">
          <w:marLeft w:val="0"/>
          <w:marRight w:val="0"/>
          <w:marTop w:val="120"/>
          <w:marBottom w:val="0"/>
          <w:divBdr>
            <w:top w:val="none" w:sz="0" w:space="0" w:color="auto"/>
            <w:left w:val="none" w:sz="0" w:space="0" w:color="auto"/>
            <w:bottom w:val="none" w:sz="0" w:space="0" w:color="auto"/>
            <w:right w:val="none" w:sz="0" w:space="0" w:color="auto"/>
          </w:divBdr>
        </w:div>
        <w:div w:id="893588993">
          <w:marLeft w:val="0"/>
          <w:marRight w:val="0"/>
          <w:marTop w:val="120"/>
          <w:marBottom w:val="0"/>
          <w:divBdr>
            <w:top w:val="none" w:sz="0" w:space="0" w:color="auto"/>
            <w:left w:val="none" w:sz="0" w:space="0" w:color="auto"/>
            <w:bottom w:val="none" w:sz="0" w:space="0" w:color="auto"/>
            <w:right w:val="none" w:sz="0" w:space="0" w:color="auto"/>
          </w:divBdr>
        </w:div>
        <w:div w:id="536236861">
          <w:marLeft w:val="0"/>
          <w:marRight w:val="0"/>
          <w:marTop w:val="120"/>
          <w:marBottom w:val="0"/>
          <w:divBdr>
            <w:top w:val="none" w:sz="0" w:space="0" w:color="auto"/>
            <w:left w:val="none" w:sz="0" w:space="0" w:color="auto"/>
            <w:bottom w:val="none" w:sz="0" w:space="0" w:color="auto"/>
            <w:right w:val="none" w:sz="0" w:space="0" w:color="auto"/>
          </w:divBdr>
        </w:div>
        <w:div w:id="2120417310">
          <w:marLeft w:val="0"/>
          <w:marRight w:val="0"/>
          <w:marTop w:val="120"/>
          <w:marBottom w:val="0"/>
          <w:divBdr>
            <w:top w:val="none" w:sz="0" w:space="0" w:color="auto"/>
            <w:left w:val="none" w:sz="0" w:space="0" w:color="auto"/>
            <w:bottom w:val="none" w:sz="0" w:space="0" w:color="auto"/>
            <w:right w:val="none" w:sz="0" w:space="0" w:color="auto"/>
          </w:divBdr>
        </w:div>
        <w:div w:id="2109084009">
          <w:marLeft w:val="0"/>
          <w:marRight w:val="0"/>
          <w:marTop w:val="120"/>
          <w:marBottom w:val="0"/>
          <w:divBdr>
            <w:top w:val="none" w:sz="0" w:space="0" w:color="auto"/>
            <w:left w:val="none" w:sz="0" w:space="0" w:color="auto"/>
            <w:bottom w:val="none" w:sz="0" w:space="0" w:color="auto"/>
            <w:right w:val="none" w:sz="0" w:space="0" w:color="auto"/>
          </w:divBdr>
        </w:div>
        <w:div w:id="1817410943">
          <w:marLeft w:val="0"/>
          <w:marRight w:val="0"/>
          <w:marTop w:val="120"/>
          <w:marBottom w:val="0"/>
          <w:divBdr>
            <w:top w:val="none" w:sz="0" w:space="0" w:color="auto"/>
            <w:left w:val="none" w:sz="0" w:space="0" w:color="auto"/>
            <w:bottom w:val="none" w:sz="0" w:space="0" w:color="auto"/>
            <w:right w:val="none" w:sz="0" w:space="0" w:color="auto"/>
          </w:divBdr>
        </w:div>
        <w:div w:id="350882900">
          <w:marLeft w:val="0"/>
          <w:marRight w:val="0"/>
          <w:marTop w:val="120"/>
          <w:marBottom w:val="0"/>
          <w:divBdr>
            <w:top w:val="none" w:sz="0" w:space="0" w:color="auto"/>
            <w:left w:val="none" w:sz="0" w:space="0" w:color="auto"/>
            <w:bottom w:val="none" w:sz="0" w:space="0" w:color="auto"/>
            <w:right w:val="none" w:sz="0" w:space="0" w:color="auto"/>
          </w:divBdr>
        </w:div>
        <w:div w:id="2032560215">
          <w:marLeft w:val="0"/>
          <w:marRight w:val="0"/>
          <w:marTop w:val="120"/>
          <w:marBottom w:val="0"/>
          <w:divBdr>
            <w:top w:val="none" w:sz="0" w:space="0" w:color="auto"/>
            <w:left w:val="none" w:sz="0" w:space="0" w:color="auto"/>
            <w:bottom w:val="none" w:sz="0" w:space="0" w:color="auto"/>
            <w:right w:val="none" w:sz="0" w:space="0" w:color="auto"/>
          </w:divBdr>
        </w:div>
        <w:div w:id="179903691">
          <w:marLeft w:val="0"/>
          <w:marRight w:val="0"/>
          <w:marTop w:val="120"/>
          <w:marBottom w:val="0"/>
          <w:divBdr>
            <w:top w:val="none" w:sz="0" w:space="0" w:color="auto"/>
            <w:left w:val="none" w:sz="0" w:space="0" w:color="auto"/>
            <w:bottom w:val="none" w:sz="0" w:space="0" w:color="auto"/>
            <w:right w:val="none" w:sz="0" w:space="0" w:color="auto"/>
          </w:divBdr>
        </w:div>
        <w:div w:id="622614409">
          <w:marLeft w:val="0"/>
          <w:marRight w:val="0"/>
          <w:marTop w:val="120"/>
          <w:marBottom w:val="0"/>
          <w:divBdr>
            <w:top w:val="none" w:sz="0" w:space="0" w:color="auto"/>
            <w:left w:val="none" w:sz="0" w:space="0" w:color="auto"/>
            <w:bottom w:val="none" w:sz="0" w:space="0" w:color="auto"/>
            <w:right w:val="none" w:sz="0" w:space="0" w:color="auto"/>
          </w:divBdr>
        </w:div>
        <w:div w:id="948119772">
          <w:marLeft w:val="0"/>
          <w:marRight w:val="0"/>
          <w:marTop w:val="120"/>
          <w:marBottom w:val="0"/>
          <w:divBdr>
            <w:top w:val="none" w:sz="0" w:space="0" w:color="auto"/>
            <w:left w:val="none" w:sz="0" w:space="0" w:color="auto"/>
            <w:bottom w:val="none" w:sz="0" w:space="0" w:color="auto"/>
            <w:right w:val="none" w:sz="0" w:space="0" w:color="auto"/>
          </w:divBdr>
        </w:div>
      </w:divsChild>
    </w:div>
    <w:div w:id="189492504">
      <w:bodyDiv w:val="1"/>
      <w:marLeft w:val="0"/>
      <w:marRight w:val="0"/>
      <w:marTop w:val="0"/>
      <w:marBottom w:val="0"/>
      <w:divBdr>
        <w:top w:val="none" w:sz="0" w:space="0" w:color="auto"/>
        <w:left w:val="none" w:sz="0" w:space="0" w:color="auto"/>
        <w:bottom w:val="none" w:sz="0" w:space="0" w:color="auto"/>
        <w:right w:val="none" w:sz="0" w:space="0" w:color="auto"/>
      </w:divBdr>
    </w:div>
    <w:div w:id="204102749">
      <w:bodyDiv w:val="1"/>
      <w:marLeft w:val="0"/>
      <w:marRight w:val="0"/>
      <w:marTop w:val="0"/>
      <w:marBottom w:val="0"/>
      <w:divBdr>
        <w:top w:val="none" w:sz="0" w:space="0" w:color="auto"/>
        <w:left w:val="none" w:sz="0" w:space="0" w:color="auto"/>
        <w:bottom w:val="none" w:sz="0" w:space="0" w:color="auto"/>
        <w:right w:val="none" w:sz="0" w:space="0" w:color="auto"/>
      </w:divBdr>
      <w:divsChild>
        <w:div w:id="488063419">
          <w:marLeft w:val="0"/>
          <w:marRight w:val="0"/>
          <w:marTop w:val="120"/>
          <w:marBottom w:val="0"/>
          <w:divBdr>
            <w:top w:val="none" w:sz="0" w:space="0" w:color="auto"/>
            <w:left w:val="none" w:sz="0" w:space="0" w:color="auto"/>
            <w:bottom w:val="none" w:sz="0" w:space="0" w:color="auto"/>
            <w:right w:val="none" w:sz="0" w:space="0" w:color="auto"/>
          </w:divBdr>
        </w:div>
        <w:div w:id="1352417505">
          <w:marLeft w:val="0"/>
          <w:marRight w:val="0"/>
          <w:marTop w:val="120"/>
          <w:marBottom w:val="0"/>
          <w:divBdr>
            <w:top w:val="none" w:sz="0" w:space="0" w:color="auto"/>
            <w:left w:val="none" w:sz="0" w:space="0" w:color="auto"/>
            <w:bottom w:val="none" w:sz="0" w:space="0" w:color="auto"/>
            <w:right w:val="none" w:sz="0" w:space="0" w:color="auto"/>
          </w:divBdr>
        </w:div>
        <w:div w:id="589122934">
          <w:marLeft w:val="0"/>
          <w:marRight w:val="0"/>
          <w:marTop w:val="120"/>
          <w:marBottom w:val="0"/>
          <w:divBdr>
            <w:top w:val="none" w:sz="0" w:space="0" w:color="auto"/>
            <w:left w:val="none" w:sz="0" w:space="0" w:color="auto"/>
            <w:bottom w:val="none" w:sz="0" w:space="0" w:color="auto"/>
            <w:right w:val="none" w:sz="0" w:space="0" w:color="auto"/>
          </w:divBdr>
        </w:div>
        <w:div w:id="871304888">
          <w:marLeft w:val="0"/>
          <w:marRight w:val="0"/>
          <w:marTop w:val="120"/>
          <w:marBottom w:val="0"/>
          <w:divBdr>
            <w:top w:val="none" w:sz="0" w:space="0" w:color="auto"/>
            <w:left w:val="none" w:sz="0" w:space="0" w:color="auto"/>
            <w:bottom w:val="none" w:sz="0" w:space="0" w:color="auto"/>
            <w:right w:val="none" w:sz="0" w:space="0" w:color="auto"/>
          </w:divBdr>
        </w:div>
        <w:div w:id="835455435">
          <w:marLeft w:val="0"/>
          <w:marRight w:val="0"/>
          <w:marTop w:val="120"/>
          <w:marBottom w:val="0"/>
          <w:divBdr>
            <w:top w:val="none" w:sz="0" w:space="0" w:color="auto"/>
            <w:left w:val="none" w:sz="0" w:space="0" w:color="auto"/>
            <w:bottom w:val="none" w:sz="0" w:space="0" w:color="auto"/>
            <w:right w:val="none" w:sz="0" w:space="0" w:color="auto"/>
          </w:divBdr>
        </w:div>
        <w:div w:id="915014752">
          <w:marLeft w:val="0"/>
          <w:marRight w:val="0"/>
          <w:marTop w:val="120"/>
          <w:marBottom w:val="0"/>
          <w:divBdr>
            <w:top w:val="none" w:sz="0" w:space="0" w:color="auto"/>
            <w:left w:val="none" w:sz="0" w:space="0" w:color="auto"/>
            <w:bottom w:val="none" w:sz="0" w:space="0" w:color="auto"/>
            <w:right w:val="none" w:sz="0" w:space="0" w:color="auto"/>
          </w:divBdr>
        </w:div>
        <w:div w:id="1857234937">
          <w:marLeft w:val="0"/>
          <w:marRight w:val="0"/>
          <w:marTop w:val="120"/>
          <w:marBottom w:val="0"/>
          <w:divBdr>
            <w:top w:val="none" w:sz="0" w:space="0" w:color="auto"/>
            <w:left w:val="none" w:sz="0" w:space="0" w:color="auto"/>
            <w:bottom w:val="none" w:sz="0" w:space="0" w:color="auto"/>
            <w:right w:val="none" w:sz="0" w:space="0" w:color="auto"/>
          </w:divBdr>
        </w:div>
      </w:divsChild>
    </w:div>
    <w:div w:id="206916161">
      <w:bodyDiv w:val="1"/>
      <w:marLeft w:val="0"/>
      <w:marRight w:val="0"/>
      <w:marTop w:val="0"/>
      <w:marBottom w:val="0"/>
      <w:divBdr>
        <w:top w:val="none" w:sz="0" w:space="0" w:color="auto"/>
        <w:left w:val="none" w:sz="0" w:space="0" w:color="auto"/>
        <w:bottom w:val="none" w:sz="0" w:space="0" w:color="auto"/>
        <w:right w:val="none" w:sz="0" w:space="0" w:color="auto"/>
      </w:divBdr>
      <w:divsChild>
        <w:div w:id="273095308">
          <w:marLeft w:val="120"/>
          <w:marRight w:val="120"/>
          <w:marTop w:val="120"/>
          <w:marBottom w:val="120"/>
          <w:divBdr>
            <w:top w:val="none" w:sz="0" w:space="0" w:color="auto"/>
            <w:left w:val="none" w:sz="0" w:space="0" w:color="auto"/>
            <w:bottom w:val="none" w:sz="0" w:space="0" w:color="auto"/>
            <w:right w:val="none" w:sz="0" w:space="0" w:color="auto"/>
          </w:divBdr>
        </w:div>
      </w:divsChild>
    </w:div>
    <w:div w:id="238904573">
      <w:bodyDiv w:val="1"/>
      <w:marLeft w:val="0"/>
      <w:marRight w:val="0"/>
      <w:marTop w:val="0"/>
      <w:marBottom w:val="0"/>
      <w:divBdr>
        <w:top w:val="none" w:sz="0" w:space="0" w:color="auto"/>
        <w:left w:val="none" w:sz="0" w:space="0" w:color="auto"/>
        <w:bottom w:val="none" w:sz="0" w:space="0" w:color="auto"/>
        <w:right w:val="none" w:sz="0" w:space="0" w:color="auto"/>
      </w:divBdr>
      <w:divsChild>
        <w:div w:id="1161772817">
          <w:marLeft w:val="120"/>
          <w:marRight w:val="120"/>
          <w:marTop w:val="120"/>
          <w:marBottom w:val="120"/>
          <w:divBdr>
            <w:top w:val="none" w:sz="0" w:space="0" w:color="auto"/>
            <w:left w:val="none" w:sz="0" w:space="0" w:color="auto"/>
            <w:bottom w:val="none" w:sz="0" w:space="0" w:color="auto"/>
            <w:right w:val="none" w:sz="0" w:space="0" w:color="auto"/>
          </w:divBdr>
        </w:div>
      </w:divsChild>
    </w:div>
    <w:div w:id="250042443">
      <w:bodyDiv w:val="1"/>
      <w:marLeft w:val="0"/>
      <w:marRight w:val="0"/>
      <w:marTop w:val="0"/>
      <w:marBottom w:val="0"/>
      <w:divBdr>
        <w:top w:val="none" w:sz="0" w:space="0" w:color="auto"/>
        <w:left w:val="none" w:sz="0" w:space="0" w:color="auto"/>
        <w:bottom w:val="none" w:sz="0" w:space="0" w:color="auto"/>
        <w:right w:val="none" w:sz="0" w:space="0" w:color="auto"/>
      </w:divBdr>
      <w:divsChild>
        <w:div w:id="1627463971">
          <w:marLeft w:val="0"/>
          <w:marRight w:val="0"/>
          <w:marTop w:val="120"/>
          <w:marBottom w:val="0"/>
          <w:divBdr>
            <w:top w:val="none" w:sz="0" w:space="0" w:color="auto"/>
            <w:left w:val="none" w:sz="0" w:space="0" w:color="auto"/>
            <w:bottom w:val="none" w:sz="0" w:space="0" w:color="auto"/>
            <w:right w:val="none" w:sz="0" w:space="0" w:color="auto"/>
          </w:divBdr>
        </w:div>
        <w:div w:id="1617833444">
          <w:marLeft w:val="0"/>
          <w:marRight w:val="0"/>
          <w:marTop w:val="120"/>
          <w:marBottom w:val="0"/>
          <w:divBdr>
            <w:top w:val="none" w:sz="0" w:space="0" w:color="auto"/>
            <w:left w:val="none" w:sz="0" w:space="0" w:color="auto"/>
            <w:bottom w:val="none" w:sz="0" w:space="0" w:color="auto"/>
            <w:right w:val="none" w:sz="0" w:space="0" w:color="auto"/>
          </w:divBdr>
        </w:div>
        <w:div w:id="377363379">
          <w:marLeft w:val="0"/>
          <w:marRight w:val="0"/>
          <w:marTop w:val="120"/>
          <w:marBottom w:val="0"/>
          <w:divBdr>
            <w:top w:val="none" w:sz="0" w:space="0" w:color="auto"/>
            <w:left w:val="none" w:sz="0" w:space="0" w:color="auto"/>
            <w:bottom w:val="none" w:sz="0" w:space="0" w:color="auto"/>
            <w:right w:val="none" w:sz="0" w:space="0" w:color="auto"/>
          </w:divBdr>
        </w:div>
        <w:div w:id="603656548">
          <w:marLeft w:val="0"/>
          <w:marRight w:val="0"/>
          <w:marTop w:val="120"/>
          <w:marBottom w:val="0"/>
          <w:divBdr>
            <w:top w:val="none" w:sz="0" w:space="0" w:color="auto"/>
            <w:left w:val="none" w:sz="0" w:space="0" w:color="auto"/>
            <w:bottom w:val="none" w:sz="0" w:space="0" w:color="auto"/>
            <w:right w:val="none" w:sz="0" w:space="0" w:color="auto"/>
          </w:divBdr>
        </w:div>
        <w:div w:id="1048140790">
          <w:marLeft w:val="0"/>
          <w:marRight w:val="0"/>
          <w:marTop w:val="120"/>
          <w:marBottom w:val="0"/>
          <w:divBdr>
            <w:top w:val="none" w:sz="0" w:space="0" w:color="auto"/>
            <w:left w:val="none" w:sz="0" w:space="0" w:color="auto"/>
            <w:bottom w:val="none" w:sz="0" w:space="0" w:color="auto"/>
            <w:right w:val="none" w:sz="0" w:space="0" w:color="auto"/>
          </w:divBdr>
        </w:div>
      </w:divsChild>
    </w:div>
    <w:div w:id="339743059">
      <w:bodyDiv w:val="1"/>
      <w:marLeft w:val="0"/>
      <w:marRight w:val="0"/>
      <w:marTop w:val="0"/>
      <w:marBottom w:val="0"/>
      <w:divBdr>
        <w:top w:val="none" w:sz="0" w:space="0" w:color="auto"/>
        <w:left w:val="none" w:sz="0" w:space="0" w:color="auto"/>
        <w:bottom w:val="none" w:sz="0" w:space="0" w:color="auto"/>
        <w:right w:val="none" w:sz="0" w:space="0" w:color="auto"/>
      </w:divBdr>
      <w:divsChild>
        <w:div w:id="1041318013">
          <w:marLeft w:val="120"/>
          <w:marRight w:val="120"/>
          <w:marTop w:val="120"/>
          <w:marBottom w:val="120"/>
          <w:divBdr>
            <w:top w:val="none" w:sz="0" w:space="0" w:color="auto"/>
            <w:left w:val="none" w:sz="0" w:space="0" w:color="auto"/>
            <w:bottom w:val="none" w:sz="0" w:space="0" w:color="auto"/>
            <w:right w:val="none" w:sz="0" w:space="0" w:color="auto"/>
          </w:divBdr>
        </w:div>
      </w:divsChild>
    </w:div>
    <w:div w:id="426386428">
      <w:bodyDiv w:val="1"/>
      <w:marLeft w:val="0"/>
      <w:marRight w:val="0"/>
      <w:marTop w:val="0"/>
      <w:marBottom w:val="0"/>
      <w:divBdr>
        <w:top w:val="none" w:sz="0" w:space="0" w:color="auto"/>
        <w:left w:val="none" w:sz="0" w:space="0" w:color="auto"/>
        <w:bottom w:val="none" w:sz="0" w:space="0" w:color="auto"/>
        <w:right w:val="none" w:sz="0" w:space="0" w:color="auto"/>
      </w:divBdr>
      <w:divsChild>
        <w:div w:id="2096592408">
          <w:marLeft w:val="120"/>
          <w:marRight w:val="120"/>
          <w:marTop w:val="120"/>
          <w:marBottom w:val="120"/>
          <w:divBdr>
            <w:top w:val="none" w:sz="0" w:space="0" w:color="auto"/>
            <w:left w:val="none" w:sz="0" w:space="0" w:color="auto"/>
            <w:bottom w:val="none" w:sz="0" w:space="0" w:color="auto"/>
            <w:right w:val="none" w:sz="0" w:space="0" w:color="auto"/>
          </w:divBdr>
        </w:div>
      </w:divsChild>
    </w:div>
    <w:div w:id="434978302">
      <w:bodyDiv w:val="1"/>
      <w:marLeft w:val="0"/>
      <w:marRight w:val="0"/>
      <w:marTop w:val="0"/>
      <w:marBottom w:val="0"/>
      <w:divBdr>
        <w:top w:val="none" w:sz="0" w:space="0" w:color="auto"/>
        <w:left w:val="none" w:sz="0" w:space="0" w:color="auto"/>
        <w:bottom w:val="none" w:sz="0" w:space="0" w:color="auto"/>
        <w:right w:val="none" w:sz="0" w:space="0" w:color="auto"/>
      </w:divBdr>
      <w:divsChild>
        <w:div w:id="1111361774">
          <w:marLeft w:val="120"/>
          <w:marRight w:val="120"/>
          <w:marTop w:val="120"/>
          <w:marBottom w:val="120"/>
          <w:divBdr>
            <w:top w:val="none" w:sz="0" w:space="0" w:color="auto"/>
            <w:left w:val="none" w:sz="0" w:space="0" w:color="auto"/>
            <w:bottom w:val="none" w:sz="0" w:space="0" w:color="auto"/>
            <w:right w:val="none" w:sz="0" w:space="0" w:color="auto"/>
          </w:divBdr>
        </w:div>
      </w:divsChild>
    </w:div>
    <w:div w:id="441191532">
      <w:bodyDiv w:val="1"/>
      <w:marLeft w:val="0"/>
      <w:marRight w:val="0"/>
      <w:marTop w:val="0"/>
      <w:marBottom w:val="0"/>
      <w:divBdr>
        <w:top w:val="none" w:sz="0" w:space="0" w:color="auto"/>
        <w:left w:val="none" w:sz="0" w:space="0" w:color="auto"/>
        <w:bottom w:val="none" w:sz="0" w:space="0" w:color="auto"/>
        <w:right w:val="none" w:sz="0" w:space="0" w:color="auto"/>
      </w:divBdr>
      <w:divsChild>
        <w:div w:id="137117584">
          <w:marLeft w:val="120"/>
          <w:marRight w:val="120"/>
          <w:marTop w:val="120"/>
          <w:marBottom w:val="120"/>
          <w:divBdr>
            <w:top w:val="none" w:sz="0" w:space="0" w:color="auto"/>
            <w:left w:val="none" w:sz="0" w:space="0" w:color="auto"/>
            <w:bottom w:val="none" w:sz="0" w:space="0" w:color="auto"/>
            <w:right w:val="none" w:sz="0" w:space="0" w:color="auto"/>
          </w:divBdr>
        </w:div>
      </w:divsChild>
    </w:div>
    <w:div w:id="511460722">
      <w:bodyDiv w:val="1"/>
      <w:marLeft w:val="0"/>
      <w:marRight w:val="0"/>
      <w:marTop w:val="0"/>
      <w:marBottom w:val="0"/>
      <w:divBdr>
        <w:top w:val="none" w:sz="0" w:space="0" w:color="auto"/>
        <w:left w:val="none" w:sz="0" w:space="0" w:color="auto"/>
        <w:bottom w:val="none" w:sz="0" w:space="0" w:color="auto"/>
        <w:right w:val="none" w:sz="0" w:space="0" w:color="auto"/>
      </w:divBdr>
    </w:div>
    <w:div w:id="643895072">
      <w:bodyDiv w:val="1"/>
      <w:marLeft w:val="0"/>
      <w:marRight w:val="0"/>
      <w:marTop w:val="0"/>
      <w:marBottom w:val="0"/>
      <w:divBdr>
        <w:top w:val="none" w:sz="0" w:space="0" w:color="auto"/>
        <w:left w:val="none" w:sz="0" w:space="0" w:color="auto"/>
        <w:bottom w:val="none" w:sz="0" w:space="0" w:color="auto"/>
        <w:right w:val="none" w:sz="0" w:space="0" w:color="auto"/>
      </w:divBdr>
      <w:divsChild>
        <w:div w:id="1159805577">
          <w:marLeft w:val="120"/>
          <w:marRight w:val="120"/>
          <w:marTop w:val="120"/>
          <w:marBottom w:val="120"/>
          <w:divBdr>
            <w:top w:val="none" w:sz="0" w:space="0" w:color="auto"/>
            <w:left w:val="none" w:sz="0" w:space="0" w:color="auto"/>
            <w:bottom w:val="none" w:sz="0" w:space="0" w:color="auto"/>
            <w:right w:val="none" w:sz="0" w:space="0" w:color="auto"/>
          </w:divBdr>
        </w:div>
      </w:divsChild>
    </w:div>
    <w:div w:id="691301149">
      <w:bodyDiv w:val="1"/>
      <w:marLeft w:val="0"/>
      <w:marRight w:val="0"/>
      <w:marTop w:val="0"/>
      <w:marBottom w:val="0"/>
      <w:divBdr>
        <w:top w:val="none" w:sz="0" w:space="0" w:color="auto"/>
        <w:left w:val="none" w:sz="0" w:space="0" w:color="auto"/>
        <w:bottom w:val="none" w:sz="0" w:space="0" w:color="auto"/>
        <w:right w:val="none" w:sz="0" w:space="0" w:color="auto"/>
      </w:divBdr>
      <w:divsChild>
        <w:div w:id="1094547818">
          <w:marLeft w:val="0"/>
          <w:marRight w:val="0"/>
          <w:marTop w:val="120"/>
          <w:marBottom w:val="0"/>
          <w:divBdr>
            <w:top w:val="none" w:sz="0" w:space="0" w:color="auto"/>
            <w:left w:val="none" w:sz="0" w:space="0" w:color="auto"/>
            <w:bottom w:val="none" w:sz="0" w:space="0" w:color="auto"/>
            <w:right w:val="none" w:sz="0" w:space="0" w:color="auto"/>
          </w:divBdr>
        </w:div>
        <w:div w:id="49773966">
          <w:marLeft w:val="0"/>
          <w:marRight w:val="0"/>
          <w:marTop w:val="120"/>
          <w:marBottom w:val="0"/>
          <w:divBdr>
            <w:top w:val="none" w:sz="0" w:space="0" w:color="auto"/>
            <w:left w:val="none" w:sz="0" w:space="0" w:color="auto"/>
            <w:bottom w:val="none" w:sz="0" w:space="0" w:color="auto"/>
            <w:right w:val="none" w:sz="0" w:space="0" w:color="auto"/>
          </w:divBdr>
        </w:div>
        <w:div w:id="1608928386">
          <w:marLeft w:val="0"/>
          <w:marRight w:val="0"/>
          <w:marTop w:val="120"/>
          <w:marBottom w:val="0"/>
          <w:divBdr>
            <w:top w:val="none" w:sz="0" w:space="0" w:color="auto"/>
            <w:left w:val="none" w:sz="0" w:space="0" w:color="auto"/>
            <w:bottom w:val="none" w:sz="0" w:space="0" w:color="auto"/>
            <w:right w:val="none" w:sz="0" w:space="0" w:color="auto"/>
          </w:divBdr>
        </w:div>
        <w:div w:id="1081752260">
          <w:marLeft w:val="0"/>
          <w:marRight w:val="0"/>
          <w:marTop w:val="120"/>
          <w:marBottom w:val="0"/>
          <w:divBdr>
            <w:top w:val="none" w:sz="0" w:space="0" w:color="auto"/>
            <w:left w:val="none" w:sz="0" w:space="0" w:color="auto"/>
            <w:bottom w:val="none" w:sz="0" w:space="0" w:color="auto"/>
            <w:right w:val="none" w:sz="0" w:space="0" w:color="auto"/>
          </w:divBdr>
        </w:div>
        <w:div w:id="7605462">
          <w:marLeft w:val="0"/>
          <w:marRight w:val="0"/>
          <w:marTop w:val="120"/>
          <w:marBottom w:val="0"/>
          <w:divBdr>
            <w:top w:val="none" w:sz="0" w:space="0" w:color="auto"/>
            <w:left w:val="none" w:sz="0" w:space="0" w:color="auto"/>
            <w:bottom w:val="none" w:sz="0" w:space="0" w:color="auto"/>
            <w:right w:val="none" w:sz="0" w:space="0" w:color="auto"/>
          </w:divBdr>
        </w:div>
        <w:div w:id="157699707">
          <w:marLeft w:val="0"/>
          <w:marRight w:val="0"/>
          <w:marTop w:val="120"/>
          <w:marBottom w:val="0"/>
          <w:divBdr>
            <w:top w:val="none" w:sz="0" w:space="0" w:color="auto"/>
            <w:left w:val="none" w:sz="0" w:space="0" w:color="auto"/>
            <w:bottom w:val="none" w:sz="0" w:space="0" w:color="auto"/>
            <w:right w:val="none" w:sz="0" w:space="0" w:color="auto"/>
          </w:divBdr>
        </w:div>
        <w:div w:id="1652442606">
          <w:marLeft w:val="0"/>
          <w:marRight w:val="0"/>
          <w:marTop w:val="120"/>
          <w:marBottom w:val="0"/>
          <w:divBdr>
            <w:top w:val="none" w:sz="0" w:space="0" w:color="auto"/>
            <w:left w:val="none" w:sz="0" w:space="0" w:color="auto"/>
            <w:bottom w:val="none" w:sz="0" w:space="0" w:color="auto"/>
            <w:right w:val="none" w:sz="0" w:space="0" w:color="auto"/>
          </w:divBdr>
        </w:div>
        <w:div w:id="1694764565">
          <w:marLeft w:val="0"/>
          <w:marRight w:val="0"/>
          <w:marTop w:val="120"/>
          <w:marBottom w:val="0"/>
          <w:divBdr>
            <w:top w:val="none" w:sz="0" w:space="0" w:color="auto"/>
            <w:left w:val="none" w:sz="0" w:space="0" w:color="auto"/>
            <w:bottom w:val="none" w:sz="0" w:space="0" w:color="auto"/>
            <w:right w:val="none" w:sz="0" w:space="0" w:color="auto"/>
          </w:divBdr>
        </w:div>
        <w:div w:id="917907184">
          <w:marLeft w:val="0"/>
          <w:marRight w:val="0"/>
          <w:marTop w:val="120"/>
          <w:marBottom w:val="0"/>
          <w:divBdr>
            <w:top w:val="none" w:sz="0" w:space="0" w:color="auto"/>
            <w:left w:val="none" w:sz="0" w:space="0" w:color="auto"/>
            <w:bottom w:val="none" w:sz="0" w:space="0" w:color="auto"/>
            <w:right w:val="none" w:sz="0" w:space="0" w:color="auto"/>
          </w:divBdr>
        </w:div>
        <w:div w:id="1691298526">
          <w:marLeft w:val="0"/>
          <w:marRight w:val="0"/>
          <w:marTop w:val="120"/>
          <w:marBottom w:val="0"/>
          <w:divBdr>
            <w:top w:val="none" w:sz="0" w:space="0" w:color="auto"/>
            <w:left w:val="none" w:sz="0" w:space="0" w:color="auto"/>
            <w:bottom w:val="none" w:sz="0" w:space="0" w:color="auto"/>
            <w:right w:val="none" w:sz="0" w:space="0" w:color="auto"/>
          </w:divBdr>
        </w:div>
        <w:div w:id="720515695">
          <w:marLeft w:val="0"/>
          <w:marRight w:val="0"/>
          <w:marTop w:val="120"/>
          <w:marBottom w:val="0"/>
          <w:divBdr>
            <w:top w:val="none" w:sz="0" w:space="0" w:color="auto"/>
            <w:left w:val="none" w:sz="0" w:space="0" w:color="auto"/>
            <w:bottom w:val="none" w:sz="0" w:space="0" w:color="auto"/>
            <w:right w:val="none" w:sz="0" w:space="0" w:color="auto"/>
          </w:divBdr>
        </w:div>
        <w:div w:id="1506480982">
          <w:marLeft w:val="0"/>
          <w:marRight w:val="0"/>
          <w:marTop w:val="120"/>
          <w:marBottom w:val="0"/>
          <w:divBdr>
            <w:top w:val="none" w:sz="0" w:space="0" w:color="auto"/>
            <w:left w:val="none" w:sz="0" w:space="0" w:color="auto"/>
            <w:bottom w:val="none" w:sz="0" w:space="0" w:color="auto"/>
            <w:right w:val="none" w:sz="0" w:space="0" w:color="auto"/>
          </w:divBdr>
        </w:div>
        <w:div w:id="1313173823">
          <w:marLeft w:val="0"/>
          <w:marRight w:val="0"/>
          <w:marTop w:val="120"/>
          <w:marBottom w:val="0"/>
          <w:divBdr>
            <w:top w:val="none" w:sz="0" w:space="0" w:color="auto"/>
            <w:left w:val="none" w:sz="0" w:space="0" w:color="auto"/>
            <w:bottom w:val="none" w:sz="0" w:space="0" w:color="auto"/>
            <w:right w:val="none" w:sz="0" w:space="0" w:color="auto"/>
          </w:divBdr>
        </w:div>
        <w:div w:id="758645111">
          <w:marLeft w:val="0"/>
          <w:marRight w:val="0"/>
          <w:marTop w:val="120"/>
          <w:marBottom w:val="0"/>
          <w:divBdr>
            <w:top w:val="none" w:sz="0" w:space="0" w:color="auto"/>
            <w:left w:val="none" w:sz="0" w:space="0" w:color="auto"/>
            <w:bottom w:val="none" w:sz="0" w:space="0" w:color="auto"/>
            <w:right w:val="none" w:sz="0" w:space="0" w:color="auto"/>
          </w:divBdr>
        </w:div>
        <w:div w:id="1230724349">
          <w:marLeft w:val="0"/>
          <w:marRight w:val="0"/>
          <w:marTop w:val="120"/>
          <w:marBottom w:val="0"/>
          <w:divBdr>
            <w:top w:val="none" w:sz="0" w:space="0" w:color="auto"/>
            <w:left w:val="none" w:sz="0" w:space="0" w:color="auto"/>
            <w:bottom w:val="none" w:sz="0" w:space="0" w:color="auto"/>
            <w:right w:val="none" w:sz="0" w:space="0" w:color="auto"/>
          </w:divBdr>
        </w:div>
        <w:div w:id="197397446">
          <w:marLeft w:val="0"/>
          <w:marRight w:val="0"/>
          <w:marTop w:val="120"/>
          <w:marBottom w:val="0"/>
          <w:divBdr>
            <w:top w:val="none" w:sz="0" w:space="0" w:color="auto"/>
            <w:left w:val="none" w:sz="0" w:space="0" w:color="auto"/>
            <w:bottom w:val="none" w:sz="0" w:space="0" w:color="auto"/>
            <w:right w:val="none" w:sz="0" w:space="0" w:color="auto"/>
          </w:divBdr>
        </w:div>
      </w:divsChild>
    </w:div>
    <w:div w:id="854536984">
      <w:bodyDiv w:val="1"/>
      <w:marLeft w:val="0"/>
      <w:marRight w:val="0"/>
      <w:marTop w:val="0"/>
      <w:marBottom w:val="0"/>
      <w:divBdr>
        <w:top w:val="none" w:sz="0" w:space="0" w:color="auto"/>
        <w:left w:val="none" w:sz="0" w:space="0" w:color="auto"/>
        <w:bottom w:val="none" w:sz="0" w:space="0" w:color="auto"/>
        <w:right w:val="none" w:sz="0" w:space="0" w:color="auto"/>
      </w:divBdr>
      <w:divsChild>
        <w:div w:id="1224411929">
          <w:marLeft w:val="0"/>
          <w:marRight w:val="0"/>
          <w:marTop w:val="120"/>
          <w:marBottom w:val="0"/>
          <w:divBdr>
            <w:top w:val="none" w:sz="0" w:space="0" w:color="auto"/>
            <w:left w:val="none" w:sz="0" w:space="0" w:color="auto"/>
            <w:bottom w:val="none" w:sz="0" w:space="0" w:color="auto"/>
            <w:right w:val="none" w:sz="0" w:space="0" w:color="auto"/>
          </w:divBdr>
        </w:div>
        <w:div w:id="1138953580">
          <w:marLeft w:val="0"/>
          <w:marRight w:val="0"/>
          <w:marTop w:val="120"/>
          <w:marBottom w:val="0"/>
          <w:divBdr>
            <w:top w:val="none" w:sz="0" w:space="0" w:color="auto"/>
            <w:left w:val="none" w:sz="0" w:space="0" w:color="auto"/>
            <w:bottom w:val="none" w:sz="0" w:space="0" w:color="auto"/>
            <w:right w:val="none" w:sz="0" w:space="0" w:color="auto"/>
          </w:divBdr>
        </w:div>
        <w:div w:id="2055041338">
          <w:marLeft w:val="0"/>
          <w:marRight w:val="0"/>
          <w:marTop w:val="120"/>
          <w:marBottom w:val="0"/>
          <w:divBdr>
            <w:top w:val="none" w:sz="0" w:space="0" w:color="auto"/>
            <w:left w:val="none" w:sz="0" w:space="0" w:color="auto"/>
            <w:bottom w:val="none" w:sz="0" w:space="0" w:color="auto"/>
            <w:right w:val="none" w:sz="0" w:space="0" w:color="auto"/>
          </w:divBdr>
        </w:div>
        <w:div w:id="1836534710">
          <w:marLeft w:val="0"/>
          <w:marRight w:val="0"/>
          <w:marTop w:val="120"/>
          <w:marBottom w:val="0"/>
          <w:divBdr>
            <w:top w:val="none" w:sz="0" w:space="0" w:color="auto"/>
            <w:left w:val="none" w:sz="0" w:space="0" w:color="auto"/>
            <w:bottom w:val="none" w:sz="0" w:space="0" w:color="auto"/>
            <w:right w:val="none" w:sz="0" w:space="0" w:color="auto"/>
          </w:divBdr>
        </w:div>
        <w:div w:id="308556518">
          <w:marLeft w:val="0"/>
          <w:marRight w:val="0"/>
          <w:marTop w:val="120"/>
          <w:marBottom w:val="0"/>
          <w:divBdr>
            <w:top w:val="none" w:sz="0" w:space="0" w:color="auto"/>
            <w:left w:val="none" w:sz="0" w:space="0" w:color="auto"/>
            <w:bottom w:val="none" w:sz="0" w:space="0" w:color="auto"/>
            <w:right w:val="none" w:sz="0" w:space="0" w:color="auto"/>
          </w:divBdr>
        </w:div>
        <w:div w:id="637153186">
          <w:marLeft w:val="0"/>
          <w:marRight w:val="0"/>
          <w:marTop w:val="120"/>
          <w:marBottom w:val="0"/>
          <w:divBdr>
            <w:top w:val="none" w:sz="0" w:space="0" w:color="auto"/>
            <w:left w:val="none" w:sz="0" w:space="0" w:color="auto"/>
            <w:bottom w:val="none" w:sz="0" w:space="0" w:color="auto"/>
            <w:right w:val="none" w:sz="0" w:space="0" w:color="auto"/>
          </w:divBdr>
        </w:div>
        <w:div w:id="1986859354">
          <w:marLeft w:val="0"/>
          <w:marRight w:val="0"/>
          <w:marTop w:val="120"/>
          <w:marBottom w:val="0"/>
          <w:divBdr>
            <w:top w:val="none" w:sz="0" w:space="0" w:color="auto"/>
            <w:left w:val="none" w:sz="0" w:space="0" w:color="auto"/>
            <w:bottom w:val="none" w:sz="0" w:space="0" w:color="auto"/>
            <w:right w:val="none" w:sz="0" w:space="0" w:color="auto"/>
          </w:divBdr>
        </w:div>
        <w:div w:id="1136408765">
          <w:marLeft w:val="0"/>
          <w:marRight w:val="0"/>
          <w:marTop w:val="120"/>
          <w:marBottom w:val="0"/>
          <w:divBdr>
            <w:top w:val="none" w:sz="0" w:space="0" w:color="auto"/>
            <w:left w:val="none" w:sz="0" w:space="0" w:color="auto"/>
            <w:bottom w:val="none" w:sz="0" w:space="0" w:color="auto"/>
            <w:right w:val="none" w:sz="0" w:space="0" w:color="auto"/>
          </w:divBdr>
        </w:div>
        <w:div w:id="820930876">
          <w:marLeft w:val="0"/>
          <w:marRight w:val="0"/>
          <w:marTop w:val="120"/>
          <w:marBottom w:val="0"/>
          <w:divBdr>
            <w:top w:val="none" w:sz="0" w:space="0" w:color="auto"/>
            <w:left w:val="none" w:sz="0" w:space="0" w:color="auto"/>
            <w:bottom w:val="none" w:sz="0" w:space="0" w:color="auto"/>
            <w:right w:val="none" w:sz="0" w:space="0" w:color="auto"/>
          </w:divBdr>
        </w:div>
        <w:div w:id="1250508507">
          <w:marLeft w:val="0"/>
          <w:marRight w:val="0"/>
          <w:marTop w:val="120"/>
          <w:marBottom w:val="0"/>
          <w:divBdr>
            <w:top w:val="none" w:sz="0" w:space="0" w:color="auto"/>
            <w:left w:val="none" w:sz="0" w:space="0" w:color="auto"/>
            <w:bottom w:val="none" w:sz="0" w:space="0" w:color="auto"/>
            <w:right w:val="none" w:sz="0" w:space="0" w:color="auto"/>
          </w:divBdr>
        </w:div>
        <w:div w:id="77143025">
          <w:marLeft w:val="0"/>
          <w:marRight w:val="0"/>
          <w:marTop w:val="120"/>
          <w:marBottom w:val="0"/>
          <w:divBdr>
            <w:top w:val="none" w:sz="0" w:space="0" w:color="auto"/>
            <w:left w:val="none" w:sz="0" w:space="0" w:color="auto"/>
            <w:bottom w:val="none" w:sz="0" w:space="0" w:color="auto"/>
            <w:right w:val="none" w:sz="0" w:space="0" w:color="auto"/>
          </w:divBdr>
        </w:div>
        <w:div w:id="1789659002">
          <w:marLeft w:val="0"/>
          <w:marRight w:val="0"/>
          <w:marTop w:val="120"/>
          <w:marBottom w:val="0"/>
          <w:divBdr>
            <w:top w:val="none" w:sz="0" w:space="0" w:color="auto"/>
            <w:left w:val="none" w:sz="0" w:space="0" w:color="auto"/>
            <w:bottom w:val="none" w:sz="0" w:space="0" w:color="auto"/>
            <w:right w:val="none" w:sz="0" w:space="0" w:color="auto"/>
          </w:divBdr>
        </w:div>
        <w:div w:id="1669669046">
          <w:marLeft w:val="0"/>
          <w:marRight w:val="0"/>
          <w:marTop w:val="120"/>
          <w:marBottom w:val="0"/>
          <w:divBdr>
            <w:top w:val="none" w:sz="0" w:space="0" w:color="auto"/>
            <w:left w:val="none" w:sz="0" w:space="0" w:color="auto"/>
            <w:bottom w:val="none" w:sz="0" w:space="0" w:color="auto"/>
            <w:right w:val="none" w:sz="0" w:space="0" w:color="auto"/>
          </w:divBdr>
        </w:div>
        <w:div w:id="1988584216">
          <w:marLeft w:val="0"/>
          <w:marRight w:val="0"/>
          <w:marTop w:val="120"/>
          <w:marBottom w:val="0"/>
          <w:divBdr>
            <w:top w:val="none" w:sz="0" w:space="0" w:color="auto"/>
            <w:left w:val="none" w:sz="0" w:space="0" w:color="auto"/>
            <w:bottom w:val="none" w:sz="0" w:space="0" w:color="auto"/>
            <w:right w:val="none" w:sz="0" w:space="0" w:color="auto"/>
          </w:divBdr>
        </w:div>
        <w:div w:id="1109744244">
          <w:marLeft w:val="0"/>
          <w:marRight w:val="0"/>
          <w:marTop w:val="120"/>
          <w:marBottom w:val="0"/>
          <w:divBdr>
            <w:top w:val="none" w:sz="0" w:space="0" w:color="auto"/>
            <w:left w:val="none" w:sz="0" w:space="0" w:color="auto"/>
            <w:bottom w:val="none" w:sz="0" w:space="0" w:color="auto"/>
            <w:right w:val="none" w:sz="0" w:space="0" w:color="auto"/>
          </w:divBdr>
        </w:div>
        <w:div w:id="1209488399">
          <w:marLeft w:val="0"/>
          <w:marRight w:val="0"/>
          <w:marTop w:val="120"/>
          <w:marBottom w:val="0"/>
          <w:divBdr>
            <w:top w:val="none" w:sz="0" w:space="0" w:color="auto"/>
            <w:left w:val="none" w:sz="0" w:space="0" w:color="auto"/>
            <w:bottom w:val="none" w:sz="0" w:space="0" w:color="auto"/>
            <w:right w:val="none" w:sz="0" w:space="0" w:color="auto"/>
          </w:divBdr>
        </w:div>
        <w:div w:id="1900510231">
          <w:marLeft w:val="0"/>
          <w:marRight w:val="0"/>
          <w:marTop w:val="120"/>
          <w:marBottom w:val="0"/>
          <w:divBdr>
            <w:top w:val="none" w:sz="0" w:space="0" w:color="auto"/>
            <w:left w:val="none" w:sz="0" w:space="0" w:color="auto"/>
            <w:bottom w:val="none" w:sz="0" w:space="0" w:color="auto"/>
            <w:right w:val="none" w:sz="0" w:space="0" w:color="auto"/>
          </w:divBdr>
        </w:div>
        <w:div w:id="479466640">
          <w:marLeft w:val="0"/>
          <w:marRight w:val="0"/>
          <w:marTop w:val="120"/>
          <w:marBottom w:val="0"/>
          <w:divBdr>
            <w:top w:val="none" w:sz="0" w:space="0" w:color="auto"/>
            <w:left w:val="none" w:sz="0" w:space="0" w:color="auto"/>
            <w:bottom w:val="none" w:sz="0" w:space="0" w:color="auto"/>
            <w:right w:val="none" w:sz="0" w:space="0" w:color="auto"/>
          </w:divBdr>
        </w:div>
        <w:div w:id="1727338973">
          <w:marLeft w:val="0"/>
          <w:marRight w:val="0"/>
          <w:marTop w:val="120"/>
          <w:marBottom w:val="0"/>
          <w:divBdr>
            <w:top w:val="none" w:sz="0" w:space="0" w:color="auto"/>
            <w:left w:val="none" w:sz="0" w:space="0" w:color="auto"/>
            <w:bottom w:val="none" w:sz="0" w:space="0" w:color="auto"/>
            <w:right w:val="none" w:sz="0" w:space="0" w:color="auto"/>
          </w:divBdr>
        </w:div>
        <w:div w:id="1248688720">
          <w:marLeft w:val="0"/>
          <w:marRight w:val="0"/>
          <w:marTop w:val="120"/>
          <w:marBottom w:val="0"/>
          <w:divBdr>
            <w:top w:val="none" w:sz="0" w:space="0" w:color="auto"/>
            <w:left w:val="none" w:sz="0" w:space="0" w:color="auto"/>
            <w:bottom w:val="none" w:sz="0" w:space="0" w:color="auto"/>
            <w:right w:val="none" w:sz="0" w:space="0" w:color="auto"/>
          </w:divBdr>
        </w:div>
        <w:div w:id="2053529909">
          <w:marLeft w:val="0"/>
          <w:marRight w:val="0"/>
          <w:marTop w:val="120"/>
          <w:marBottom w:val="0"/>
          <w:divBdr>
            <w:top w:val="none" w:sz="0" w:space="0" w:color="auto"/>
            <w:left w:val="none" w:sz="0" w:space="0" w:color="auto"/>
            <w:bottom w:val="none" w:sz="0" w:space="0" w:color="auto"/>
            <w:right w:val="none" w:sz="0" w:space="0" w:color="auto"/>
          </w:divBdr>
        </w:div>
        <w:div w:id="1631862416">
          <w:marLeft w:val="0"/>
          <w:marRight w:val="0"/>
          <w:marTop w:val="120"/>
          <w:marBottom w:val="0"/>
          <w:divBdr>
            <w:top w:val="none" w:sz="0" w:space="0" w:color="auto"/>
            <w:left w:val="none" w:sz="0" w:space="0" w:color="auto"/>
            <w:bottom w:val="none" w:sz="0" w:space="0" w:color="auto"/>
            <w:right w:val="none" w:sz="0" w:space="0" w:color="auto"/>
          </w:divBdr>
        </w:div>
      </w:divsChild>
    </w:div>
    <w:div w:id="909074979">
      <w:bodyDiv w:val="1"/>
      <w:marLeft w:val="0"/>
      <w:marRight w:val="0"/>
      <w:marTop w:val="0"/>
      <w:marBottom w:val="0"/>
      <w:divBdr>
        <w:top w:val="none" w:sz="0" w:space="0" w:color="auto"/>
        <w:left w:val="none" w:sz="0" w:space="0" w:color="auto"/>
        <w:bottom w:val="none" w:sz="0" w:space="0" w:color="auto"/>
        <w:right w:val="none" w:sz="0" w:space="0" w:color="auto"/>
      </w:divBdr>
      <w:divsChild>
        <w:div w:id="1651012878">
          <w:marLeft w:val="120"/>
          <w:marRight w:val="120"/>
          <w:marTop w:val="120"/>
          <w:marBottom w:val="120"/>
          <w:divBdr>
            <w:top w:val="none" w:sz="0" w:space="0" w:color="auto"/>
            <w:left w:val="none" w:sz="0" w:space="0" w:color="auto"/>
            <w:bottom w:val="none" w:sz="0" w:space="0" w:color="auto"/>
            <w:right w:val="none" w:sz="0" w:space="0" w:color="auto"/>
          </w:divBdr>
        </w:div>
      </w:divsChild>
    </w:div>
    <w:div w:id="909459927">
      <w:bodyDiv w:val="1"/>
      <w:marLeft w:val="0"/>
      <w:marRight w:val="0"/>
      <w:marTop w:val="0"/>
      <w:marBottom w:val="0"/>
      <w:divBdr>
        <w:top w:val="none" w:sz="0" w:space="0" w:color="auto"/>
        <w:left w:val="none" w:sz="0" w:space="0" w:color="auto"/>
        <w:bottom w:val="none" w:sz="0" w:space="0" w:color="auto"/>
        <w:right w:val="none" w:sz="0" w:space="0" w:color="auto"/>
      </w:divBdr>
      <w:divsChild>
        <w:div w:id="898631715">
          <w:marLeft w:val="0"/>
          <w:marRight w:val="0"/>
          <w:marTop w:val="120"/>
          <w:marBottom w:val="0"/>
          <w:divBdr>
            <w:top w:val="none" w:sz="0" w:space="0" w:color="auto"/>
            <w:left w:val="none" w:sz="0" w:space="0" w:color="auto"/>
            <w:bottom w:val="none" w:sz="0" w:space="0" w:color="auto"/>
            <w:right w:val="none" w:sz="0" w:space="0" w:color="auto"/>
          </w:divBdr>
        </w:div>
        <w:div w:id="560213445">
          <w:marLeft w:val="0"/>
          <w:marRight w:val="0"/>
          <w:marTop w:val="120"/>
          <w:marBottom w:val="0"/>
          <w:divBdr>
            <w:top w:val="none" w:sz="0" w:space="0" w:color="auto"/>
            <w:left w:val="none" w:sz="0" w:space="0" w:color="auto"/>
            <w:bottom w:val="none" w:sz="0" w:space="0" w:color="auto"/>
            <w:right w:val="none" w:sz="0" w:space="0" w:color="auto"/>
          </w:divBdr>
        </w:div>
        <w:div w:id="2133472558">
          <w:marLeft w:val="0"/>
          <w:marRight w:val="0"/>
          <w:marTop w:val="120"/>
          <w:marBottom w:val="0"/>
          <w:divBdr>
            <w:top w:val="none" w:sz="0" w:space="0" w:color="auto"/>
            <w:left w:val="none" w:sz="0" w:space="0" w:color="auto"/>
            <w:bottom w:val="none" w:sz="0" w:space="0" w:color="auto"/>
            <w:right w:val="none" w:sz="0" w:space="0" w:color="auto"/>
          </w:divBdr>
        </w:div>
        <w:div w:id="1151292453">
          <w:marLeft w:val="0"/>
          <w:marRight w:val="0"/>
          <w:marTop w:val="120"/>
          <w:marBottom w:val="0"/>
          <w:divBdr>
            <w:top w:val="none" w:sz="0" w:space="0" w:color="auto"/>
            <w:left w:val="none" w:sz="0" w:space="0" w:color="auto"/>
            <w:bottom w:val="none" w:sz="0" w:space="0" w:color="auto"/>
            <w:right w:val="none" w:sz="0" w:space="0" w:color="auto"/>
          </w:divBdr>
        </w:div>
        <w:div w:id="783689870">
          <w:marLeft w:val="0"/>
          <w:marRight w:val="0"/>
          <w:marTop w:val="120"/>
          <w:marBottom w:val="0"/>
          <w:divBdr>
            <w:top w:val="none" w:sz="0" w:space="0" w:color="auto"/>
            <w:left w:val="none" w:sz="0" w:space="0" w:color="auto"/>
            <w:bottom w:val="none" w:sz="0" w:space="0" w:color="auto"/>
            <w:right w:val="none" w:sz="0" w:space="0" w:color="auto"/>
          </w:divBdr>
        </w:div>
        <w:div w:id="1470903197">
          <w:marLeft w:val="0"/>
          <w:marRight w:val="0"/>
          <w:marTop w:val="120"/>
          <w:marBottom w:val="0"/>
          <w:divBdr>
            <w:top w:val="none" w:sz="0" w:space="0" w:color="auto"/>
            <w:left w:val="none" w:sz="0" w:space="0" w:color="auto"/>
            <w:bottom w:val="none" w:sz="0" w:space="0" w:color="auto"/>
            <w:right w:val="none" w:sz="0" w:space="0" w:color="auto"/>
          </w:divBdr>
        </w:div>
      </w:divsChild>
    </w:div>
    <w:div w:id="919601681">
      <w:bodyDiv w:val="1"/>
      <w:marLeft w:val="0"/>
      <w:marRight w:val="0"/>
      <w:marTop w:val="0"/>
      <w:marBottom w:val="0"/>
      <w:divBdr>
        <w:top w:val="none" w:sz="0" w:space="0" w:color="auto"/>
        <w:left w:val="none" w:sz="0" w:space="0" w:color="auto"/>
        <w:bottom w:val="none" w:sz="0" w:space="0" w:color="auto"/>
        <w:right w:val="none" w:sz="0" w:space="0" w:color="auto"/>
      </w:divBdr>
      <w:divsChild>
        <w:div w:id="161287197">
          <w:marLeft w:val="120"/>
          <w:marRight w:val="120"/>
          <w:marTop w:val="120"/>
          <w:marBottom w:val="120"/>
          <w:divBdr>
            <w:top w:val="none" w:sz="0" w:space="0" w:color="auto"/>
            <w:left w:val="none" w:sz="0" w:space="0" w:color="auto"/>
            <w:bottom w:val="none" w:sz="0" w:space="0" w:color="auto"/>
            <w:right w:val="none" w:sz="0" w:space="0" w:color="auto"/>
          </w:divBdr>
        </w:div>
      </w:divsChild>
    </w:div>
    <w:div w:id="946698946">
      <w:bodyDiv w:val="1"/>
      <w:marLeft w:val="0"/>
      <w:marRight w:val="0"/>
      <w:marTop w:val="0"/>
      <w:marBottom w:val="0"/>
      <w:divBdr>
        <w:top w:val="none" w:sz="0" w:space="0" w:color="auto"/>
        <w:left w:val="none" w:sz="0" w:space="0" w:color="auto"/>
        <w:bottom w:val="none" w:sz="0" w:space="0" w:color="auto"/>
        <w:right w:val="none" w:sz="0" w:space="0" w:color="auto"/>
      </w:divBdr>
      <w:divsChild>
        <w:div w:id="1955938680">
          <w:marLeft w:val="0"/>
          <w:marRight w:val="0"/>
          <w:marTop w:val="120"/>
          <w:marBottom w:val="0"/>
          <w:divBdr>
            <w:top w:val="none" w:sz="0" w:space="0" w:color="auto"/>
            <w:left w:val="none" w:sz="0" w:space="0" w:color="auto"/>
            <w:bottom w:val="none" w:sz="0" w:space="0" w:color="auto"/>
            <w:right w:val="none" w:sz="0" w:space="0" w:color="auto"/>
          </w:divBdr>
        </w:div>
        <w:div w:id="596786761">
          <w:marLeft w:val="0"/>
          <w:marRight w:val="0"/>
          <w:marTop w:val="120"/>
          <w:marBottom w:val="0"/>
          <w:divBdr>
            <w:top w:val="none" w:sz="0" w:space="0" w:color="auto"/>
            <w:left w:val="none" w:sz="0" w:space="0" w:color="auto"/>
            <w:bottom w:val="none" w:sz="0" w:space="0" w:color="auto"/>
            <w:right w:val="none" w:sz="0" w:space="0" w:color="auto"/>
          </w:divBdr>
        </w:div>
        <w:div w:id="346179668">
          <w:marLeft w:val="0"/>
          <w:marRight w:val="0"/>
          <w:marTop w:val="120"/>
          <w:marBottom w:val="0"/>
          <w:divBdr>
            <w:top w:val="none" w:sz="0" w:space="0" w:color="auto"/>
            <w:left w:val="none" w:sz="0" w:space="0" w:color="auto"/>
            <w:bottom w:val="none" w:sz="0" w:space="0" w:color="auto"/>
            <w:right w:val="none" w:sz="0" w:space="0" w:color="auto"/>
          </w:divBdr>
        </w:div>
        <w:div w:id="1588686856">
          <w:marLeft w:val="0"/>
          <w:marRight w:val="0"/>
          <w:marTop w:val="120"/>
          <w:marBottom w:val="0"/>
          <w:divBdr>
            <w:top w:val="none" w:sz="0" w:space="0" w:color="auto"/>
            <w:left w:val="none" w:sz="0" w:space="0" w:color="auto"/>
            <w:bottom w:val="none" w:sz="0" w:space="0" w:color="auto"/>
            <w:right w:val="none" w:sz="0" w:space="0" w:color="auto"/>
          </w:divBdr>
        </w:div>
        <w:div w:id="143856602">
          <w:marLeft w:val="0"/>
          <w:marRight w:val="0"/>
          <w:marTop w:val="120"/>
          <w:marBottom w:val="0"/>
          <w:divBdr>
            <w:top w:val="none" w:sz="0" w:space="0" w:color="auto"/>
            <w:left w:val="none" w:sz="0" w:space="0" w:color="auto"/>
            <w:bottom w:val="none" w:sz="0" w:space="0" w:color="auto"/>
            <w:right w:val="none" w:sz="0" w:space="0" w:color="auto"/>
          </w:divBdr>
        </w:div>
        <w:div w:id="556432560">
          <w:marLeft w:val="0"/>
          <w:marRight w:val="0"/>
          <w:marTop w:val="120"/>
          <w:marBottom w:val="0"/>
          <w:divBdr>
            <w:top w:val="none" w:sz="0" w:space="0" w:color="auto"/>
            <w:left w:val="none" w:sz="0" w:space="0" w:color="auto"/>
            <w:bottom w:val="none" w:sz="0" w:space="0" w:color="auto"/>
            <w:right w:val="none" w:sz="0" w:space="0" w:color="auto"/>
          </w:divBdr>
        </w:div>
        <w:div w:id="663968532">
          <w:marLeft w:val="0"/>
          <w:marRight w:val="0"/>
          <w:marTop w:val="120"/>
          <w:marBottom w:val="0"/>
          <w:divBdr>
            <w:top w:val="none" w:sz="0" w:space="0" w:color="auto"/>
            <w:left w:val="none" w:sz="0" w:space="0" w:color="auto"/>
            <w:bottom w:val="none" w:sz="0" w:space="0" w:color="auto"/>
            <w:right w:val="none" w:sz="0" w:space="0" w:color="auto"/>
          </w:divBdr>
        </w:div>
        <w:div w:id="932861944">
          <w:marLeft w:val="0"/>
          <w:marRight w:val="0"/>
          <w:marTop w:val="120"/>
          <w:marBottom w:val="0"/>
          <w:divBdr>
            <w:top w:val="none" w:sz="0" w:space="0" w:color="auto"/>
            <w:left w:val="none" w:sz="0" w:space="0" w:color="auto"/>
            <w:bottom w:val="none" w:sz="0" w:space="0" w:color="auto"/>
            <w:right w:val="none" w:sz="0" w:space="0" w:color="auto"/>
          </w:divBdr>
        </w:div>
        <w:div w:id="1422947866">
          <w:marLeft w:val="0"/>
          <w:marRight w:val="0"/>
          <w:marTop w:val="120"/>
          <w:marBottom w:val="0"/>
          <w:divBdr>
            <w:top w:val="none" w:sz="0" w:space="0" w:color="auto"/>
            <w:left w:val="none" w:sz="0" w:space="0" w:color="auto"/>
            <w:bottom w:val="none" w:sz="0" w:space="0" w:color="auto"/>
            <w:right w:val="none" w:sz="0" w:space="0" w:color="auto"/>
          </w:divBdr>
        </w:div>
        <w:div w:id="1999570776">
          <w:marLeft w:val="0"/>
          <w:marRight w:val="0"/>
          <w:marTop w:val="120"/>
          <w:marBottom w:val="0"/>
          <w:divBdr>
            <w:top w:val="none" w:sz="0" w:space="0" w:color="auto"/>
            <w:left w:val="none" w:sz="0" w:space="0" w:color="auto"/>
            <w:bottom w:val="none" w:sz="0" w:space="0" w:color="auto"/>
            <w:right w:val="none" w:sz="0" w:space="0" w:color="auto"/>
          </w:divBdr>
        </w:div>
      </w:divsChild>
    </w:div>
    <w:div w:id="1156068260">
      <w:bodyDiv w:val="1"/>
      <w:marLeft w:val="0"/>
      <w:marRight w:val="0"/>
      <w:marTop w:val="0"/>
      <w:marBottom w:val="0"/>
      <w:divBdr>
        <w:top w:val="none" w:sz="0" w:space="0" w:color="auto"/>
        <w:left w:val="none" w:sz="0" w:space="0" w:color="auto"/>
        <w:bottom w:val="none" w:sz="0" w:space="0" w:color="auto"/>
        <w:right w:val="none" w:sz="0" w:space="0" w:color="auto"/>
      </w:divBdr>
      <w:divsChild>
        <w:div w:id="384137448">
          <w:marLeft w:val="0"/>
          <w:marRight w:val="0"/>
          <w:marTop w:val="120"/>
          <w:marBottom w:val="0"/>
          <w:divBdr>
            <w:top w:val="none" w:sz="0" w:space="0" w:color="auto"/>
            <w:left w:val="none" w:sz="0" w:space="0" w:color="auto"/>
            <w:bottom w:val="none" w:sz="0" w:space="0" w:color="auto"/>
            <w:right w:val="none" w:sz="0" w:space="0" w:color="auto"/>
          </w:divBdr>
        </w:div>
        <w:div w:id="2042121682">
          <w:marLeft w:val="0"/>
          <w:marRight w:val="0"/>
          <w:marTop w:val="120"/>
          <w:marBottom w:val="0"/>
          <w:divBdr>
            <w:top w:val="none" w:sz="0" w:space="0" w:color="auto"/>
            <w:left w:val="none" w:sz="0" w:space="0" w:color="auto"/>
            <w:bottom w:val="none" w:sz="0" w:space="0" w:color="auto"/>
            <w:right w:val="none" w:sz="0" w:space="0" w:color="auto"/>
          </w:divBdr>
        </w:div>
        <w:div w:id="29457462">
          <w:marLeft w:val="0"/>
          <w:marRight w:val="0"/>
          <w:marTop w:val="120"/>
          <w:marBottom w:val="0"/>
          <w:divBdr>
            <w:top w:val="none" w:sz="0" w:space="0" w:color="auto"/>
            <w:left w:val="none" w:sz="0" w:space="0" w:color="auto"/>
            <w:bottom w:val="none" w:sz="0" w:space="0" w:color="auto"/>
            <w:right w:val="none" w:sz="0" w:space="0" w:color="auto"/>
          </w:divBdr>
        </w:div>
        <w:div w:id="1037391780">
          <w:marLeft w:val="0"/>
          <w:marRight w:val="0"/>
          <w:marTop w:val="120"/>
          <w:marBottom w:val="0"/>
          <w:divBdr>
            <w:top w:val="none" w:sz="0" w:space="0" w:color="auto"/>
            <w:left w:val="none" w:sz="0" w:space="0" w:color="auto"/>
            <w:bottom w:val="none" w:sz="0" w:space="0" w:color="auto"/>
            <w:right w:val="none" w:sz="0" w:space="0" w:color="auto"/>
          </w:divBdr>
        </w:div>
        <w:div w:id="1239483915">
          <w:marLeft w:val="0"/>
          <w:marRight w:val="0"/>
          <w:marTop w:val="120"/>
          <w:marBottom w:val="0"/>
          <w:divBdr>
            <w:top w:val="none" w:sz="0" w:space="0" w:color="auto"/>
            <w:left w:val="none" w:sz="0" w:space="0" w:color="auto"/>
            <w:bottom w:val="none" w:sz="0" w:space="0" w:color="auto"/>
            <w:right w:val="none" w:sz="0" w:space="0" w:color="auto"/>
          </w:divBdr>
        </w:div>
        <w:div w:id="1665549438">
          <w:marLeft w:val="0"/>
          <w:marRight w:val="0"/>
          <w:marTop w:val="120"/>
          <w:marBottom w:val="0"/>
          <w:divBdr>
            <w:top w:val="none" w:sz="0" w:space="0" w:color="auto"/>
            <w:left w:val="none" w:sz="0" w:space="0" w:color="auto"/>
            <w:bottom w:val="none" w:sz="0" w:space="0" w:color="auto"/>
            <w:right w:val="none" w:sz="0" w:space="0" w:color="auto"/>
          </w:divBdr>
        </w:div>
        <w:div w:id="659968473">
          <w:marLeft w:val="0"/>
          <w:marRight w:val="0"/>
          <w:marTop w:val="120"/>
          <w:marBottom w:val="0"/>
          <w:divBdr>
            <w:top w:val="none" w:sz="0" w:space="0" w:color="auto"/>
            <w:left w:val="none" w:sz="0" w:space="0" w:color="auto"/>
            <w:bottom w:val="none" w:sz="0" w:space="0" w:color="auto"/>
            <w:right w:val="none" w:sz="0" w:space="0" w:color="auto"/>
          </w:divBdr>
        </w:div>
        <w:div w:id="445125502">
          <w:marLeft w:val="0"/>
          <w:marRight w:val="0"/>
          <w:marTop w:val="120"/>
          <w:marBottom w:val="0"/>
          <w:divBdr>
            <w:top w:val="none" w:sz="0" w:space="0" w:color="auto"/>
            <w:left w:val="none" w:sz="0" w:space="0" w:color="auto"/>
            <w:bottom w:val="none" w:sz="0" w:space="0" w:color="auto"/>
            <w:right w:val="none" w:sz="0" w:space="0" w:color="auto"/>
          </w:divBdr>
        </w:div>
      </w:divsChild>
    </w:div>
    <w:div w:id="1233470927">
      <w:bodyDiv w:val="1"/>
      <w:marLeft w:val="0"/>
      <w:marRight w:val="0"/>
      <w:marTop w:val="0"/>
      <w:marBottom w:val="0"/>
      <w:divBdr>
        <w:top w:val="none" w:sz="0" w:space="0" w:color="auto"/>
        <w:left w:val="none" w:sz="0" w:space="0" w:color="auto"/>
        <w:bottom w:val="none" w:sz="0" w:space="0" w:color="auto"/>
        <w:right w:val="none" w:sz="0" w:space="0" w:color="auto"/>
      </w:divBdr>
      <w:divsChild>
        <w:div w:id="1319578711">
          <w:marLeft w:val="0"/>
          <w:marRight w:val="0"/>
          <w:marTop w:val="120"/>
          <w:marBottom w:val="0"/>
          <w:divBdr>
            <w:top w:val="none" w:sz="0" w:space="0" w:color="auto"/>
            <w:left w:val="none" w:sz="0" w:space="0" w:color="auto"/>
            <w:bottom w:val="none" w:sz="0" w:space="0" w:color="auto"/>
            <w:right w:val="none" w:sz="0" w:space="0" w:color="auto"/>
          </w:divBdr>
        </w:div>
        <w:div w:id="412122662">
          <w:marLeft w:val="0"/>
          <w:marRight w:val="0"/>
          <w:marTop w:val="120"/>
          <w:marBottom w:val="0"/>
          <w:divBdr>
            <w:top w:val="none" w:sz="0" w:space="0" w:color="auto"/>
            <w:left w:val="none" w:sz="0" w:space="0" w:color="auto"/>
            <w:bottom w:val="none" w:sz="0" w:space="0" w:color="auto"/>
            <w:right w:val="none" w:sz="0" w:space="0" w:color="auto"/>
          </w:divBdr>
        </w:div>
        <w:div w:id="943800809">
          <w:marLeft w:val="0"/>
          <w:marRight w:val="0"/>
          <w:marTop w:val="120"/>
          <w:marBottom w:val="0"/>
          <w:divBdr>
            <w:top w:val="none" w:sz="0" w:space="0" w:color="auto"/>
            <w:left w:val="none" w:sz="0" w:space="0" w:color="auto"/>
            <w:bottom w:val="none" w:sz="0" w:space="0" w:color="auto"/>
            <w:right w:val="none" w:sz="0" w:space="0" w:color="auto"/>
          </w:divBdr>
        </w:div>
        <w:div w:id="603221427">
          <w:marLeft w:val="0"/>
          <w:marRight w:val="0"/>
          <w:marTop w:val="120"/>
          <w:marBottom w:val="0"/>
          <w:divBdr>
            <w:top w:val="none" w:sz="0" w:space="0" w:color="auto"/>
            <w:left w:val="none" w:sz="0" w:space="0" w:color="auto"/>
            <w:bottom w:val="none" w:sz="0" w:space="0" w:color="auto"/>
            <w:right w:val="none" w:sz="0" w:space="0" w:color="auto"/>
          </w:divBdr>
        </w:div>
        <w:div w:id="100805405">
          <w:marLeft w:val="0"/>
          <w:marRight w:val="0"/>
          <w:marTop w:val="120"/>
          <w:marBottom w:val="0"/>
          <w:divBdr>
            <w:top w:val="none" w:sz="0" w:space="0" w:color="auto"/>
            <w:left w:val="none" w:sz="0" w:space="0" w:color="auto"/>
            <w:bottom w:val="none" w:sz="0" w:space="0" w:color="auto"/>
            <w:right w:val="none" w:sz="0" w:space="0" w:color="auto"/>
          </w:divBdr>
        </w:div>
        <w:div w:id="280039549">
          <w:marLeft w:val="0"/>
          <w:marRight w:val="0"/>
          <w:marTop w:val="120"/>
          <w:marBottom w:val="0"/>
          <w:divBdr>
            <w:top w:val="none" w:sz="0" w:space="0" w:color="auto"/>
            <w:left w:val="none" w:sz="0" w:space="0" w:color="auto"/>
            <w:bottom w:val="none" w:sz="0" w:space="0" w:color="auto"/>
            <w:right w:val="none" w:sz="0" w:space="0" w:color="auto"/>
          </w:divBdr>
        </w:div>
        <w:div w:id="287903731">
          <w:marLeft w:val="0"/>
          <w:marRight w:val="0"/>
          <w:marTop w:val="120"/>
          <w:marBottom w:val="0"/>
          <w:divBdr>
            <w:top w:val="none" w:sz="0" w:space="0" w:color="auto"/>
            <w:left w:val="none" w:sz="0" w:space="0" w:color="auto"/>
            <w:bottom w:val="none" w:sz="0" w:space="0" w:color="auto"/>
            <w:right w:val="none" w:sz="0" w:space="0" w:color="auto"/>
          </w:divBdr>
        </w:div>
        <w:div w:id="1867790659">
          <w:marLeft w:val="0"/>
          <w:marRight w:val="0"/>
          <w:marTop w:val="120"/>
          <w:marBottom w:val="0"/>
          <w:divBdr>
            <w:top w:val="none" w:sz="0" w:space="0" w:color="auto"/>
            <w:left w:val="none" w:sz="0" w:space="0" w:color="auto"/>
            <w:bottom w:val="none" w:sz="0" w:space="0" w:color="auto"/>
            <w:right w:val="none" w:sz="0" w:space="0" w:color="auto"/>
          </w:divBdr>
        </w:div>
      </w:divsChild>
    </w:div>
    <w:div w:id="1250965824">
      <w:bodyDiv w:val="1"/>
      <w:marLeft w:val="0"/>
      <w:marRight w:val="0"/>
      <w:marTop w:val="0"/>
      <w:marBottom w:val="0"/>
      <w:divBdr>
        <w:top w:val="none" w:sz="0" w:space="0" w:color="auto"/>
        <w:left w:val="none" w:sz="0" w:space="0" w:color="auto"/>
        <w:bottom w:val="none" w:sz="0" w:space="0" w:color="auto"/>
        <w:right w:val="none" w:sz="0" w:space="0" w:color="auto"/>
      </w:divBdr>
      <w:divsChild>
        <w:div w:id="1237476865">
          <w:marLeft w:val="120"/>
          <w:marRight w:val="120"/>
          <w:marTop w:val="120"/>
          <w:marBottom w:val="120"/>
          <w:divBdr>
            <w:top w:val="none" w:sz="0" w:space="0" w:color="auto"/>
            <w:left w:val="none" w:sz="0" w:space="0" w:color="auto"/>
            <w:bottom w:val="none" w:sz="0" w:space="0" w:color="auto"/>
            <w:right w:val="none" w:sz="0" w:space="0" w:color="auto"/>
          </w:divBdr>
        </w:div>
      </w:divsChild>
    </w:div>
    <w:div w:id="1330131530">
      <w:bodyDiv w:val="1"/>
      <w:marLeft w:val="0"/>
      <w:marRight w:val="0"/>
      <w:marTop w:val="0"/>
      <w:marBottom w:val="0"/>
      <w:divBdr>
        <w:top w:val="none" w:sz="0" w:space="0" w:color="auto"/>
        <w:left w:val="none" w:sz="0" w:space="0" w:color="auto"/>
        <w:bottom w:val="none" w:sz="0" w:space="0" w:color="auto"/>
        <w:right w:val="none" w:sz="0" w:space="0" w:color="auto"/>
      </w:divBdr>
      <w:divsChild>
        <w:div w:id="622660864">
          <w:marLeft w:val="120"/>
          <w:marRight w:val="120"/>
          <w:marTop w:val="120"/>
          <w:marBottom w:val="120"/>
          <w:divBdr>
            <w:top w:val="none" w:sz="0" w:space="0" w:color="auto"/>
            <w:left w:val="none" w:sz="0" w:space="0" w:color="auto"/>
            <w:bottom w:val="none" w:sz="0" w:space="0" w:color="auto"/>
            <w:right w:val="none" w:sz="0" w:space="0" w:color="auto"/>
          </w:divBdr>
        </w:div>
      </w:divsChild>
    </w:div>
    <w:div w:id="1414738241">
      <w:bodyDiv w:val="1"/>
      <w:marLeft w:val="0"/>
      <w:marRight w:val="0"/>
      <w:marTop w:val="0"/>
      <w:marBottom w:val="0"/>
      <w:divBdr>
        <w:top w:val="none" w:sz="0" w:space="0" w:color="auto"/>
        <w:left w:val="none" w:sz="0" w:space="0" w:color="auto"/>
        <w:bottom w:val="none" w:sz="0" w:space="0" w:color="auto"/>
        <w:right w:val="none" w:sz="0" w:space="0" w:color="auto"/>
      </w:divBdr>
    </w:div>
    <w:div w:id="1466504968">
      <w:bodyDiv w:val="1"/>
      <w:marLeft w:val="0"/>
      <w:marRight w:val="0"/>
      <w:marTop w:val="0"/>
      <w:marBottom w:val="0"/>
      <w:divBdr>
        <w:top w:val="none" w:sz="0" w:space="0" w:color="auto"/>
        <w:left w:val="none" w:sz="0" w:space="0" w:color="auto"/>
        <w:bottom w:val="none" w:sz="0" w:space="0" w:color="auto"/>
        <w:right w:val="none" w:sz="0" w:space="0" w:color="auto"/>
      </w:divBdr>
      <w:divsChild>
        <w:div w:id="840007301">
          <w:marLeft w:val="120"/>
          <w:marRight w:val="120"/>
          <w:marTop w:val="120"/>
          <w:marBottom w:val="120"/>
          <w:divBdr>
            <w:top w:val="none" w:sz="0" w:space="0" w:color="auto"/>
            <w:left w:val="none" w:sz="0" w:space="0" w:color="auto"/>
            <w:bottom w:val="none" w:sz="0" w:space="0" w:color="auto"/>
            <w:right w:val="none" w:sz="0" w:space="0" w:color="auto"/>
          </w:divBdr>
        </w:div>
      </w:divsChild>
    </w:div>
    <w:div w:id="1485048526">
      <w:bodyDiv w:val="1"/>
      <w:marLeft w:val="0"/>
      <w:marRight w:val="0"/>
      <w:marTop w:val="0"/>
      <w:marBottom w:val="0"/>
      <w:divBdr>
        <w:top w:val="none" w:sz="0" w:space="0" w:color="auto"/>
        <w:left w:val="none" w:sz="0" w:space="0" w:color="auto"/>
        <w:bottom w:val="none" w:sz="0" w:space="0" w:color="auto"/>
        <w:right w:val="none" w:sz="0" w:space="0" w:color="auto"/>
      </w:divBdr>
      <w:divsChild>
        <w:div w:id="11541037">
          <w:marLeft w:val="0"/>
          <w:marRight w:val="0"/>
          <w:marTop w:val="120"/>
          <w:marBottom w:val="0"/>
          <w:divBdr>
            <w:top w:val="none" w:sz="0" w:space="0" w:color="auto"/>
            <w:left w:val="none" w:sz="0" w:space="0" w:color="auto"/>
            <w:bottom w:val="none" w:sz="0" w:space="0" w:color="auto"/>
            <w:right w:val="none" w:sz="0" w:space="0" w:color="auto"/>
          </w:divBdr>
        </w:div>
        <w:div w:id="1167406590">
          <w:marLeft w:val="0"/>
          <w:marRight w:val="0"/>
          <w:marTop w:val="120"/>
          <w:marBottom w:val="0"/>
          <w:divBdr>
            <w:top w:val="none" w:sz="0" w:space="0" w:color="auto"/>
            <w:left w:val="none" w:sz="0" w:space="0" w:color="auto"/>
            <w:bottom w:val="none" w:sz="0" w:space="0" w:color="auto"/>
            <w:right w:val="none" w:sz="0" w:space="0" w:color="auto"/>
          </w:divBdr>
        </w:div>
        <w:div w:id="1974141420">
          <w:marLeft w:val="0"/>
          <w:marRight w:val="0"/>
          <w:marTop w:val="120"/>
          <w:marBottom w:val="0"/>
          <w:divBdr>
            <w:top w:val="none" w:sz="0" w:space="0" w:color="auto"/>
            <w:left w:val="none" w:sz="0" w:space="0" w:color="auto"/>
            <w:bottom w:val="none" w:sz="0" w:space="0" w:color="auto"/>
            <w:right w:val="none" w:sz="0" w:space="0" w:color="auto"/>
          </w:divBdr>
        </w:div>
        <w:div w:id="968781702">
          <w:marLeft w:val="0"/>
          <w:marRight w:val="0"/>
          <w:marTop w:val="120"/>
          <w:marBottom w:val="0"/>
          <w:divBdr>
            <w:top w:val="none" w:sz="0" w:space="0" w:color="auto"/>
            <w:left w:val="none" w:sz="0" w:space="0" w:color="auto"/>
            <w:bottom w:val="none" w:sz="0" w:space="0" w:color="auto"/>
            <w:right w:val="none" w:sz="0" w:space="0" w:color="auto"/>
          </w:divBdr>
        </w:div>
        <w:div w:id="562762173">
          <w:marLeft w:val="0"/>
          <w:marRight w:val="0"/>
          <w:marTop w:val="120"/>
          <w:marBottom w:val="0"/>
          <w:divBdr>
            <w:top w:val="none" w:sz="0" w:space="0" w:color="auto"/>
            <w:left w:val="none" w:sz="0" w:space="0" w:color="auto"/>
            <w:bottom w:val="none" w:sz="0" w:space="0" w:color="auto"/>
            <w:right w:val="none" w:sz="0" w:space="0" w:color="auto"/>
          </w:divBdr>
        </w:div>
        <w:div w:id="231622084">
          <w:marLeft w:val="0"/>
          <w:marRight w:val="0"/>
          <w:marTop w:val="120"/>
          <w:marBottom w:val="0"/>
          <w:divBdr>
            <w:top w:val="none" w:sz="0" w:space="0" w:color="auto"/>
            <w:left w:val="none" w:sz="0" w:space="0" w:color="auto"/>
            <w:bottom w:val="none" w:sz="0" w:space="0" w:color="auto"/>
            <w:right w:val="none" w:sz="0" w:space="0" w:color="auto"/>
          </w:divBdr>
        </w:div>
        <w:div w:id="2064021372">
          <w:marLeft w:val="0"/>
          <w:marRight w:val="0"/>
          <w:marTop w:val="120"/>
          <w:marBottom w:val="0"/>
          <w:divBdr>
            <w:top w:val="none" w:sz="0" w:space="0" w:color="auto"/>
            <w:left w:val="none" w:sz="0" w:space="0" w:color="auto"/>
            <w:bottom w:val="none" w:sz="0" w:space="0" w:color="auto"/>
            <w:right w:val="none" w:sz="0" w:space="0" w:color="auto"/>
          </w:divBdr>
        </w:div>
        <w:div w:id="159390859">
          <w:marLeft w:val="0"/>
          <w:marRight w:val="0"/>
          <w:marTop w:val="120"/>
          <w:marBottom w:val="0"/>
          <w:divBdr>
            <w:top w:val="none" w:sz="0" w:space="0" w:color="auto"/>
            <w:left w:val="none" w:sz="0" w:space="0" w:color="auto"/>
            <w:bottom w:val="none" w:sz="0" w:space="0" w:color="auto"/>
            <w:right w:val="none" w:sz="0" w:space="0" w:color="auto"/>
          </w:divBdr>
        </w:div>
        <w:div w:id="502091301">
          <w:marLeft w:val="0"/>
          <w:marRight w:val="0"/>
          <w:marTop w:val="120"/>
          <w:marBottom w:val="0"/>
          <w:divBdr>
            <w:top w:val="none" w:sz="0" w:space="0" w:color="auto"/>
            <w:left w:val="none" w:sz="0" w:space="0" w:color="auto"/>
            <w:bottom w:val="none" w:sz="0" w:space="0" w:color="auto"/>
            <w:right w:val="none" w:sz="0" w:space="0" w:color="auto"/>
          </w:divBdr>
        </w:div>
        <w:div w:id="196746483">
          <w:marLeft w:val="0"/>
          <w:marRight w:val="0"/>
          <w:marTop w:val="120"/>
          <w:marBottom w:val="0"/>
          <w:divBdr>
            <w:top w:val="none" w:sz="0" w:space="0" w:color="auto"/>
            <w:left w:val="none" w:sz="0" w:space="0" w:color="auto"/>
            <w:bottom w:val="none" w:sz="0" w:space="0" w:color="auto"/>
            <w:right w:val="none" w:sz="0" w:space="0" w:color="auto"/>
          </w:divBdr>
        </w:div>
        <w:div w:id="838277413">
          <w:marLeft w:val="0"/>
          <w:marRight w:val="0"/>
          <w:marTop w:val="120"/>
          <w:marBottom w:val="0"/>
          <w:divBdr>
            <w:top w:val="none" w:sz="0" w:space="0" w:color="auto"/>
            <w:left w:val="none" w:sz="0" w:space="0" w:color="auto"/>
            <w:bottom w:val="none" w:sz="0" w:space="0" w:color="auto"/>
            <w:right w:val="none" w:sz="0" w:space="0" w:color="auto"/>
          </w:divBdr>
        </w:div>
        <w:div w:id="586040645">
          <w:marLeft w:val="0"/>
          <w:marRight w:val="0"/>
          <w:marTop w:val="120"/>
          <w:marBottom w:val="0"/>
          <w:divBdr>
            <w:top w:val="none" w:sz="0" w:space="0" w:color="auto"/>
            <w:left w:val="none" w:sz="0" w:space="0" w:color="auto"/>
            <w:bottom w:val="none" w:sz="0" w:space="0" w:color="auto"/>
            <w:right w:val="none" w:sz="0" w:space="0" w:color="auto"/>
          </w:divBdr>
        </w:div>
        <w:div w:id="2101678341">
          <w:marLeft w:val="0"/>
          <w:marRight w:val="0"/>
          <w:marTop w:val="120"/>
          <w:marBottom w:val="0"/>
          <w:divBdr>
            <w:top w:val="none" w:sz="0" w:space="0" w:color="auto"/>
            <w:left w:val="none" w:sz="0" w:space="0" w:color="auto"/>
            <w:bottom w:val="none" w:sz="0" w:space="0" w:color="auto"/>
            <w:right w:val="none" w:sz="0" w:space="0" w:color="auto"/>
          </w:divBdr>
        </w:div>
        <w:div w:id="2039886019">
          <w:marLeft w:val="0"/>
          <w:marRight w:val="0"/>
          <w:marTop w:val="120"/>
          <w:marBottom w:val="0"/>
          <w:divBdr>
            <w:top w:val="none" w:sz="0" w:space="0" w:color="auto"/>
            <w:left w:val="none" w:sz="0" w:space="0" w:color="auto"/>
            <w:bottom w:val="none" w:sz="0" w:space="0" w:color="auto"/>
            <w:right w:val="none" w:sz="0" w:space="0" w:color="auto"/>
          </w:divBdr>
        </w:div>
        <w:div w:id="741483818">
          <w:marLeft w:val="0"/>
          <w:marRight w:val="0"/>
          <w:marTop w:val="120"/>
          <w:marBottom w:val="0"/>
          <w:divBdr>
            <w:top w:val="none" w:sz="0" w:space="0" w:color="auto"/>
            <w:left w:val="none" w:sz="0" w:space="0" w:color="auto"/>
            <w:bottom w:val="none" w:sz="0" w:space="0" w:color="auto"/>
            <w:right w:val="none" w:sz="0" w:space="0" w:color="auto"/>
          </w:divBdr>
        </w:div>
        <w:div w:id="1325014162">
          <w:marLeft w:val="0"/>
          <w:marRight w:val="0"/>
          <w:marTop w:val="120"/>
          <w:marBottom w:val="0"/>
          <w:divBdr>
            <w:top w:val="none" w:sz="0" w:space="0" w:color="auto"/>
            <w:left w:val="none" w:sz="0" w:space="0" w:color="auto"/>
            <w:bottom w:val="none" w:sz="0" w:space="0" w:color="auto"/>
            <w:right w:val="none" w:sz="0" w:space="0" w:color="auto"/>
          </w:divBdr>
        </w:div>
        <w:div w:id="376510117">
          <w:marLeft w:val="0"/>
          <w:marRight w:val="0"/>
          <w:marTop w:val="120"/>
          <w:marBottom w:val="0"/>
          <w:divBdr>
            <w:top w:val="none" w:sz="0" w:space="0" w:color="auto"/>
            <w:left w:val="none" w:sz="0" w:space="0" w:color="auto"/>
            <w:bottom w:val="none" w:sz="0" w:space="0" w:color="auto"/>
            <w:right w:val="none" w:sz="0" w:space="0" w:color="auto"/>
          </w:divBdr>
        </w:div>
        <w:div w:id="1074083363">
          <w:marLeft w:val="0"/>
          <w:marRight w:val="0"/>
          <w:marTop w:val="120"/>
          <w:marBottom w:val="0"/>
          <w:divBdr>
            <w:top w:val="none" w:sz="0" w:space="0" w:color="auto"/>
            <w:left w:val="none" w:sz="0" w:space="0" w:color="auto"/>
            <w:bottom w:val="none" w:sz="0" w:space="0" w:color="auto"/>
            <w:right w:val="none" w:sz="0" w:space="0" w:color="auto"/>
          </w:divBdr>
        </w:div>
        <w:div w:id="1877504593">
          <w:marLeft w:val="0"/>
          <w:marRight w:val="0"/>
          <w:marTop w:val="120"/>
          <w:marBottom w:val="0"/>
          <w:divBdr>
            <w:top w:val="none" w:sz="0" w:space="0" w:color="auto"/>
            <w:left w:val="none" w:sz="0" w:space="0" w:color="auto"/>
            <w:bottom w:val="none" w:sz="0" w:space="0" w:color="auto"/>
            <w:right w:val="none" w:sz="0" w:space="0" w:color="auto"/>
          </w:divBdr>
        </w:div>
        <w:div w:id="960109380">
          <w:marLeft w:val="0"/>
          <w:marRight w:val="0"/>
          <w:marTop w:val="120"/>
          <w:marBottom w:val="0"/>
          <w:divBdr>
            <w:top w:val="none" w:sz="0" w:space="0" w:color="auto"/>
            <w:left w:val="none" w:sz="0" w:space="0" w:color="auto"/>
            <w:bottom w:val="none" w:sz="0" w:space="0" w:color="auto"/>
            <w:right w:val="none" w:sz="0" w:space="0" w:color="auto"/>
          </w:divBdr>
        </w:div>
        <w:div w:id="364525691">
          <w:marLeft w:val="0"/>
          <w:marRight w:val="0"/>
          <w:marTop w:val="120"/>
          <w:marBottom w:val="0"/>
          <w:divBdr>
            <w:top w:val="none" w:sz="0" w:space="0" w:color="auto"/>
            <w:left w:val="none" w:sz="0" w:space="0" w:color="auto"/>
            <w:bottom w:val="none" w:sz="0" w:space="0" w:color="auto"/>
            <w:right w:val="none" w:sz="0" w:space="0" w:color="auto"/>
          </w:divBdr>
        </w:div>
        <w:div w:id="1829783522">
          <w:marLeft w:val="0"/>
          <w:marRight w:val="0"/>
          <w:marTop w:val="120"/>
          <w:marBottom w:val="0"/>
          <w:divBdr>
            <w:top w:val="none" w:sz="0" w:space="0" w:color="auto"/>
            <w:left w:val="none" w:sz="0" w:space="0" w:color="auto"/>
            <w:bottom w:val="none" w:sz="0" w:space="0" w:color="auto"/>
            <w:right w:val="none" w:sz="0" w:space="0" w:color="auto"/>
          </w:divBdr>
        </w:div>
      </w:divsChild>
    </w:div>
    <w:div w:id="1497645276">
      <w:bodyDiv w:val="1"/>
      <w:marLeft w:val="0"/>
      <w:marRight w:val="0"/>
      <w:marTop w:val="0"/>
      <w:marBottom w:val="0"/>
      <w:divBdr>
        <w:top w:val="none" w:sz="0" w:space="0" w:color="auto"/>
        <w:left w:val="none" w:sz="0" w:space="0" w:color="auto"/>
        <w:bottom w:val="none" w:sz="0" w:space="0" w:color="auto"/>
        <w:right w:val="none" w:sz="0" w:space="0" w:color="auto"/>
      </w:divBdr>
      <w:divsChild>
        <w:div w:id="590896216">
          <w:marLeft w:val="0"/>
          <w:marRight w:val="0"/>
          <w:marTop w:val="120"/>
          <w:marBottom w:val="0"/>
          <w:divBdr>
            <w:top w:val="none" w:sz="0" w:space="0" w:color="auto"/>
            <w:left w:val="none" w:sz="0" w:space="0" w:color="auto"/>
            <w:bottom w:val="none" w:sz="0" w:space="0" w:color="auto"/>
            <w:right w:val="none" w:sz="0" w:space="0" w:color="auto"/>
          </w:divBdr>
        </w:div>
        <w:div w:id="1212615172">
          <w:marLeft w:val="0"/>
          <w:marRight w:val="0"/>
          <w:marTop w:val="120"/>
          <w:marBottom w:val="0"/>
          <w:divBdr>
            <w:top w:val="none" w:sz="0" w:space="0" w:color="auto"/>
            <w:left w:val="none" w:sz="0" w:space="0" w:color="auto"/>
            <w:bottom w:val="none" w:sz="0" w:space="0" w:color="auto"/>
            <w:right w:val="none" w:sz="0" w:space="0" w:color="auto"/>
          </w:divBdr>
        </w:div>
        <w:div w:id="1343894415">
          <w:marLeft w:val="0"/>
          <w:marRight w:val="0"/>
          <w:marTop w:val="120"/>
          <w:marBottom w:val="0"/>
          <w:divBdr>
            <w:top w:val="none" w:sz="0" w:space="0" w:color="auto"/>
            <w:left w:val="none" w:sz="0" w:space="0" w:color="auto"/>
            <w:bottom w:val="none" w:sz="0" w:space="0" w:color="auto"/>
            <w:right w:val="none" w:sz="0" w:space="0" w:color="auto"/>
          </w:divBdr>
        </w:div>
        <w:div w:id="230894529">
          <w:marLeft w:val="0"/>
          <w:marRight w:val="0"/>
          <w:marTop w:val="120"/>
          <w:marBottom w:val="0"/>
          <w:divBdr>
            <w:top w:val="none" w:sz="0" w:space="0" w:color="auto"/>
            <w:left w:val="none" w:sz="0" w:space="0" w:color="auto"/>
            <w:bottom w:val="none" w:sz="0" w:space="0" w:color="auto"/>
            <w:right w:val="none" w:sz="0" w:space="0" w:color="auto"/>
          </w:divBdr>
        </w:div>
        <w:div w:id="620694063">
          <w:marLeft w:val="0"/>
          <w:marRight w:val="0"/>
          <w:marTop w:val="120"/>
          <w:marBottom w:val="0"/>
          <w:divBdr>
            <w:top w:val="none" w:sz="0" w:space="0" w:color="auto"/>
            <w:left w:val="none" w:sz="0" w:space="0" w:color="auto"/>
            <w:bottom w:val="none" w:sz="0" w:space="0" w:color="auto"/>
            <w:right w:val="none" w:sz="0" w:space="0" w:color="auto"/>
          </w:divBdr>
        </w:div>
        <w:div w:id="916280637">
          <w:marLeft w:val="0"/>
          <w:marRight w:val="0"/>
          <w:marTop w:val="120"/>
          <w:marBottom w:val="0"/>
          <w:divBdr>
            <w:top w:val="none" w:sz="0" w:space="0" w:color="auto"/>
            <w:left w:val="none" w:sz="0" w:space="0" w:color="auto"/>
            <w:bottom w:val="none" w:sz="0" w:space="0" w:color="auto"/>
            <w:right w:val="none" w:sz="0" w:space="0" w:color="auto"/>
          </w:divBdr>
        </w:div>
        <w:div w:id="893127385">
          <w:marLeft w:val="0"/>
          <w:marRight w:val="0"/>
          <w:marTop w:val="120"/>
          <w:marBottom w:val="0"/>
          <w:divBdr>
            <w:top w:val="none" w:sz="0" w:space="0" w:color="auto"/>
            <w:left w:val="none" w:sz="0" w:space="0" w:color="auto"/>
            <w:bottom w:val="none" w:sz="0" w:space="0" w:color="auto"/>
            <w:right w:val="none" w:sz="0" w:space="0" w:color="auto"/>
          </w:divBdr>
        </w:div>
        <w:div w:id="527108498">
          <w:marLeft w:val="0"/>
          <w:marRight w:val="0"/>
          <w:marTop w:val="120"/>
          <w:marBottom w:val="0"/>
          <w:divBdr>
            <w:top w:val="none" w:sz="0" w:space="0" w:color="auto"/>
            <w:left w:val="none" w:sz="0" w:space="0" w:color="auto"/>
            <w:bottom w:val="none" w:sz="0" w:space="0" w:color="auto"/>
            <w:right w:val="none" w:sz="0" w:space="0" w:color="auto"/>
          </w:divBdr>
        </w:div>
        <w:div w:id="616255302">
          <w:marLeft w:val="0"/>
          <w:marRight w:val="0"/>
          <w:marTop w:val="120"/>
          <w:marBottom w:val="0"/>
          <w:divBdr>
            <w:top w:val="none" w:sz="0" w:space="0" w:color="auto"/>
            <w:left w:val="none" w:sz="0" w:space="0" w:color="auto"/>
            <w:bottom w:val="none" w:sz="0" w:space="0" w:color="auto"/>
            <w:right w:val="none" w:sz="0" w:space="0" w:color="auto"/>
          </w:divBdr>
        </w:div>
        <w:div w:id="1044989599">
          <w:marLeft w:val="0"/>
          <w:marRight w:val="0"/>
          <w:marTop w:val="120"/>
          <w:marBottom w:val="0"/>
          <w:divBdr>
            <w:top w:val="none" w:sz="0" w:space="0" w:color="auto"/>
            <w:left w:val="none" w:sz="0" w:space="0" w:color="auto"/>
            <w:bottom w:val="none" w:sz="0" w:space="0" w:color="auto"/>
            <w:right w:val="none" w:sz="0" w:space="0" w:color="auto"/>
          </w:divBdr>
        </w:div>
        <w:div w:id="1485196218">
          <w:marLeft w:val="0"/>
          <w:marRight w:val="0"/>
          <w:marTop w:val="120"/>
          <w:marBottom w:val="0"/>
          <w:divBdr>
            <w:top w:val="none" w:sz="0" w:space="0" w:color="auto"/>
            <w:left w:val="none" w:sz="0" w:space="0" w:color="auto"/>
            <w:bottom w:val="none" w:sz="0" w:space="0" w:color="auto"/>
            <w:right w:val="none" w:sz="0" w:space="0" w:color="auto"/>
          </w:divBdr>
        </w:div>
        <w:div w:id="1054352433">
          <w:marLeft w:val="0"/>
          <w:marRight w:val="0"/>
          <w:marTop w:val="120"/>
          <w:marBottom w:val="0"/>
          <w:divBdr>
            <w:top w:val="none" w:sz="0" w:space="0" w:color="auto"/>
            <w:left w:val="none" w:sz="0" w:space="0" w:color="auto"/>
            <w:bottom w:val="none" w:sz="0" w:space="0" w:color="auto"/>
            <w:right w:val="none" w:sz="0" w:space="0" w:color="auto"/>
          </w:divBdr>
        </w:div>
        <w:div w:id="151795152">
          <w:marLeft w:val="0"/>
          <w:marRight w:val="0"/>
          <w:marTop w:val="120"/>
          <w:marBottom w:val="0"/>
          <w:divBdr>
            <w:top w:val="none" w:sz="0" w:space="0" w:color="auto"/>
            <w:left w:val="none" w:sz="0" w:space="0" w:color="auto"/>
            <w:bottom w:val="none" w:sz="0" w:space="0" w:color="auto"/>
            <w:right w:val="none" w:sz="0" w:space="0" w:color="auto"/>
          </w:divBdr>
        </w:div>
        <w:div w:id="2069499011">
          <w:marLeft w:val="0"/>
          <w:marRight w:val="0"/>
          <w:marTop w:val="120"/>
          <w:marBottom w:val="0"/>
          <w:divBdr>
            <w:top w:val="none" w:sz="0" w:space="0" w:color="auto"/>
            <w:left w:val="none" w:sz="0" w:space="0" w:color="auto"/>
            <w:bottom w:val="none" w:sz="0" w:space="0" w:color="auto"/>
            <w:right w:val="none" w:sz="0" w:space="0" w:color="auto"/>
          </w:divBdr>
        </w:div>
        <w:div w:id="170997223">
          <w:marLeft w:val="0"/>
          <w:marRight w:val="0"/>
          <w:marTop w:val="120"/>
          <w:marBottom w:val="0"/>
          <w:divBdr>
            <w:top w:val="none" w:sz="0" w:space="0" w:color="auto"/>
            <w:left w:val="none" w:sz="0" w:space="0" w:color="auto"/>
            <w:bottom w:val="none" w:sz="0" w:space="0" w:color="auto"/>
            <w:right w:val="none" w:sz="0" w:space="0" w:color="auto"/>
          </w:divBdr>
        </w:div>
        <w:div w:id="1777599237">
          <w:marLeft w:val="0"/>
          <w:marRight w:val="0"/>
          <w:marTop w:val="120"/>
          <w:marBottom w:val="0"/>
          <w:divBdr>
            <w:top w:val="none" w:sz="0" w:space="0" w:color="auto"/>
            <w:left w:val="none" w:sz="0" w:space="0" w:color="auto"/>
            <w:bottom w:val="none" w:sz="0" w:space="0" w:color="auto"/>
            <w:right w:val="none" w:sz="0" w:space="0" w:color="auto"/>
          </w:divBdr>
        </w:div>
        <w:div w:id="1704011287">
          <w:marLeft w:val="0"/>
          <w:marRight w:val="0"/>
          <w:marTop w:val="120"/>
          <w:marBottom w:val="0"/>
          <w:divBdr>
            <w:top w:val="none" w:sz="0" w:space="0" w:color="auto"/>
            <w:left w:val="none" w:sz="0" w:space="0" w:color="auto"/>
            <w:bottom w:val="none" w:sz="0" w:space="0" w:color="auto"/>
            <w:right w:val="none" w:sz="0" w:space="0" w:color="auto"/>
          </w:divBdr>
        </w:div>
        <w:div w:id="1444108870">
          <w:marLeft w:val="0"/>
          <w:marRight w:val="0"/>
          <w:marTop w:val="120"/>
          <w:marBottom w:val="0"/>
          <w:divBdr>
            <w:top w:val="none" w:sz="0" w:space="0" w:color="auto"/>
            <w:left w:val="none" w:sz="0" w:space="0" w:color="auto"/>
            <w:bottom w:val="none" w:sz="0" w:space="0" w:color="auto"/>
            <w:right w:val="none" w:sz="0" w:space="0" w:color="auto"/>
          </w:divBdr>
        </w:div>
        <w:div w:id="1672567722">
          <w:marLeft w:val="0"/>
          <w:marRight w:val="0"/>
          <w:marTop w:val="120"/>
          <w:marBottom w:val="0"/>
          <w:divBdr>
            <w:top w:val="none" w:sz="0" w:space="0" w:color="auto"/>
            <w:left w:val="none" w:sz="0" w:space="0" w:color="auto"/>
            <w:bottom w:val="none" w:sz="0" w:space="0" w:color="auto"/>
            <w:right w:val="none" w:sz="0" w:space="0" w:color="auto"/>
          </w:divBdr>
        </w:div>
        <w:div w:id="1009793940">
          <w:marLeft w:val="0"/>
          <w:marRight w:val="0"/>
          <w:marTop w:val="120"/>
          <w:marBottom w:val="0"/>
          <w:divBdr>
            <w:top w:val="none" w:sz="0" w:space="0" w:color="auto"/>
            <w:left w:val="none" w:sz="0" w:space="0" w:color="auto"/>
            <w:bottom w:val="none" w:sz="0" w:space="0" w:color="auto"/>
            <w:right w:val="none" w:sz="0" w:space="0" w:color="auto"/>
          </w:divBdr>
        </w:div>
        <w:div w:id="596905843">
          <w:marLeft w:val="0"/>
          <w:marRight w:val="0"/>
          <w:marTop w:val="120"/>
          <w:marBottom w:val="0"/>
          <w:divBdr>
            <w:top w:val="none" w:sz="0" w:space="0" w:color="auto"/>
            <w:left w:val="none" w:sz="0" w:space="0" w:color="auto"/>
            <w:bottom w:val="none" w:sz="0" w:space="0" w:color="auto"/>
            <w:right w:val="none" w:sz="0" w:space="0" w:color="auto"/>
          </w:divBdr>
        </w:div>
        <w:div w:id="863009664">
          <w:marLeft w:val="0"/>
          <w:marRight w:val="0"/>
          <w:marTop w:val="120"/>
          <w:marBottom w:val="0"/>
          <w:divBdr>
            <w:top w:val="none" w:sz="0" w:space="0" w:color="auto"/>
            <w:left w:val="none" w:sz="0" w:space="0" w:color="auto"/>
            <w:bottom w:val="none" w:sz="0" w:space="0" w:color="auto"/>
            <w:right w:val="none" w:sz="0" w:space="0" w:color="auto"/>
          </w:divBdr>
        </w:div>
        <w:div w:id="2111848620">
          <w:marLeft w:val="0"/>
          <w:marRight w:val="0"/>
          <w:marTop w:val="120"/>
          <w:marBottom w:val="0"/>
          <w:divBdr>
            <w:top w:val="none" w:sz="0" w:space="0" w:color="auto"/>
            <w:left w:val="none" w:sz="0" w:space="0" w:color="auto"/>
            <w:bottom w:val="none" w:sz="0" w:space="0" w:color="auto"/>
            <w:right w:val="none" w:sz="0" w:space="0" w:color="auto"/>
          </w:divBdr>
        </w:div>
        <w:div w:id="408893215">
          <w:marLeft w:val="0"/>
          <w:marRight w:val="0"/>
          <w:marTop w:val="120"/>
          <w:marBottom w:val="0"/>
          <w:divBdr>
            <w:top w:val="none" w:sz="0" w:space="0" w:color="auto"/>
            <w:left w:val="none" w:sz="0" w:space="0" w:color="auto"/>
            <w:bottom w:val="none" w:sz="0" w:space="0" w:color="auto"/>
            <w:right w:val="none" w:sz="0" w:space="0" w:color="auto"/>
          </w:divBdr>
        </w:div>
        <w:div w:id="1006712262">
          <w:marLeft w:val="0"/>
          <w:marRight w:val="0"/>
          <w:marTop w:val="120"/>
          <w:marBottom w:val="0"/>
          <w:divBdr>
            <w:top w:val="none" w:sz="0" w:space="0" w:color="auto"/>
            <w:left w:val="none" w:sz="0" w:space="0" w:color="auto"/>
            <w:bottom w:val="none" w:sz="0" w:space="0" w:color="auto"/>
            <w:right w:val="none" w:sz="0" w:space="0" w:color="auto"/>
          </w:divBdr>
        </w:div>
        <w:div w:id="163403315">
          <w:marLeft w:val="0"/>
          <w:marRight w:val="0"/>
          <w:marTop w:val="120"/>
          <w:marBottom w:val="0"/>
          <w:divBdr>
            <w:top w:val="none" w:sz="0" w:space="0" w:color="auto"/>
            <w:left w:val="none" w:sz="0" w:space="0" w:color="auto"/>
            <w:bottom w:val="none" w:sz="0" w:space="0" w:color="auto"/>
            <w:right w:val="none" w:sz="0" w:space="0" w:color="auto"/>
          </w:divBdr>
        </w:div>
        <w:div w:id="1989896307">
          <w:marLeft w:val="0"/>
          <w:marRight w:val="0"/>
          <w:marTop w:val="120"/>
          <w:marBottom w:val="0"/>
          <w:divBdr>
            <w:top w:val="none" w:sz="0" w:space="0" w:color="auto"/>
            <w:left w:val="none" w:sz="0" w:space="0" w:color="auto"/>
            <w:bottom w:val="none" w:sz="0" w:space="0" w:color="auto"/>
            <w:right w:val="none" w:sz="0" w:space="0" w:color="auto"/>
          </w:divBdr>
        </w:div>
        <w:div w:id="759104778">
          <w:marLeft w:val="0"/>
          <w:marRight w:val="0"/>
          <w:marTop w:val="120"/>
          <w:marBottom w:val="0"/>
          <w:divBdr>
            <w:top w:val="none" w:sz="0" w:space="0" w:color="auto"/>
            <w:left w:val="none" w:sz="0" w:space="0" w:color="auto"/>
            <w:bottom w:val="none" w:sz="0" w:space="0" w:color="auto"/>
            <w:right w:val="none" w:sz="0" w:space="0" w:color="auto"/>
          </w:divBdr>
        </w:div>
      </w:divsChild>
    </w:div>
    <w:div w:id="1510438526">
      <w:bodyDiv w:val="1"/>
      <w:marLeft w:val="0"/>
      <w:marRight w:val="0"/>
      <w:marTop w:val="0"/>
      <w:marBottom w:val="0"/>
      <w:divBdr>
        <w:top w:val="none" w:sz="0" w:space="0" w:color="auto"/>
        <w:left w:val="none" w:sz="0" w:space="0" w:color="auto"/>
        <w:bottom w:val="none" w:sz="0" w:space="0" w:color="auto"/>
        <w:right w:val="none" w:sz="0" w:space="0" w:color="auto"/>
      </w:divBdr>
      <w:divsChild>
        <w:div w:id="414784495">
          <w:marLeft w:val="0"/>
          <w:marRight w:val="0"/>
          <w:marTop w:val="120"/>
          <w:marBottom w:val="0"/>
          <w:divBdr>
            <w:top w:val="none" w:sz="0" w:space="0" w:color="auto"/>
            <w:left w:val="none" w:sz="0" w:space="0" w:color="auto"/>
            <w:bottom w:val="none" w:sz="0" w:space="0" w:color="auto"/>
            <w:right w:val="none" w:sz="0" w:space="0" w:color="auto"/>
          </w:divBdr>
        </w:div>
        <w:div w:id="509174226">
          <w:marLeft w:val="0"/>
          <w:marRight w:val="0"/>
          <w:marTop w:val="120"/>
          <w:marBottom w:val="0"/>
          <w:divBdr>
            <w:top w:val="none" w:sz="0" w:space="0" w:color="auto"/>
            <w:left w:val="none" w:sz="0" w:space="0" w:color="auto"/>
            <w:bottom w:val="none" w:sz="0" w:space="0" w:color="auto"/>
            <w:right w:val="none" w:sz="0" w:space="0" w:color="auto"/>
          </w:divBdr>
        </w:div>
        <w:div w:id="1202784101">
          <w:marLeft w:val="0"/>
          <w:marRight w:val="0"/>
          <w:marTop w:val="120"/>
          <w:marBottom w:val="0"/>
          <w:divBdr>
            <w:top w:val="none" w:sz="0" w:space="0" w:color="auto"/>
            <w:left w:val="none" w:sz="0" w:space="0" w:color="auto"/>
            <w:bottom w:val="none" w:sz="0" w:space="0" w:color="auto"/>
            <w:right w:val="none" w:sz="0" w:space="0" w:color="auto"/>
          </w:divBdr>
        </w:div>
        <w:div w:id="1019048397">
          <w:marLeft w:val="0"/>
          <w:marRight w:val="0"/>
          <w:marTop w:val="120"/>
          <w:marBottom w:val="0"/>
          <w:divBdr>
            <w:top w:val="none" w:sz="0" w:space="0" w:color="auto"/>
            <w:left w:val="none" w:sz="0" w:space="0" w:color="auto"/>
            <w:bottom w:val="none" w:sz="0" w:space="0" w:color="auto"/>
            <w:right w:val="none" w:sz="0" w:space="0" w:color="auto"/>
          </w:divBdr>
        </w:div>
        <w:div w:id="1988046476">
          <w:marLeft w:val="0"/>
          <w:marRight w:val="0"/>
          <w:marTop w:val="120"/>
          <w:marBottom w:val="0"/>
          <w:divBdr>
            <w:top w:val="none" w:sz="0" w:space="0" w:color="auto"/>
            <w:left w:val="none" w:sz="0" w:space="0" w:color="auto"/>
            <w:bottom w:val="none" w:sz="0" w:space="0" w:color="auto"/>
            <w:right w:val="none" w:sz="0" w:space="0" w:color="auto"/>
          </w:divBdr>
        </w:div>
        <w:div w:id="1337073303">
          <w:marLeft w:val="0"/>
          <w:marRight w:val="0"/>
          <w:marTop w:val="120"/>
          <w:marBottom w:val="0"/>
          <w:divBdr>
            <w:top w:val="none" w:sz="0" w:space="0" w:color="auto"/>
            <w:left w:val="none" w:sz="0" w:space="0" w:color="auto"/>
            <w:bottom w:val="none" w:sz="0" w:space="0" w:color="auto"/>
            <w:right w:val="none" w:sz="0" w:space="0" w:color="auto"/>
          </w:divBdr>
        </w:div>
        <w:div w:id="414010826">
          <w:marLeft w:val="0"/>
          <w:marRight w:val="0"/>
          <w:marTop w:val="120"/>
          <w:marBottom w:val="0"/>
          <w:divBdr>
            <w:top w:val="none" w:sz="0" w:space="0" w:color="auto"/>
            <w:left w:val="none" w:sz="0" w:space="0" w:color="auto"/>
            <w:bottom w:val="none" w:sz="0" w:space="0" w:color="auto"/>
            <w:right w:val="none" w:sz="0" w:space="0" w:color="auto"/>
          </w:divBdr>
        </w:div>
        <w:div w:id="1831678976">
          <w:marLeft w:val="0"/>
          <w:marRight w:val="0"/>
          <w:marTop w:val="120"/>
          <w:marBottom w:val="0"/>
          <w:divBdr>
            <w:top w:val="none" w:sz="0" w:space="0" w:color="auto"/>
            <w:left w:val="none" w:sz="0" w:space="0" w:color="auto"/>
            <w:bottom w:val="none" w:sz="0" w:space="0" w:color="auto"/>
            <w:right w:val="none" w:sz="0" w:space="0" w:color="auto"/>
          </w:divBdr>
        </w:div>
        <w:div w:id="132792228">
          <w:marLeft w:val="0"/>
          <w:marRight w:val="0"/>
          <w:marTop w:val="120"/>
          <w:marBottom w:val="0"/>
          <w:divBdr>
            <w:top w:val="none" w:sz="0" w:space="0" w:color="auto"/>
            <w:left w:val="none" w:sz="0" w:space="0" w:color="auto"/>
            <w:bottom w:val="none" w:sz="0" w:space="0" w:color="auto"/>
            <w:right w:val="none" w:sz="0" w:space="0" w:color="auto"/>
          </w:divBdr>
        </w:div>
        <w:div w:id="581066949">
          <w:marLeft w:val="0"/>
          <w:marRight w:val="0"/>
          <w:marTop w:val="120"/>
          <w:marBottom w:val="0"/>
          <w:divBdr>
            <w:top w:val="none" w:sz="0" w:space="0" w:color="auto"/>
            <w:left w:val="none" w:sz="0" w:space="0" w:color="auto"/>
            <w:bottom w:val="none" w:sz="0" w:space="0" w:color="auto"/>
            <w:right w:val="none" w:sz="0" w:space="0" w:color="auto"/>
          </w:divBdr>
        </w:div>
        <w:div w:id="2123379747">
          <w:marLeft w:val="0"/>
          <w:marRight w:val="0"/>
          <w:marTop w:val="120"/>
          <w:marBottom w:val="0"/>
          <w:divBdr>
            <w:top w:val="none" w:sz="0" w:space="0" w:color="auto"/>
            <w:left w:val="none" w:sz="0" w:space="0" w:color="auto"/>
            <w:bottom w:val="none" w:sz="0" w:space="0" w:color="auto"/>
            <w:right w:val="none" w:sz="0" w:space="0" w:color="auto"/>
          </w:divBdr>
        </w:div>
        <w:div w:id="818811697">
          <w:marLeft w:val="0"/>
          <w:marRight w:val="0"/>
          <w:marTop w:val="120"/>
          <w:marBottom w:val="0"/>
          <w:divBdr>
            <w:top w:val="none" w:sz="0" w:space="0" w:color="auto"/>
            <w:left w:val="none" w:sz="0" w:space="0" w:color="auto"/>
            <w:bottom w:val="none" w:sz="0" w:space="0" w:color="auto"/>
            <w:right w:val="none" w:sz="0" w:space="0" w:color="auto"/>
          </w:divBdr>
        </w:div>
        <w:div w:id="1576277607">
          <w:marLeft w:val="0"/>
          <w:marRight w:val="0"/>
          <w:marTop w:val="120"/>
          <w:marBottom w:val="0"/>
          <w:divBdr>
            <w:top w:val="none" w:sz="0" w:space="0" w:color="auto"/>
            <w:left w:val="none" w:sz="0" w:space="0" w:color="auto"/>
            <w:bottom w:val="none" w:sz="0" w:space="0" w:color="auto"/>
            <w:right w:val="none" w:sz="0" w:space="0" w:color="auto"/>
          </w:divBdr>
        </w:div>
        <w:div w:id="174930769">
          <w:marLeft w:val="0"/>
          <w:marRight w:val="0"/>
          <w:marTop w:val="120"/>
          <w:marBottom w:val="0"/>
          <w:divBdr>
            <w:top w:val="none" w:sz="0" w:space="0" w:color="auto"/>
            <w:left w:val="none" w:sz="0" w:space="0" w:color="auto"/>
            <w:bottom w:val="none" w:sz="0" w:space="0" w:color="auto"/>
            <w:right w:val="none" w:sz="0" w:space="0" w:color="auto"/>
          </w:divBdr>
        </w:div>
        <w:div w:id="801267491">
          <w:marLeft w:val="0"/>
          <w:marRight w:val="0"/>
          <w:marTop w:val="120"/>
          <w:marBottom w:val="0"/>
          <w:divBdr>
            <w:top w:val="none" w:sz="0" w:space="0" w:color="auto"/>
            <w:left w:val="none" w:sz="0" w:space="0" w:color="auto"/>
            <w:bottom w:val="none" w:sz="0" w:space="0" w:color="auto"/>
            <w:right w:val="none" w:sz="0" w:space="0" w:color="auto"/>
          </w:divBdr>
        </w:div>
        <w:div w:id="1559167320">
          <w:marLeft w:val="0"/>
          <w:marRight w:val="0"/>
          <w:marTop w:val="120"/>
          <w:marBottom w:val="0"/>
          <w:divBdr>
            <w:top w:val="none" w:sz="0" w:space="0" w:color="auto"/>
            <w:left w:val="none" w:sz="0" w:space="0" w:color="auto"/>
            <w:bottom w:val="none" w:sz="0" w:space="0" w:color="auto"/>
            <w:right w:val="none" w:sz="0" w:space="0" w:color="auto"/>
          </w:divBdr>
        </w:div>
        <w:div w:id="46801893">
          <w:marLeft w:val="0"/>
          <w:marRight w:val="0"/>
          <w:marTop w:val="120"/>
          <w:marBottom w:val="0"/>
          <w:divBdr>
            <w:top w:val="none" w:sz="0" w:space="0" w:color="auto"/>
            <w:left w:val="none" w:sz="0" w:space="0" w:color="auto"/>
            <w:bottom w:val="none" w:sz="0" w:space="0" w:color="auto"/>
            <w:right w:val="none" w:sz="0" w:space="0" w:color="auto"/>
          </w:divBdr>
        </w:div>
        <w:div w:id="526018576">
          <w:marLeft w:val="0"/>
          <w:marRight w:val="0"/>
          <w:marTop w:val="120"/>
          <w:marBottom w:val="0"/>
          <w:divBdr>
            <w:top w:val="none" w:sz="0" w:space="0" w:color="auto"/>
            <w:left w:val="none" w:sz="0" w:space="0" w:color="auto"/>
            <w:bottom w:val="none" w:sz="0" w:space="0" w:color="auto"/>
            <w:right w:val="none" w:sz="0" w:space="0" w:color="auto"/>
          </w:divBdr>
        </w:div>
        <w:div w:id="1433281980">
          <w:marLeft w:val="0"/>
          <w:marRight w:val="0"/>
          <w:marTop w:val="120"/>
          <w:marBottom w:val="0"/>
          <w:divBdr>
            <w:top w:val="none" w:sz="0" w:space="0" w:color="auto"/>
            <w:left w:val="none" w:sz="0" w:space="0" w:color="auto"/>
            <w:bottom w:val="none" w:sz="0" w:space="0" w:color="auto"/>
            <w:right w:val="none" w:sz="0" w:space="0" w:color="auto"/>
          </w:divBdr>
        </w:div>
        <w:div w:id="601838945">
          <w:marLeft w:val="0"/>
          <w:marRight w:val="0"/>
          <w:marTop w:val="120"/>
          <w:marBottom w:val="0"/>
          <w:divBdr>
            <w:top w:val="none" w:sz="0" w:space="0" w:color="auto"/>
            <w:left w:val="none" w:sz="0" w:space="0" w:color="auto"/>
            <w:bottom w:val="none" w:sz="0" w:space="0" w:color="auto"/>
            <w:right w:val="none" w:sz="0" w:space="0" w:color="auto"/>
          </w:divBdr>
        </w:div>
        <w:div w:id="208613433">
          <w:marLeft w:val="0"/>
          <w:marRight w:val="0"/>
          <w:marTop w:val="120"/>
          <w:marBottom w:val="0"/>
          <w:divBdr>
            <w:top w:val="none" w:sz="0" w:space="0" w:color="auto"/>
            <w:left w:val="none" w:sz="0" w:space="0" w:color="auto"/>
            <w:bottom w:val="none" w:sz="0" w:space="0" w:color="auto"/>
            <w:right w:val="none" w:sz="0" w:space="0" w:color="auto"/>
          </w:divBdr>
        </w:div>
        <w:div w:id="36513647">
          <w:marLeft w:val="0"/>
          <w:marRight w:val="0"/>
          <w:marTop w:val="120"/>
          <w:marBottom w:val="0"/>
          <w:divBdr>
            <w:top w:val="none" w:sz="0" w:space="0" w:color="auto"/>
            <w:left w:val="none" w:sz="0" w:space="0" w:color="auto"/>
            <w:bottom w:val="none" w:sz="0" w:space="0" w:color="auto"/>
            <w:right w:val="none" w:sz="0" w:space="0" w:color="auto"/>
          </w:divBdr>
        </w:div>
      </w:divsChild>
    </w:div>
    <w:div w:id="1561093145">
      <w:bodyDiv w:val="1"/>
      <w:marLeft w:val="0"/>
      <w:marRight w:val="0"/>
      <w:marTop w:val="0"/>
      <w:marBottom w:val="0"/>
      <w:divBdr>
        <w:top w:val="none" w:sz="0" w:space="0" w:color="auto"/>
        <w:left w:val="none" w:sz="0" w:space="0" w:color="auto"/>
        <w:bottom w:val="none" w:sz="0" w:space="0" w:color="auto"/>
        <w:right w:val="none" w:sz="0" w:space="0" w:color="auto"/>
      </w:divBdr>
      <w:divsChild>
        <w:div w:id="1949041718">
          <w:marLeft w:val="0"/>
          <w:marRight w:val="0"/>
          <w:marTop w:val="120"/>
          <w:marBottom w:val="0"/>
          <w:divBdr>
            <w:top w:val="none" w:sz="0" w:space="0" w:color="auto"/>
            <w:left w:val="none" w:sz="0" w:space="0" w:color="auto"/>
            <w:bottom w:val="none" w:sz="0" w:space="0" w:color="auto"/>
            <w:right w:val="none" w:sz="0" w:space="0" w:color="auto"/>
          </w:divBdr>
        </w:div>
        <w:div w:id="566914706">
          <w:marLeft w:val="0"/>
          <w:marRight w:val="0"/>
          <w:marTop w:val="120"/>
          <w:marBottom w:val="0"/>
          <w:divBdr>
            <w:top w:val="none" w:sz="0" w:space="0" w:color="auto"/>
            <w:left w:val="none" w:sz="0" w:space="0" w:color="auto"/>
            <w:bottom w:val="none" w:sz="0" w:space="0" w:color="auto"/>
            <w:right w:val="none" w:sz="0" w:space="0" w:color="auto"/>
          </w:divBdr>
        </w:div>
        <w:div w:id="320013237">
          <w:marLeft w:val="0"/>
          <w:marRight w:val="0"/>
          <w:marTop w:val="120"/>
          <w:marBottom w:val="0"/>
          <w:divBdr>
            <w:top w:val="none" w:sz="0" w:space="0" w:color="auto"/>
            <w:left w:val="none" w:sz="0" w:space="0" w:color="auto"/>
            <w:bottom w:val="none" w:sz="0" w:space="0" w:color="auto"/>
            <w:right w:val="none" w:sz="0" w:space="0" w:color="auto"/>
          </w:divBdr>
        </w:div>
        <w:div w:id="1034692032">
          <w:marLeft w:val="0"/>
          <w:marRight w:val="0"/>
          <w:marTop w:val="120"/>
          <w:marBottom w:val="0"/>
          <w:divBdr>
            <w:top w:val="none" w:sz="0" w:space="0" w:color="auto"/>
            <w:left w:val="none" w:sz="0" w:space="0" w:color="auto"/>
            <w:bottom w:val="none" w:sz="0" w:space="0" w:color="auto"/>
            <w:right w:val="none" w:sz="0" w:space="0" w:color="auto"/>
          </w:divBdr>
        </w:div>
      </w:divsChild>
    </w:div>
    <w:div w:id="1598096375">
      <w:bodyDiv w:val="1"/>
      <w:marLeft w:val="0"/>
      <w:marRight w:val="0"/>
      <w:marTop w:val="0"/>
      <w:marBottom w:val="0"/>
      <w:divBdr>
        <w:top w:val="none" w:sz="0" w:space="0" w:color="auto"/>
        <w:left w:val="none" w:sz="0" w:space="0" w:color="auto"/>
        <w:bottom w:val="none" w:sz="0" w:space="0" w:color="auto"/>
        <w:right w:val="none" w:sz="0" w:space="0" w:color="auto"/>
      </w:divBdr>
      <w:divsChild>
        <w:div w:id="693073413">
          <w:marLeft w:val="0"/>
          <w:marRight w:val="0"/>
          <w:marTop w:val="120"/>
          <w:marBottom w:val="0"/>
          <w:divBdr>
            <w:top w:val="none" w:sz="0" w:space="0" w:color="auto"/>
            <w:left w:val="none" w:sz="0" w:space="0" w:color="auto"/>
            <w:bottom w:val="none" w:sz="0" w:space="0" w:color="auto"/>
            <w:right w:val="none" w:sz="0" w:space="0" w:color="auto"/>
          </w:divBdr>
        </w:div>
        <w:div w:id="1077240315">
          <w:marLeft w:val="0"/>
          <w:marRight w:val="0"/>
          <w:marTop w:val="120"/>
          <w:marBottom w:val="0"/>
          <w:divBdr>
            <w:top w:val="none" w:sz="0" w:space="0" w:color="auto"/>
            <w:left w:val="none" w:sz="0" w:space="0" w:color="auto"/>
            <w:bottom w:val="none" w:sz="0" w:space="0" w:color="auto"/>
            <w:right w:val="none" w:sz="0" w:space="0" w:color="auto"/>
          </w:divBdr>
        </w:div>
        <w:div w:id="136459984">
          <w:marLeft w:val="0"/>
          <w:marRight w:val="0"/>
          <w:marTop w:val="120"/>
          <w:marBottom w:val="0"/>
          <w:divBdr>
            <w:top w:val="none" w:sz="0" w:space="0" w:color="auto"/>
            <w:left w:val="none" w:sz="0" w:space="0" w:color="auto"/>
            <w:bottom w:val="none" w:sz="0" w:space="0" w:color="auto"/>
            <w:right w:val="none" w:sz="0" w:space="0" w:color="auto"/>
          </w:divBdr>
        </w:div>
        <w:div w:id="1777599251">
          <w:marLeft w:val="0"/>
          <w:marRight w:val="0"/>
          <w:marTop w:val="120"/>
          <w:marBottom w:val="0"/>
          <w:divBdr>
            <w:top w:val="none" w:sz="0" w:space="0" w:color="auto"/>
            <w:left w:val="none" w:sz="0" w:space="0" w:color="auto"/>
            <w:bottom w:val="none" w:sz="0" w:space="0" w:color="auto"/>
            <w:right w:val="none" w:sz="0" w:space="0" w:color="auto"/>
          </w:divBdr>
        </w:div>
        <w:div w:id="45758536">
          <w:marLeft w:val="0"/>
          <w:marRight w:val="0"/>
          <w:marTop w:val="120"/>
          <w:marBottom w:val="0"/>
          <w:divBdr>
            <w:top w:val="none" w:sz="0" w:space="0" w:color="auto"/>
            <w:left w:val="none" w:sz="0" w:space="0" w:color="auto"/>
            <w:bottom w:val="none" w:sz="0" w:space="0" w:color="auto"/>
            <w:right w:val="none" w:sz="0" w:space="0" w:color="auto"/>
          </w:divBdr>
        </w:div>
        <w:div w:id="1039283336">
          <w:marLeft w:val="0"/>
          <w:marRight w:val="0"/>
          <w:marTop w:val="120"/>
          <w:marBottom w:val="0"/>
          <w:divBdr>
            <w:top w:val="none" w:sz="0" w:space="0" w:color="auto"/>
            <w:left w:val="none" w:sz="0" w:space="0" w:color="auto"/>
            <w:bottom w:val="none" w:sz="0" w:space="0" w:color="auto"/>
            <w:right w:val="none" w:sz="0" w:space="0" w:color="auto"/>
          </w:divBdr>
        </w:div>
        <w:div w:id="1756516948">
          <w:marLeft w:val="0"/>
          <w:marRight w:val="0"/>
          <w:marTop w:val="120"/>
          <w:marBottom w:val="0"/>
          <w:divBdr>
            <w:top w:val="none" w:sz="0" w:space="0" w:color="auto"/>
            <w:left w:val="none" w:sz="0" w:space="0" w:color="auto"/>
            <w:bottom w:val="none" w:sz="0" w:space="0" w:color="auto"/>
            <w:right w:val="none" w:sz="0" w:space="0" w:color="auto"/>
          </w:divBdr>
        </w:div>
        <w:div w:id="2067754721">
          <w:marLeft w:val="0"/>
          <w:marRight w:val="0"/>
          <w:marTop w:val="120"/>
          <w:marBottom w:val="0"/>
          <w:divBdr>
            <w:top w:val="none" w:sz="0" w:space="0" w:color="auto"/>
            <w:left w:val="none" w:sz="0" w:space="0" w:color="auto"/>
            <w:bottom w:val="none" w:sz="0" w:space="0" w:color="auto"/>
            <w:right w:val="none" w:sz="0" w:space="0" w:color="auto"/>
          </w:divBdr>
        </w:div>
        <w:div w:id="1258247035">
          <w:marLeft w:val="0"/>
          <w:marRight w:val="0"/>
          <w:marTop w:val="120"/>
          <w:marBottom w:val="0"/>
          <w:divBdr>
            <w:top w:val="none" w:sz="0" w:space="0" w:color="auto"/>
            <w:left w:val="none" w:sz="0" w:space="0" w:color="auto"/>
            <w:bottom w:val="none" w:sz="0" w:space="0" w:color="auto"/>
            <w:right w:val="none" w:sz="0" w:space="0" w:color="auto"/>
          </w:divBdr>
        </w:div>
        <w:div w:id="814613093">
          <w:marLeft w:val="0"/>
          <w:marRight w:val="0"/>
          <w:marTop w:val="120"/>
          <w:marBottom w:val="0"/>
          <w:divBdr>
            <w:top w:val="none" w:sz="0" w:space="0" w:color="auto"/>
            <w:left w:val="none" w:sz="0" w:space="0" w:color="auto"/>
            <w:bottom w:val="none" w:sz="0" w:space="0" w:color="auto"/>
            <w:right w:val="none" w:sz="0" w:space="0" w:color="auto"/>
          </w:divBdr>
        </w:div>
        <w:div w:id="1999192751">
          <w:marLeft w:val="0"/>
          <w:marRight w:val="0"/>
          <w:marTop w:val="120"/>
          <w:marBottom w:val="0"/>
          <w:divBdr>
            <w:top w:val="none" w:sz="0" w:space="0" w:color="auto"/>
            <w:left w:val="none" w:sz="0" w:space="0" w:color="auto"/>
            <w:bottom w:val="none" w:sz="0" w:space="0" w:color="auto"/>
            <w:right w:val="none" w:sz="0" w:space="0" w:color="auto"/>
          </w:divBdr>
        </w:div>
      </w:divsChild>
    </w:div>
    <w:div w:id="1654796641">
      <w:bodyDiv w:val="1"/>
      <w:marLeft w:val="0"/>
      <w:marRight w:val="0"/>
      <w:marTop w:val="0"/>
      <w:marBottom w:val="0"/>
      <w:divBdr>
        <w:top w:val="none" w:sz="0" w:space="0" w:color="auto"/>
        <w:left w:val="none" w:sz="0" w:space="0" w:color="auto"/>
        <w:bottom w:val="none" w:sz="0" w:space="0" w:color="auto"/>
        <w:right w:val="none" w:sz="0" w:space="0" w:color="auto"/>
      </w:divBdr>
      <w:divsChild>
        <w:div w:id="416484022">
          <w:marLeft w:val="0"/>
          <w:marRight w:val="0"/>
          <w:marTop w:val="120"/>
          <w:marBottom w:val="0"/>
          <w:divBdr>
            <w:top w:val="none" w:sz="0" w:space="0" w:color="auto"/>
            <w:left w:val="none" w:sz="0" w:space="0" w:color="auto"/>
            <w:bottom w:val="none" w:sz="0" w:space="0" w:color="auto"/>
            <w:right w:val="none" w:sz="0" w:space="0" w:color="auto"/>
          </w:divBdr>
        </w:div>
        <w:div w:id="1701970726">
          <w:marLeft w:val="0"/>
          <w:marRight w:val="0"/>
          <w:marTop w:val="120"/>
          <w:marBottom w:val="0"/>
          <w:divBdr>
            <w:top w:val="none" w:sz="0" w:space="0" w:color="auto"/>
            <w:left w:val="none" w:sz="0" w:space="0" w:color="auto"/>
            <w:bottom w:val="none" w:sz="0" w:space="0" w:color="auto"/>
            <w:right w:val="none" w:sz="0" w:space="0" w:color="auto"/>
          </w:divBdr>
        </w:div>
        <w:div w:id="1399018814">
          <w:marLeft w:val="0"/>
          <w:marRight w:val="0"/>
          <w:marTop w:val="120"/>
          <w:marBottom w:val="0"/>
          <w:divBdr>
            <w:top w:val="none" w:sz="0" w:space="0" w:color="auto"/>
            <w:left w:val="none" w:sz="0" w:space="0" w:color="auto"/>
            <w:bottom w:val="none" w:sz="0" w:space="0" w:color="auto"/>
            <w:right w:val="none" w:sz="0" w:space="0" w:color="auto"/>
          </w:divBdr>
        </w:div>
        <w:div w:id="1042096927">
          <w:marLeft w:val="0"/>
          <w:marRight w:val="0"/>
          <w:marTop w:val="120"/>
          <w:marBottom w:val="0"/>
          <w:divBdr>
            <w:top w:val="none" w:sz="0" w:space="0" w:color="auto"/>
            <w:left w:val="none" w:sz="0" w:space="0" w:color="auto"/>
            <w:bottom w:val="none" w:sz="0" w:space="0" w:color="auto"/>
            <w:right w:val="none" w:sz="0" w:space="0" w:color="auto"/>
          </w:divBdr>
        </w:div>
        <w:div w:id="1840776862">
          <w:marLeft w:val="0"/>
          <w:marRight w:val="0"/>
          <w:marTop w:val="120"/>
          <w:marBottom w:val="0"/>
          <w:divBdr>
            <w:top w:val="none" w:sz="0" w:space="0" w:color="auto"/>
            <w:left w:val="none" w:sz="0" w:space="0" w:color="auto"/>
            <w:bottom w:val="none" w:sz="0" w:space="0" w:color="auto"/>
            <w:right w:val="none" w:sz="0" w:space="0" w:color="auto"/>
          </w:divBdr>
        </w:div>
        <w:div w:id="2013215972">
          <w:marLeft w:val="0"/>
          <w:marRight w:val="0"/>
          <w:marTop w:val="120"/>
          <w:marBottom w:val="0"/>
          <w:divBdr>
            <w:top w:val="none" w:sz="0" w:space="0" w:color="auto"/>
            <w:left w:val="none" w:sz="0" w:space="0" w:color="auto"/>
            <w:bottom w:val="none" w:sz="0" w:space="0" w:color="auto"/>
            <w:right w:val="none" w:sz="0" w:space="0" w:color="auto"/>
          </w:divBdr>
        </w:div>
        <w:div w:id="267780155">
          <w:marLeft w:val="0"/>
          <w:marRight w:val="0"/>
          <w:marTop w:val="120"/>
          <w:marBottom w:val="0"/>
          <w:divBdr>
            <w:top w:val="none" w:sz="0" w:space="0" w:color="auto"/>
            <w:left w:val="none" w:sz="0" w:space="0" w:color="auto"/>
            <w:bottom w:val="none" w:sz="0" w:space="0" w:color="auto"/>
            <w:right w:val="none" w:sz="0" w:space="0" w:color="auto"/>
          </w:divBdr>
        </w:div>
        <w:div w:id="1689137775">
          <w:marLeft w:val="0"/>
          <w:marRight w:val="0"/>
          <w:marTop w:val="120"/>
          <w:marBottom w:val="0"/>
          <w:divBdr>
            <w:top w:val="none" w:sz="0" w:space="0" w:color="auto"/>
            <w:left w:val="none" w:sz="0" w:space="0" w:color="auto"/>
            <w:bottom w:val="none" w:sz="0" w:space="0" w:color="auto"/>
            <w:right w:val="none" w:sz="0" w:space="0" w:color="auto"/>
          </w:divBdr>
        </w:div>
        <w:div w:id="1967924186">
          <w:marLeft w:val="0"/>
          <w:marRight w:val="0"/>
          <w:marTop w:val="120"/>
          <w:marBottom w:val="0"/>
          <w:divBdr>
            <w:top w:val="none" w:sz="0" w:space="0" w:color="auto"/>
            <w:left w:val="none" w:sz="0" w:space="0" w:color="auto"/>
            <w:bottom w:val="none" w:sz="0" w:space="0" w:color="auto"/>
            <w:right w:val="none" w:sz="0" w:space="0" w:color="auto"/>
          </w:divBdr>
        </w:div>
        <w:div w:id="1803426988">
          <w:marLeft w:val="0"/>
          <w:marRight w:val="0"/>
          <w:marTop w:val="120"/>
          <w:marBottom w:val="0"/>
          <w:divBdr>
            <w:top w:val="none" w:sz="0" w:space="0" w:color="auto"/>
            <w:left w:val="none" w:sz="0" w:space="0" w:color="auto"/>
            <w:bottom w:val="none" w:sz="0" w:space="0" w:color="auto"/>
            <w:right w:val="none" w:sz="0" w:space="0" w:color="auto"/>
          </w:divBdr>
        </w:div>
        <w:div w:id="126706791">
          <w:marLeft w:val="0"/>
          <w:marRight w:val="0"/>
          <w:marTop w:val="120"/>
          <w:marBottom w:val="0"/>
          <w:divBdr>
            <w:top w:val="none" w:sz="0" w:space="0" w:color="auto"/>
            <w:left w:val="none" w:sz="0" w:space="0" w:color="auto"/>
            <w:bottom w:val="none" w:sz="0" w:space="0" w:color="auto"/>
            <w:right w:val="none" w:sz="0" w:space="0" w:color="auto"/>
          </w:divBdr>
        </w:div>
        <w:div w:id="1924102983">
          <w:marLeft w:val="0"/>
          <w:marRight w:val="0"/>
          <w:marTop w:val="120"/>
          <w:marBottom w:val="0"/>
          <w:divBdr>
            <w:top w:val="none" w:sz="0" w:space="0" w:color="auto"/>
            <w:left w:val="none" w:sz="0" w:space="0" w:color="auto"/>
            <w:bottom w:val="none" w:sz="0" w:space="0" w:color="auto"/>
            <w:right w:val="none" w:sz="0" w:space="0" w:color="auto"/>
          </w:divBdr>
        </w:div>
        <w:div w:id="86850069">
          <w:marLeft w:val="0"/>
          <w:marRight w:val="0"/>
          <w:marTop w:val="120"/>
          <w:marBottom w:val="0"/>
          <w:divBdr>
            <w:top w:val="none" w:sz="0" w:space="0" w:color="auto"/>
            <w:left w:val="none" w:sz="0" w:space="0" w:color="auto"/>
            <w:bottom w:val="none" w:sz="0" w:space="0" w:color="auto"/>
            <w:right w:val="none" w:sz="0" w:space="0" w:color="auto"/>
          </w:divBdr>
        </w:div>
        <w:div w:id="1411266539">
          <w:marLeft w:val="0"/>
          <w:marRight w:val="0"/>
          <w:marTop w:val="120"/>
          <w:marBottom w:val="0"/>
          <w:divBdr>
            <w:top w:val="none" w:sz="0" w:space="0" w:color="auto"/>
            <w:left w:val="none" w:sz="0" w:space="0" w:color="auto"/>
            <w:bottom w:val="none" w:sz="0" w:space="0" w:color="auto"/>
            <w:right w:val="none" w:sz="0" w:space="0" w:color="auto"/>
          </w:divBdr>
        </w:div>
        <w:div w:id="1236626048">
          <w:marLeft w:val="0"/>
          <w:marRight w:val="0"/>
          <w:marTop w:val="120"/>
          <w:marBottom w:val="0"/>
          <w:divBdr>
            <w:top w:val="none" w:sz="0" w:space="0" w:color="auto"/>
            <w:left w:val="none" w:sz="0" w:space="0" w:color="auto"/>
            <w:bottom w:val="none" w:sz="0" w:space="0" w:color="auto"/>
            <w:right w:val="none" w:sz="0" w:space="0" w:color="auto"/>
          </w:divBdr>
        </w:div>
        <w:div w:id="1581866328">
          <w:marLeft w:val="0"/>
          <w:marRight w:val="0"/>
          <w:marTop w:val="120"/>
          <w:marBottom w:val="0"/>
          <w:divBdr>
            <w:top w:val="none" w:sz="0" w:space="0" w:color="auto"/>
            <w:left w:val="none" w:sz="0" w:space="0" w:color="auto"/>
            <w:bottom w:val="none" w:sz="0" w:space="0" w:color="auto"/>
            <w:right w:val="none" w:sz="0" w:space="0" w:color="auto"/>
          </w:divBdr>
        </w:div>
        <w:div w:id="268242100">
          <w:marLeft w:val="0"/>
          <w:marRight w:val="0"/>
          <w:marTop w:val="120"/>
          <w:marBottom w:val="0"/>
          <w:divBdr>
            <w:top w:val="none" w:sz="0" w:space="0" w:color="auto"/>
            <w:left w:val="none" w:sz="0" w:space="0" w:color="auto"/>
            <w:bottom w:val="none" w:sz="0" w:space="0" w:color="auto"/>
            <w:right w:val="none" w:sz="0" w:space="0" w:color="auto"/>
          </w:divBdr>
        </w:div>
        <w:div w:id="1746025010">
          <w:marLeft w:val="0"/>
          <w:marRight w:val="0"/>
          <w:marTop w:val="120"/>
          <w:marBottom w:val="0"/>
          <w:divBdr>
            <w:top w:val="none" w:sz="0" w:space="0" w:color="auto"/>
            <w:left w:val="none" w:sz="0" w:space="0" w:color="auto"/>
            <w:bottom w:val="none" w:sz="0" w:space="0" w:color="auto"/>
            <w:right w:val="none" w:sz="0" w:space="0" w:color="auto"/>
          </w:divBdr>
        </w:div>
        <w:div w:id="981664586">
          <w:marLeft w:val="0"/>
          <w:marRight w:val="0"/>
          <w:marTop w:val="120"/>
          <w:marBottom w:val="0"/>
          <w:divBdr>
            <w:top w:val="none" w:sz="0" w:space="0" w:color="auto"/>
            <w:left w:val="none" w:sz="0" w:space="0" w:color="auto"/>
            <w:bottom w:val="none" w:sz="0" w:space="0" w:color="auto"/>
            <w:right w:val="none" w:sz="0" w:space="0" w:color="auto"/>
          </w:divBdr>
        </w:div>
        <w:div w:id="980037195">
          <w:marLeft w:val="0"/>
          <w:marRight w:val="0"/>
          <w:marTop w:val="120"/>
          <w:marBottom w:val="0"/>
          <w:divBdr>
            <w:top w:val="none" w:sz="0" w:space="0" w:color="auto"/>
            <w:left w:val="none" w:sz="0" w:space="0" w:color="auto"/>
            <w:bottom w:val="none" w:sz="0" w:space="0" w:color="auto"/>
            <w:right w:val="none" w:sz="0" w:space="0" w:color="auto"/>
          </w:divBdr>
        </w:div>
        <w:div w:id="162405055">
          <w:marLeft w:val="0"/>
          <w:marRight w:val="0"/>
          <w:marTop w:val="120"/>
          <w:marBottom w:val="0"/>
          <w:divBdr>
            <w:top w:val="none" w:sz="0" w:space="0" w:color="auto"/>
            <w:left w:val="none" w:sz="0" w:space="0" w:color="auto"/>
            <w:bottom w:val="none" w:sz="0" w:space="0" w:color="auto"/>
            <w:right w:val="none" w:sz="0" w:space="0" w:color="auto"/>
          </w:divBdr>
        </w:div>
        <w:div w:id="399905654">
          <w:marLeft w:val="0"/>
          <w:marRight w:val="0"/>
          <w:marTop w:val="120"/>
          <w:marBottom w:val="0"/>
          <w:divBdr>
            <w:top w:val="none" w:sz="0" w:space="0" w:color="auto"/>
            <w:left w:val="none" w:sz="0" w:space="0" w:color="auto"/>
            <w:bottom w:val="none" w:sz="0" w:space="0" w:color="auto"/>
            <w:right w:val="none" w:sz="0" w:space="0" w:color="auto"/>
          </w:divBdr>
        </w:div>
        <w:div w:id="329867078">
          <w:marLeft w:val="0"/>
          <w:marRight w:val="0"/>
          <w:marTop w:val="120"/>
          <w:marBottom w:val="0"/>
          <w:divBdr>
            <w:top w:val="none" w:sz="0" w:space="0" w:color="auto"/>
            <w:left w:val="none" w:sz="0" w:space="0" w:color="auto"/>
            <w:bottom w:val="none" w:sz="0" w:space="0" w:color="auto"/>
            <w:right w:val="none" w:sz="0" w:space="0" w:color="auto"/>
          </w:divBdr>
        </w:div>
        <w:div w:id="380983641">
          <w:marLeft w:val="0"/>
          <w:marRight w:val="0"/>
          <w:marTop w:val="120"/>
          <w:marBottom w:val="0"/>
          <w:divBdr>
            <w:top w:val="none" w:sz="0" w:space="0" w:color="auto"/>
            <w:left w:val="none" w:sz="0" w:space="0" w:color="auto"/>
            <w:bottom w:val="none" w:sz="0" w:space="0" w:color="auto"/>
            <w:right w:val="none" w:sz="0" w:space="0" w:color="auto"/>
          </w:divBdr>
        </w:div>
        <w:div w:id="1222667207">
          <w:marLeft w:val="0"/>
          <w:marRight w:val="0"/>
          <w:marTop w:val="120"/>
          <w:marBottom w:val="0"/>
          <w:divBdr>
            <w:top w:val="none" w:sz="0" w:space="0" w:color="auto"/>
            <w:left w:val="none" w:sz="0" w:space="0" w:color="auto"/>
            <w:bottom w:val="none" w:sz="0" w:space="0" w:color="auto"/>
            <w:right w:val="none" w:sz="0" w:space="0" w:color="auto"/>
          </w:divBdr>
        </w:div>
        <w:div w:id="1201819990">
          <w:marLeft w:val="0"/>
          <w:marRight w:val="0"/>
          <w:marTop w:val="120"/>
          <w:marBottom w:val="0"/>
          <w:divBdr>
            <w:top w:val="none" w:sz="0" w:space="0" w:color="auto"/>
            <w:left w:val="none" w:sz="0" w:space="0" w:color="auto"/>
            <w:bottom w:val="none" w:sz="0" w:space="0" w:color="auto"/>
            <w:right w:val="none" w:sz="0" w:space="0" w:color="auto"/>
          </w:divBdr>
        </w:div>
      </w:divsChild>
    </w:div>
    <w:div w:id="1711345292">
      <w:bodyDiv w:val="1"/>
      <w:marLeft w:val="0"/>
      <w:marRight w:val="0"/>
      <w:marTop w:val="0"/>
      <w:marBottom w:val="0"/>
      <w:divBdr>
        <w:top w:val="none" w:sz="0" w:space="0" w:color="auto"/>
        <w:left w:val="none" w:sz="0" w:space="0" w:color="auto"/>
        <w:bottom w:val="none" w:sz="0" w:space="0" w:color="auto"/>
        <w:right w:val="none" w:sz="0" w:space="0" w:color="auto"/>
      </w:divBdr>
      <w:divsChild>
        <w:div w:id="1571845785">
          <w:marLeft w:val="120"/>
          <w:marRight w:val="120"/>
          <w:marTop w:val="120"/>
          <w:marBottom w:val="120"/>
          <w:divBdr>
            <w:top w:val="none" w:sz="0" w:space="0" w:color="auto"/>
            <w:left w:val="none" w:sz="0" w:space="0" w:color="auto"/>
            <w:bottom w:val="none" w:sz="0" w:space="0" w:color="auto"/>
            <w:right w:val="none" w:sz="0" w:space="0" w:color="auto"/>
          </w:divBdr>
        </w:div>
      </w:divsChild>
    </w:div>
    <w:div w:id="1730375667">
      <w:bodyDiv w:val="1"/>
      <w:marLeft w:val="0"/>
      <w:marRight w:val="0"/>
      <w:marTop w:val="0"/>
      <w:marBottom w:val="0"/>
      <w:divBdr>
        <w:top w:val="none" w:sz="0" w:space="0" w:color="auto"/>
        <w:left w:val="none" w:sz="0" w:space="0" w:color="auto"/>
        <w:bottom w:val="none" w:sz="0" w:space="0" w:color="auto"/>
        <w:right w:val="none" w:sz="0" w:space="0" w:color="auto"/>
      </w:divBdr>
    </w:div>
    <w:div w:id="1736389371">
      <w:bodyDiv w:val="1"/>
      <w:marLeft w:val="0"/>
      <w:marRight w:val="0"/>
      <w:marTop w:val="0"/>
      <w:marBottom w:val="0"/>
      <w:divBdr>
        <w:top w:val="none" w:sz="0" w:space="0" w:color="auto"/>
        <w:left w:val="none" w:sz="0" w:space="0" w:color="auto"/>
        <w:bottom w:val="none" w:sz="0" w:space="0" w:color="auto"/>
        <w:right w:val="none" w:sz="0" w:space="0" w:color="auto"/>
      </w:divBdr>
      <w:divsChild>
        <w:div w:id="1168904289">
          <w:marLeft w:val="120"/>
          <w:marRight w:val="120"/>
          <w:marTop w:val="120"/>
          <w:marBottom w:val="120"/>
          <w:divBdr>
            <w:top w:val="none" w:sz="0" w:space="0" w:color="auto"/>
            <w:left w:val="none" w:sz="0" w:space="0" w:color="auto"/>
            <w:bottom w:val="none" w:sz="0" w:space="0" w:color="auto"/>
            <w:right w:val="none" w:sz="0" w:space="0" w:color="auto"/>
          </w:divBdr>
        </w:div>
      </w:divsChild>
    </w:div>
    <w:div w:id="1832598565">
      <w:bodyDiv w:val="1"/>
      <w:marLeft w:val="0"/>
      <w:marRight w:val="0"/>
      <w:marTop w:val="0"/>
      <w:marBottom w:val="0"/>
      <w:divBdr>
        <w:top w:val="none" w:sz="0" w:space="0" w:color="auto"/>
        <w:left w:val="none" w:sz="0" w:space="0" w:color="auto"/>
        <w:bottom w:val="none" w:sz="0" w:space="0" w:color="auto"/>
        <w:right w:val="none" w:sz="0" w:space="0" w:color="auto"/>
      </w:divBdr>
      <w:divsChild>
        <w:div w:id="236061683">
          <w:marLeft w:val="0"/>
          <w:marRight w:val="0"/>
          <w:marTop w:val="120"/>
          <w:marBottom w:val="0"/>
          <w:divBdr>
            <w:top w:val="none" w:sz="0" w:space="0" w:color="auto"/>
            <w:left w:val="none" w:sz="0" w:space="0" w:color="auto"/>
            <w:bottom w:val="none" w:sz="0" w:space="0" w:color="auto"/>
            <w:right w:val="none" w:sz="0" w:space="0" w:color="auto"/>
          </w:divBdr>
        </w:div>
        <w:div w:id="16204588">
          <w:marLeft w:val="0"/>
          <w:marRight w:val="0"/>
          <w:marTop w:val="120"/>
          <w:marBottom w:val="0"/>
          <w:divBdr>
            <w:top w:val="none" w:sz="0" w:space="0" w:color="auto"/>
            <w:left w:val="none" w:sz="0" w:space="0" w:color="auto"/>
            <w:bottom w:val="none" w:sz="0" w:space="0" w:color="auto"/>
            <w:right w:val="none" w:sz="0" w:space="0" w:color="auto"/>
          </w:divBdr>
        </w:div>
        <w:div w:id="456528797">
          <w:marLeft w:val="0"/>
          <w:marRight w:val="0"/>
          <w:marTop w:val="120"/>
          <w:marBottom w:val="0"/>
          <w:divBdr>
            <w:top w:val="none" w:sz="0" w:space="0" w:color="auto"/>
            <w:left w:val="none" w:sz="0" w:space="0" w:color="auto"/>
            <w:bottom w:val="none" w:sz="0" w:space="0" w:color="auto"/>
            <w:right w:val="none" w:sz="0" w:space="0" w:color="auto"/>
          </w:divBdr>
        </w:div>
      </w:divsChild>
    </w:div>
    <w:div w:id="1837107004">
      <w:bodyDiv w:val="1"/>
      <w:marLeft w:val="0"/>
      <w:marRight w:val="0"/>
      <w:marTop w:val="0"/>
      <w:marBottom w:val="0"/>
      <w:divBdr>
        <w:top w:val="none" w:sz="0" w:space="0" w:color="auto"/>
        <w:left w:val="none" w:sz="0" w:space="0" w:color="auto"/>
        <w:bottom w:val="none" w:sz="0" w:space="0" w:color="auto"/>
        <w:right w:val="none" w:sz="0" w:space="0" w:color="auto"/>
      </w:divBdr>
      <w:divsChild>
        <w:div w:id="402723891">
          <w:marLeft w:val="120"/>
          <w:marRight w:val="120"/>
          <w:marTop w:val="120"/>
          <w:marBottom w:val="120"/>
          <w:divBdr>
            <w:top w:val="none" w:sz="0" w:space="0" w:color="auto"/>
            <w:left w:val="none" w:sz="0" w:space="0" w:color="auto"/>
            <w:bottom w:val="none" w:sz="0" w:space="0" w:color="auto"/>
            <w:right w:val="none" w:sz="0" w:space="0" w:color="auto"/>
          </w:divBdr>
        </w:div>
      </w:divsChild>
    </w:div>
    <w:div w:id="1884444749">
      <w:bodyDiv w:val="1"/>
      <w:marLeft w:val="0"/>
      <w:marRight w:val="0"/>
      <w:marTop w:val="0"/>
      <w:marBottom w:val="0"/>
      <w:divBdr>
        <w:top w:val="none" w:sz="0" w:space="0" w:color="auto"/>
        <w:left w:val="none" w:sz="0" w:space="0" w:color="auto"/>
        <w:bottom w:val="none" w:sz="0" w:space="0" w:color="auto"/>
        <w:right w:val="none" w:sz="0" w:space="0" w:color="auto"/>
      </w:divBdr>
      <w:divsChild>
        <w:div w:id="354161278">
          <w:marLeft w:val="120"/>
          <w:marRight w:val="120"/>
          <w:marTop w:val="120"/>
          <w:marBottom w:val="120"/>
          <w:divBdr>
            <w:top w:val="none" w:sz="0" w:space="0" w:color="auto"/>
            <w:left w:val="none" w:sz="0" w:space="0" w:color="auto"/>
            <w:bottom w:val="none" w:sz="0" w:space="0" w:color="auto"/>
            <w:right w:val="none" w:sz="0" w:space="0" w:color="auto"/>
          </w:divBdr>
        </w:div>
      </w:divsChild>
    </w:div>
    <w:div w:id="1954243014">
      <w:bodyDiv w:val="1"/>
      <w:marLeft w:val="0"/>
      <w:marRight w:val="0"/>
      <w:marTop w:val="0"/>
      <w:marBottom w:val="0"/>
      <w:divBdr>
        <w:top w:val="none" w:sz="0" w:space="0" w:color="auto"/>
        <w:left w:val="none" w:sz="0" w:space="0" w:color="auto"/>
        <w:bottom w:val="none" w:sz="0" w:space="0" w:color="auto"/>
        <w:right w:val="none" w:sz="0" w:space="0" w:color="auto"/>
      </w:divBdr>
      <w:divsChild>
        <w:div w:id="1053576057">
          <w:marLeft w:val="120"/>
          <w:marRight w:val="120"/>
          <w:marTop w:val="120"/>
          <w:marBottom w:val="120"/>
          <w:divBdr>
            <w:top w:val="none" w:sz="0" w:space="0" w:color="auto"/>
            <w:left w:val="none" w:sz="0" w:space="0" w:color="auto"/>
            <w:bottom w:val="none" w:sz="0" w:space="0" w:color="auto"/>
            <w:right w:val="none" w:sz="0" w:space="0" w:color="auto"/>
          </w:divBdr>
        </w:div>
      </w:divsChild>
    </w:div>
    <w:div w:id="1985769268">
      <w:bodyDiv w:val="1"/>
      <w:marLeft w:val="0"/>
      <w:marRight w:val="0"/>
      <w:marTop w:val="0"/>
      <w:marBottom w:val="0"/>
      <w:divBdr>
        <w:top w:val="none" w:sz="0" w:space="0" w:color="auto"/>
        <w:left w:val="none" w:sz="0" w:space="0" w:color="auto"/>
        <w:bottom w:val="none" w:sz="0" w:space="0" w:color="auto"/>
        <w:right w:val="none" w:sz="0" w:space="0" w:color="auto"/>
      </w:divBdr>
      <w:divsChild>
        <w:div w:id="1115636291">
          <w:marLeft w:val="0"/>
          <w:marRight w:val="0"/>
          <w:marTop w:val="120"/>
          <w:marBottom w:val="0"/>
          <w:divBdr>
            <w:top w:val="none" w:sz="0" w:space="0" w:color="auto"/>
            <w:left w:val="none" w:sz="0" w:space="0" w:color="auto"/>
            <w:bottom w:val="none" w:sz="0" w:space="0" w:color="auto"/>
            <w:right w:val="none" w:sz="0" w:space="0" w:color="auto"/>
          </w:divBdr>
        </w:div>
        <w:div w:id="242301722">
          <w:marLeft w:val="0"/>
          <w:marRight w:val="0"/>
          <w:marTop w:val="120"/>
          <w:marBottom w:val="0"/>
          <w:divBdr>
            <w:top w:val="none" w:sz="0" w:space="0" w:color="auto"/>
            <w:left w:val="none" w:sz="0" w:space="0" w:color="auto"/>
            <w:bottom w:val="none" w:sz="0" w:space="0" w:color="auto"/>
            <w:right w:val="none" w:sz="0" w:space="0" w:color="auto"/>
          </w:divBdr>
        </w:div>
        <w:div w:id="1784839451">
          <w:marLeft w:val="0"/>
          <w:marRight w:val="0"/>
          <w:marTop w:val="120"/>
          <w:marBottom w:val="0"/>
          <w:divBdr>
            <w:top w:val="none" w:sz="0" w:space="0" w:color="auto"/>
            <w:left w:val="none" w:sz="0" w:space="0" w:color="auto"/>
            <w:bottom w:val="none" w:sz="0" w:space="0" w:color="auto"/>
            <w:right w:val="none" w:sz="0" w:space="0" w:color="auto"/>
          </w:divBdr>
        </w:div>
        <w:div w:id="836074798">
          <w:marLeft w:val="0"/>
          <w:marRight w:val="0"/>
          <w:marTop w:val="120"/>
          <w:marBottom w:val="0"/>
          <w:divBdr>
            <w:top w:val="none" w:sz="0" w:space="0" w:color="auto"/>
            <w:left w:val="none" w:sz="0" w:space="0" w:color="auto"/>
            <w:bottom w:val="none" w:sz="0" w:space="0" w:color="auto"/>
            <w:right w:val="none" w:sz="0" w:space="0" w:color="auto"/>
          </w:divBdr>
        </w:div>
        <w:div w:id="14423669">
          <w:marLeft w:val="0"/>
          <w:marRight w:val="0"/>
          <w:marTop w:val="120"/>
          <w:marBottom w:val="0"/>
          <w:divBdr>
            <w:top w:val="none" w:sz="0" w:space="0" w:color="auto"/>
            <w:left w:val="none" w:sz="0" w:space="0" w:color="auto"/>
            <w:bottom w:val="none" w:sz="0" w:space="0" w:color="auto"/>
            <w:right w:val="none" w:sz="0" w:space="0" w:color="auto"/>
          </w:divBdr>
        </w:div>
        <w:div w:id="187526349">
          <w:marLeft w:val="0"/>
          <w:marRight w:val="0"/>
          <w:marTop w:val="120"/>
          <w:marBottom w:val="0"/>
          <w:divBdr>
            <w:top w:val="none" w:sz="0" w:space="0" w:color="auto"/>
            <w:left w:val="none" w:sz="0" w:space="0" w:color="auto"/>
            <w:bottom w:val="none" w:sz="0" w:space="0" w:color="auto"/>
            <w:right w:val="none" w:sz="0" w:space="0" w:color="auto"/>
          </w:divBdr>
        </w:div>
        <w:div w:id="319627423">
          <w:marLeft w:val="0"/>
          <w:marRight w:val="0"/>
          <w:marTop w:val="120"/>
          <w:marBottom w:val="0"/>
          <w:divBdr>
            <w:top w:val="none" w:sz="0" w:space="0" w:color="auto"/>
            <w:left w:val="none" w:sz="0" w:space="0" w:color="auto"/>
            <w:bottom w:val="none" w:sz="0" w:space="0" w:color="auto"/>
            <w:right w:val="none" w:sz="0" w:space="0" w:color="auto"/>
          </w:divBdr>
        </w:div>
        <w:div w:id="251087413">
          <w:marLeft w:val="0"/>
          <w:marRight w:val="0"/>
          <w:marTop w:val="120"/>
          <w:marBottom w:val="0"/>
          <w:divBdr>
            <w:top w:val="none" w:sz="0" w:space="0" w:color="auto"/>
            <w:left w:val="none" w:sz="0" w:space="0" w:color="auto"/>
            <w:bottom w:val="none" w:sz="0" w:space="0" w:color="auto"/>
            <w:right w:val="none" w:sz="0" w:space="0" w:color="auto"/>
          </w:divBdr>
        </w:div>
      </w:divsChild>
    </w:div>
    <w:div w:id="2000845002">
      <w:bodyDiv w:val="1"/>
      <w:marLeft w:val="0"/>
      <w:marRight w:val="0"/>
      <w:marTop w:val="0"/>
      <w:marBottom w:val="0"/>
      <w:divBdr>
        <w:top w:val="none" w:sz="0" w:space="0" w:color="auto"/>
        <w:left w:val="none" w:sz="0" w:space="0" w:color="auto"/>
        <w:bottom w:val="none" w:sz="0" w:space="0" w:color="auto"/>
        <w:right w:val="none" w:sz="0" w:space="0" w:color="auto"/>
      </w:divBdr>
      <w:divsChild>
        <w:div w:id="1443453147">
          <w:marLeft w:val="0"/>
          <w:marRight w:val="0"/>
          <w:marTop w:val="120"/>
          <w:marBottom w:val="0"/>
          <w:divBdr>
            <w:top w:val="none" w:sz="0" w:space="0" w:color="auto"/>
            <w:left w:val="none" w:sz="0" w:space="0" w:color="auto"/>
            <w:bottom w:val="none" w:sz="0" w:space="0" w:color="auto"/>
            <w:right w:val="none" w:sz="0" w:space="0" w:color="auto"/>
          </w:divBdr>
        </w:div>
        <w:div w:id="1751806113">
          <w:marLeft w:val="0"/>
          <w:marRight w:val="0"/>
          <w:marTop w:val="120"/>
          <w:marBottom w:val="0"/>
          <w:divBdr>
            <w:top w:val="none" w:sz="0" w:space="0" w:color="auto"/>
            <w:left w:val="none" w:sz="0" w:space="0" w:color="auto"/>
            <w:bottom w:val="none" w:sz="0" w:space="0" w:color="auto"/>
            <w:right w:val="none" w:sz="0" w:space="0" w:color="auto"/>
          </w:divBdr>
        </w:div>
      </w:divsChild>
    </w:div>
    <w:div w:id="2003504093">
      <w:bodyDiv w:val="1"/>
      <w:marLeft w:val="0"/>
      <w:marRight w:val="0"/>
      <w:marTop w:val="0"/>
      <w:marBottom w:val="0"/>
      <w:divBdr>
        <w:top w:val="none" w:sz="0" w:space="0" w:color="auto"/>
        <w:left w:val="none" w:sz="0" w:space="0" w:color="auto"/>
        <w:bottom w:val="none" w:sz="0" w:space="0" w:color="auto"/>
        <w:right w:val="none" w:sz="0" w:space="0" w:color="auto"/>
      </w:divBdr>
    </w:div>
    <w:div w:id="2017531520">
      <w:bodyDiv w:val="1"/>
      <w:marLeft w:val="0"/>
      <w:marRight w:val="0"/>
      <w:marTop w:val="0"/>
      <w:marBottom w:val="0"/>
      <w:divBdr>
        <w:top w:val="none" w:sz="0" w:space="0" w:color="auto"/>
        <w:left w:val="none" w:sz="0" w:space="0" w:color="auto"/>
        <w:bottom w:val="none" w:sz="0" w:space="0" w:color="auto"/>
        <w:right w:val="none" w:sz="0" w:space="0" w:color="auto"/>
      </w:divBdr>
      <w:divsChild>
        <w:div w:id="1093084736">
          <w:marLeft w:val="120"/>
          <w:marRight w:val="120"/>
          <w:marTop w:val="120"/>
          <w:marBottom w:val="120"/>
          <w:divBdr>
            <w:top w:val="none" w:sz="0" w:space="0" w:color="auto"/>
            <w:left w:val="none" w:sz="0" w:space="0" w:color="auto"/>
            <w:bottom w:val="none" w:sz="0" w:space="0" w:color="auto"/>
            <w:right w:val="none" w:sz="0" w:space="0" w:color="auto"/>
          </w:divBdr>
        </w:div>
      </w:divsChild>
    </w:div>
    <w:div w:id="2089232056">
      <w:bodyDiv w:val="1"/>
      <w:marLeft w:val="0"/>
      <w:marRight w:val="0"/>
      <w:marTop w:val="0"/>
      <w:marBottom w:val="0"/>
      <w:divBdr>
        <w:top w:val="none" w:sz="0" w:space="0" w:color="auto"/>
        <w:left w:val="none" w:sz="0" w:space="0" w:color="auto"/>
        <w:bottom w:val="none" w:sz="0" w:space="0" w:color="auto"/>
        <w:right w:val="none" w:sz="0" w:space="0" w:color="auto"/>
      </w:divBdr>
      <w:divsChild>
        <w:div w:id="1401292074">
          <w:marLeft w:val="0"/>
          <w:marRight w:val="0"/>
          <w:marTop w:val="120"/>
          <w:marBottom w:val="0"/>
          <w:divBdr>
            <w:top w:val="none" w:sz="0" w:space="0" w:color="auto"/>
            <w:left w:val="none" w:sz="0" w:space="0" w:color="auto"/>
            <w:bottom w:val="none" w:sz="0" w:space="0" w:color="auto"/>
            <w:right w:val="none" w:sz="0" w:space="0" w:color="auto"/>
          </w:divBdr>
        </w:div>
        <w:div w:id="553273436">
          <w:marLeft w:val="0"/>
          <w:marRight w:val="0"/>
          <w:marTop w:val="120"/>
          <w:marBottom w:val="0"/>
          <w:divBdr>
            <w:top w:val="none" w:sz="0" w:space="0" w:color="auto"/>
            <w:left w:val="none" w:sz="0" w:space="0" w:color="auto"/>
            <w:bottom w:val="none" w:sz="0" w:space="0" w:color="auto"/>
            <w:right w:val="none" w:sz="0" w:space="0" w:color="auto"/>
          </w:divBdr>
        </w:div>
        <w:div w:id="284118622">
          <w:marLeft w:val="0"/>
          <w:marRight w:val="0"/>
          <w:marTop w:val="120"/>
          <w:marBottom w:val="0"/>
          <w:divBdr>
            <w:top w:val="none" w:sz="0" w:space="0" w:color="auto"/>
            <w:left w:val="none" w:sz="0" w:space="0" w:color="auto"/>
            <w:bottom w:val="none" w:sz="0" w:space="0" w:color="auto"/>
            <w:right w:val="none" w:sz="0" w:space="0" w:color="auto"/>
          </w:divBdr>
        </w:div>
        <w:div w:id="406652160">
          <w:marLeft w:val="0"/>
          <w:marRight w:val="0"/>
          <w:marTop w:val="120"/>
          <w:marBottom w:val="0"/>
          <w:divBdr>
            <w:top w:val="none" w:sz="0" w:space="0" w:color="auto"/>
            <w:left w:val="none" w:sz="0" w:space="0" w:color="auto"/>
            <w:bottom w:val="none" w:sz="0" w:space="0" w:color="auto"/>
            <w:right w:val="none" w:sz="0" w:space="0" w:color="auto"/>
          </w:divBdr>
        </w:div>
        <w:div w:id="1620261794">
          <w:marLeft w:val="0"/>
          <w:marRight w:val="0"/>
          <w:marTop w:val="120"/>
          <w:marBottom w:val="0"/>
          <w:divBdr>
            <w:top w:val="none" w:sz="0" w:space="0" w:color="auto"/>
            <w:left w:val="none" w:sz="0" w:space="0" w:color="auto"/>
            <w:bottom w:val="none" w:sz="0" w:space="0" w:color="auto"/>
            <w:right w:val="none" w:sz="0" w:space="0" w:color="auto"/>
          </w:divBdr>
        </w:div>
        <w:div w:id="1527519589">
          <w:marLeft w:val="0"/>
          <w:marRight w:val="0"/>
          <w:marTop w:val="120"/>
          <w:marBottom w:val="0"/>
          <w:divBdr>
            <w:top w:val="none" w:sz="0" w:space="0" w:color="auto"/>
            <w:left w:val="none" w:sz="0" w:space="0" w:color="auto"/>
            <w:bottom w:val="none" w:sz="0" w:space="0" w:color="auto"/>
            <w:right w:val="none" w:sz="0" w:space="0" w:color="auto"/>
          </w:divBdr>
        </w:div>
        <w:div w:id="1149440457">
          <w:marLeft w:val="0"/>
          <w:marRight w:val="0"/>
          <w:marTop w:val="120"/>
          <w:marBottom w:val="0"/>
          <w:divBdr>
            <w:top w:val="none" w:sz="0" w:space="0" w:color="auto"/>
            <w:left w:val="none" w:sz="0" w:space="0" w:color="auto"/>
            <w:bottom w:val="none" w:sz="0" w:space="0" w:color="auto"/>
            <w:right w:val="none" w:sz="0" w:space="0" w:color="auto"/>
          </w:divBdr>
        </w:div>
        <w:div w:id="1518469416">
          <w:marLeft w:val="0"/>
          <w:marRight w:val="0"/>
          <w:marTop w:val="120"/>
          <w:marBottom w:val="0"/>
          <w:divBdr>
            <w:top w:val="none" w:sz="0" w:space="0" w:color="auto"/>
            <w:left w:val="none" w:sz="0" w:space="0" w:color="auto"/>
            <w:bottom w:val="none" w:sz="0" w:space="0" w:color="auto"/>
            <w:right w:val="none" w:sz="0" w:space="0" w:color="auto"/>
          </w:divBdr>
        </w:div>
        <w:div w:id="1574201275">
          <w:marLeft w:val="0"/>
          <w:marRight w:val="0"/>
          <w:marTop w:val="120"/>
          <w:marBottom w:val="0"/>
          <w:divBdr>
            <w:top w:val="none" w:sz="0" w:space="0" w:color="auto"/>
            <w:left w:val="none" w:sz="0" w:space="0" w:color="auto"/>
            <w:bottom w:val="none" w:sz="0" w:space="0" w:color="auto"/>
            <w:right w:val="none" w:sz="0" w:space="0" w:color="auto"/>
          </w:divBdr>
        </w:div>
        <w:div w:id="635991233">
          <w:marLeft w:val="0"/>
          <w:marRight w:val="0"/>
          <w:marTop w:val="120"/>
          <w:marBottom w:val="0"/>
          <w:divBdr>
            <w:top w:val="none" w:sz="0" w:space="0" w:color="auto"/>
            <w:left w:val="none" w:sz="0" w:space="0" w:color="auto"/>
            <w:bottom w:val="none" w:sz="0" w:space="0" w:color="auto"/>
            <w:right w:val="none" w:sz="0" w:space="0" w:color="auto"/>
          </w:divBdr>
        </w:div>
        <w:div w:id="816997662">
          <w:marLeft w:val="0"/>
          <w:marRight w:val="0"/>
          <w:marTop w:val="120"/>
          <w:marBottom w:val="0"/>
          <w:divBdr>
            <w:top w:val="none" w:sz="0" w:space="0" w:color="auto"/>
            <w:left w:val="none" w:sz="0" w:space="0" w:color="auto"/>
            <w:bottom w:val="none" w:sz="0" w:space="0" w:color="auto"/>
            <w:right w:val="none" w:sz="0" w:space="0" w:color="auto"/>
          </w:divBdr>
        </w:div>
        <w:div w:id="1377319204">
          <w:marLeft w:val="0"/>
          <w:marRight w:val="0"/>
          <w:marTop w:val="120"/>
          <w:marBottom w:val="0"/>
          <w:divBdr>
            <w:top w:val="none" w:sz="0" w:space="0" w:color="auto"/>
            <w:left w:val="none" w:sz="0" w:space="0" w:color="auto"/>
            <w:bottom w:val="none" w:sz="0" w:space="0" w:color="auto"/>
            <w:right w:val="none" w:sz="0" w:space="0" w:color="auto"/>
          </w:divBdr>
        </w:div>
        <w:div w:id="1033729138">
          <w:marLeft w:val="0"/>
          <w:marRight w:val="0"/>
          <w:marTop w:val="120"/>
          <w:marBottom w:val="0"/>
          <w:divBdr>
            <w:top w:val="none" w:sz="0" w:space="0" w:color="auto"/>
            <w:left w:val="none" w:sz="0" w:space="0" w:color="auto"/>
            <w:bottom w:val="none" w:sz="0" w:space="0" w:color="auto"/>
            <w:right w:val="none" w:sz="0" w:space="0" w:color="auto"/>
          </w:divBdr>
        </w:div>
        <w:div w:id="1909459812">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304241/30055b8a10b81f4fc78c964ba5f0d43f4e711d3e/" TargetMode="External"/><Relationship Id="rId18" Type="http://schemas.openxmlformats.org/officeDocument/2006/relationships/hyperlink" Target="http://www.consultant.ru/document/cons_doc_LAW_304241/30055b8a10b81f4fc78c964ba5f0d43f4e711d3e/" TargetMode="External"/><Relationship Id="rId26" Type="http://schemas.openxmlformats.org/officeDocument/2006/relationships/hyperlink" Target="http://www.consultant.ru/document/cons_doc_LAW_304241/30055b8a10b81f4fc78c964ba5f0d43f4e711d3e/" TargetMode="External"/><Relationship Id="rId39" Type="http://schemas.openxmlformats.org/officeDocument/2006/relationships/hyperlink" Target="http://www.consultant.ru/document/cons_doc_LAW_304241/30055b8a10b81f4fc78c964ba5f0d43f4e711d3e/" TargetMode="External"/><Relationship Id="rId21" Type="http://schemas.openxmlformats.org/officeDocument/2006/relationships/hyperlink" Target="http://www.consultant.ru/document/cons_doc_LAW_304241/30055b8a10b81f4fc78c964ba5f0d43f4e711d3e/" TargetMode="External"/><Relationship Id="rId34" Type="http://schemas.openxmlformats.org/officeDocument/2006/relationships/hyperlink" Target="http://www.consultant.ru/document/cons_doc_LAW_304241/30055b8a10b81f4fc78c964ba5f0d43f4e711d3e/" TargetMode="External"/><Relationship Id="rId42" Type="http://schemas.openxmlformats.org/officeDocument/2006/relationships/hyperlink" Target="http://www.consultant.ru/document/cons_doc_LAW_304241/30055b8a10b81f4fc78c964ba5f0d43f4e711d3e/" TargetMode="External"/><Relationship Id="rId47" Type="http://schemas.openxmlformats.org/officeDocument/2006/relationships/hyperlink" Target="http://www.consultant.ru/document/cons_doc_LAW_304241/372364a2321cd41cb476eff9856061881c0ce462/" TargetMode="External"/><Relationship Id="rId50" Type="http://schemas.openxmlformats.org/officeDocument/2006/relationships/hyperlink" Target="http://www.consultant.ru/document/cons_doc_LAW_304241/30055b8a10b81f4fc78c964ba5f0d43f4e711d3e/" TargetMode="External"/><Relationship Id="rId55" Type="http://schemas.openxmlformats.org/officeDocument/2006/relationships/hyperlink" Target="http://www.consultant.ru/document/cons_doc_LAW_304241/30055b8a10b81f4fc78c964ba5f0d43f4e711d3e/" TargetMode="External"/><Relationship Id="rId7" Type="http://schemas.openxmlformats.org/officeDocument/2006/relationships/hyperlink" Target="http://www.consultant.ru/document/cons_doc_LAW_294692/" TargetMode="External"/><Relationship Id="rId2" Type="http://schemas.openxmlformats.org/officeDocument/2006/relationships/numbering" Target="numbering.xml"/><Relationship Id="rId16" Type="http://schemas.openxmlformats.org/officeDocument/2006/relationships/hyperlink" Target="http://www.consultant.ru/document/cons_doc_LAW_304241/30055b8a10b81f4fc78c964ba5f0d43f4e711d3e/" TargetMode="External"/><Relationship Id="rId20" Type="http://schemas.openxmlformats.org/officeDocument/2006/relationships/hyperlink" Target="http://www.consultant.ru/document/cons_doc_LAW_304241/30055b8a10b81f4fc78c964ba5f0d43f4e711d3e/" TargetMode="External"/><Relationship Id="rId29" Type="http://schemas.openxmlformats.org/officeDocument/2006/relationships/hyperlink" Target="http://www.consultant.ru/document/cons_doc_LAW_304241/30055b8a10b81f4fc78c964ba5f0d43f4e711d3e/" TargetMode="External"/><Relationship Id="rId41" Type="http://schemas.openxmlformats.org/officeDocument/2006/relationships/hyperlink" Target="http://www.consultant.ru/document/cons_doc_LAW_304241/30055b8a10b81f4fc78c964ba5f0d43f4e711d3e/" TargetMode="External"/><Relationship Id="rId54" Type="http://schemas.openxmlformats.org/officeDocument/2006/relationships/hyperlink" Target="http://www.consultant.ru/document/cons_doc_LAW_304241/e9971511d19a7999a6ee41be8aa69fb43016a8d2/" TargetMode="External"/><Relationship Id="rId1" Type="http://schemas.openxmlformats.org/officeDocument/2006/relationships/customXml" Target="../customXml/item1.xml"/><Relationship Id="rId6" Type="http://schemas.openxmlformats.org/officeDocument/2006/relationships/hyperlink" Target="http://cnt-pischevik.ru/ustav-tcn.html" TargetMode="External"/><Relationship Id="rId11" Type="http://schemas.openxmlformats.org/officeDocument/2006/relationships/hyperlink" Target="http://www.consultant.ru/document/cons_doc_LAW_304241/30055b8a10b81f4fc78c964ba5f0d43f4e711d3e/" TargetMode="External"/><Relationship Id="rId24" Type="http://schemas.openxmlformats.org/officeDocument/2006/relationships/hyperlink" Target="http://www.consultant.ru/document/cons_doc_LAW_304241/30055b8a10b81f4fc78c964ba5f0d43f4e711d3e/" TargetMode="External"/><Relationship Id="rId32" Type="http://schemas.openxmlformats.org/officeDocument/2006/relationships/hyperlink" Target="http://www.consultant.ru/document/cons_doc_LAW_304241/30055b8a10b81f4fc78c964ba5f0d43f4e711d3e/" TargetMode="External"/><Relationship Id="rId37" Type="http://schemas.openxmlformats.org/officeDocument/2006/relationships/hyperlink" Target="http://www.consultant.ru/document/cons_doc_LAW_304241/30055b8a10b81f4fc78c964ba5f0d43f4e711d3e/" TargetMode="External"/><Relationship Id="rId40" Type="http://schemas.openxmlformats.org/officeDocument/2006/relationships/hyperlink" Target="http://www.consultant.ru/document/cons_doc_LAW_304241/30055b8a10b81f4fc78c964ba5f0d43f4e711d3e/" TargetMode="External"/><Relationship Id="rId45" Type="http://schemas.openxmlformats.org/officeDocument/2006/relationships/hyperlink" Target="http://www.consultant.ru/document/cons_doc_LAW_304241/372364a2321cd41cb476eff9856061881c0ce462/" TargetMode="External"/><Relationship Id="rId53" Type="http://schemas.openxmlformats.org/officeDocument/2006/relationships/hyperlink" Target="http://www.consultant.ru/document/cons_doc_LAW_312201/9dfd36b6ecfa3c97f3929a2f92f0f740fd222dfa/" TargetMode="External"/><Relationship Id="rId58" Type="http://schemas.openxmlformats.org/officeDocument/2006/relationships/hyperlink" Target="http://www.consultant.ru/document/cons_doc_LAW_304241/30055b8a10b81f4fc78c964ba5f0d43f4e711d3e/" TargetMode="External"/><Relationship Id="rId5" Type="http://schemas.openxmlformats.org/officeDocument/2006/relationships/webSettings" Target="webSettings.xml"/><Relationship Id="rId15" Type="http://schemas.openxmlformats.org/officeDocument/2006/relationships/hyperlink" Target="http://www.consultant.ru/document/cons_doc_LAW_304241/30055b8a10b81f4fc78c964ba5f0d43f4e711d3e/" TargetMode="External"/><Relationship Id="rId23" Type="http://schemas.openxmlformats.org/officeDocument/2006/relationships/hyperlink" Target="http://www.consultant.ru/document/cons_doc_LAW_304241/30055b8a10b81f4fc78c964ba5f0d43f4e711d3e/" TargetMode="External"/><Relationship Id="rId28" Type="http://schemas.openxmlformats.org/officeDocument/2006/relationships/hyperlink" Target="http://www.consultant.ru/document/cons_doc_LAW_304241/30055b8a10b81f4fc78c964ba5f0d43f4e711d3e/" TargetMode="External"/><Relationship Id="rId36" Type="http://schemas.openxmlformats.org/officeDocument/2006/relationships/hyperlink" Target="http://www.consultant.ru/document/cons_doc_LAW_304241/30055b8a10b81f4fc78c964ba5f0d43f4e711d3e/" TargetMode="External"/><Relationship Id="rId49" Type="http://schemas.openxmlformats.org/officeDocument/2006/relationships/hyperlink" Target="http://www.consultant.ru/document/cons_doc_LAW_304241/30055b8a10b81f4fc78c964ba5f0d43f4e711d3e/" TargetMode="External"/><Relationship Id="rId57" Type="http://schemas.openxmlformats.org/officeDocument/2006/relationships/hyperlink" Target="http://www.consultant.ru/document/cons_doc_LAW_304241/30055b8a10b81f4fc78c964ba5f0d43f4e711d3e/" TargetMode="External"/><Relationship Id="rId61" Type="http://schemas.openxmlformats.org/officeDocument/2006/relationships/theme" Target="theme/theme1.xml"/><Relationship Id="rId10" Type="http://schemas.openxmlformats.org/officeDocument/2006/relationships/hyperlink" Target="http://www.consultant.ru/document/cons_doc_LAW_304241/30055b8a10b81f4fc78c964ba5f0d43f4e711d3e/" TargetMode="External"/><Relationship Id="rId19" Type="http://schemas.openxmlformats.org/officeDocument/2006/relationships/hyperlink" Target="http://www.consultant.ru/document/cons_doc_LAW_304241/30055b8a10b81f4fc78c964ba5f0d43f4e711d3e/" TargetMode="External"/><Relationship Id="rId31" Type="http://schemas.openxmlformats.org/officeDocument/2006/relationships/hyperlink" Target="http://www.consultant.ru/document/cons_doc_LAW_304241/30055b8a10b81f4fc78c964ba5f0d43f4e711d3e/" TargetMode="External"/><Relationship Id="rId44" Type="http://schemas.openxmlformats.org/officeDocument/2006/relationships/hyperlink" Target="http://www.consultant.ru/document/cons_doc_LAW_304241/30055b8a10b81f4fc78c964ba5f0d43f4e711d3e/" TargetMode="External"/><Relationship Id="rId52" Type="http://schemas.openxmlformats.org/officeDocument/2006/relationships/hyperlink" Target="http://www.consultant.ru/document/cons_doc_LAW_294692/547853a8b8f0a1d9e817c3c15ad9fa61a1c2a9fc/"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nsultant.ru/document/cons_doc_LAW_304241/30055b8a10b81f4fc78c964ba5f0d43f4e711d3e/" TargetMode="External"/><Relationship Id="rId14" Type="http://schemas.openxmlformats.org/officeDocument/2006/relationships/hyperlink" Target="http://www.consultant.ru/document/cons_doc_LAW_304241/30055b8a10b81f4fc78c964ba5f0d43f4e711d3e/" TargetMode="External"/><Relationship Id="rId22" Type="http://schemas.openxmlformats.org/officeDocument/2006/relationships/hyperlink" Target="http://www.consultant.ru/document/cons_doc_LAW_304241/30055b8a10b81f4fc78c964ba5f0d43f4e711d3e/" TargetMode="External"/><Relationship Id="rId27" Type="http://schemas.openxmlformats.org/officeDocument/2006/relationships/hyperlink" Target="http://www.consultant.ru/document/cons_doc_LAW_304241/30055b8a10b81f4fc78c964ba5f0d43f4e711d3e/" TargetMode="External"/><Relationship Id="rId30" Type="http://schemas.openxmlformats.org/officeDocument/2006/relationships/hyperlink" Target="http://www.consultant.ru/document/cons_doc_LAW_304241/30055b8a10b81f4fc78c964ba5f0d43f4e711d3e/" TargetMode="External"/><Relationship Id="rId35" Type="http://schemas.openxmlformats.org/officeDocument/2006/relationships/hyperlink" Target="http://www.consultant.ru/document/cons_doc_LAW_304241/30055b8a10b81f4fc78c964ba5f0d43f4e711d3e/" TargetMode="External"/><Relationship Id="rId43" Type="http://schemas.openxmlformats.org/officeDocument/2006/relationships/hyperlink" Target="http://www.consultant.ru/document/cons_doc_LAW_304241/30055b8a10b81f4fc78c964ba5f0d43f4e711d3e/" TargetMode="External"/><Relationship Id="rId48" Type="http://schemas.openxmlformats.org/officeDocument/2006/relationships/hyperlink" Target="http://www.consultant.ru/document/cons_doc_LAW_304241/30055b8a10b81f4fc78c964ba5f0d43f4e711d3e/" TargetMode="External"/><Relationship Id="rId56" Type="http://schemas.openxmlformats.org/officeDocument/2006/relationships/hyperlink" Target="http://www.consultant.ru/document/cons_doc_LAW_304241/30055b8a10b81f4fc78c964ba5f0d43f4e711d3e/" TargetMode="External"/><Relationship Id="rId8" Type="http://schemas.openxmlformats.org/officeDocument/2006/relationships/hyperlink" Target="http://www.consultant.ru/document/cons_doc_LAW_301443/" TargetMode="External"/><Relationship Id="rId51" Type="http://schemas.openxmlformats.org/officeDocument/2006/relationships/hyperlink" Target="http://www.consultant.ru/document/cons_doc_LAW_304241/30055b8a10b81f4fc78c964ba5f0d43f4e711d3e/" TargetMode="External"/><Relationship Id="rId3" Type="http://schemas.openxmlformats.org/officeDocument/2006/relationships/styles" Target="styles.xml"/><Relationship Id="rId12" Type="http://schemas.openxmlformats.org/officeDocument/2006/relationships/hyperlink" Target="http://www.consultant.ru/document/cons_doc_LAW_304241/30055b8a10b81f4fc78c964ba5f0d43f4e711d3e/" TargetMode="External"/><Relationship Id="rId17" Type="http://schemas.openxmlformats.org/officeDocument/2006/relationships/hyperlink" Target="http://www.consultant.ru/document/cons_doc_LAW_304241/30055b8a10b81f4fc78c964ba5f0d43f4e711d3e/" TargetMode="External"/><Relationship Id="rId25" Type="http://schemas.openxmlformats.org/officeDocument/2006/relationships/hyperlink" Target="http://www.consultant.ru/document/cons_doc_LAW_304241/30055b8a10b81f4fc78c964ba5f0d43f4e711d3e/" TargetMode="External"/><Relationship Id="rId33" Type="http://schemas.openxmlformats.org/officeDocument/2006/relationships/hyperlink" Target="http://www.consultant.ru/document/cons_doc_LAW_304241/30055b8a10b81f4fc78c964ba5f0d43f4e711d3e/" TargetMode="External"/><Relationship Id="rId38" Type="http://schemas.openxmlformats.org/officeDocument/2006/relationships/hyperlink" Target="http://www.consultant.ru/document/cons_doc_LAW_304241/30055b8a10b81f4fc78c964ba5f0d43f4e711d3e/" TargetMode="External"/><Relationship Id="rId46" Type="http://schemas.openxmlformats.org/officeDocument/2006/relationships/hyperlink" Target="http://www.consultant.ru/document/cons_doc_LAW_304241/372364a2321cd41cb476eff9856061881c0ce462/" TargetMode="External"/><Relationship Id="rId59" Type="http://schemas.openxmlformats.org/officeDocument/2006/relationships/hyperlink" Target="http://www.consultant.ru/document/cons_doc_LAW_30143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6AEE1-9067-4A18-8EE0-93700E7CF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35</Pages>
  <Words>16124</Words>
  <Characters>91908</Characters>
  <Application>Microsoft Office Word</Application>
  <DocSecurity>0</DocSecurity>
  <Lines>765</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I</dc:creator>
  <cp:keywords/>
  <dc:description/>
  <cp:lastModifiedBy>Пользователь</cp:lastModifiedBy>
  <cp:revision>36</cp:revision>
  <dcterms:created xsi:type="dcterms:W3CDTF">2019-01-11T04:52:00Z</dcterms:created>
  <dcterms:modified xsi:type="dcterms:W3CDTF">2019-03-24T02:56:00Z</dcterms:modified>
</cp:coreProperties>
</file>