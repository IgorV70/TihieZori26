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B1A8A" w:rsidRPr="00EB1A8A" w:rsidRDefault="00EB1A8A" w:rsidP="00EB1A8A">
      <w:pPr>
        <w:shd w:val="clear" w:color="auto" w:fill="FFFFFF"/>
        <w:spacing w:after="0" w:line="240" w:lineRule="auto"/>
        <w:jc w:val="center"/>
        <w:textAlignment w:val="baseline"/>
        <w:rPr>
          <w:rFonts w:ascii="Times New Roman" w:eastAsia="Times New Roman" w:hAnsi="Times New Roman" w:cs="Times New Roman"/>
          <w:b/>
          <w:bCs/>
          <w:sz w:val="24"/>
          <w:szCs w:val="24"/>
          <w:bdr w:val="none" w:sz="0" w:space="0" w:color="auto" w:frame="1"/>
          <w:lang w:eastAsia="ru-RU"/>
        </w:rPr>
      </w:pPr>
    </w:p>
    <w:p w:rsidR="00EB1A8A" w:rsidRPr="00EB1A8A" w:rsidRDefault="00EB1A8A" w:rsidP="00EB1A8A">
      <w:pPr>
        <w:shd w:val="clear" w:color="auto" w:fill="FFFFFF"/>
        <w:spacing w:after="0" w:line="240" w:lineRule="auto"/>
        <w:jc w:val="center"/>
        <w:textAlignment w:val="baseline"/>
        <w:rPr>
          <w:rFonts w:ascii="Times New Roman" w:eastAsia="Times New Roman" w:hAnsi="Times New Roman" w:cs="Times New Roman"/>
          <w:sz w:val="96"/>
          <w:szCs w:val="96"/>
          <w:lang w:eastAsia="ru-RU"/>
        </w:rPr>
      </w:pPr>
      <w:r w:rsidRPr="00EB1A8A">
        <w:rPr>
          <w:rFonts w:ascii="Times New Roman" w:eastAsia="Times New Roman" w:hAnsi="Times New Roman" w:cs="Times New Roman"/>
          <w:b/>
          <w:bCs/>
          <w:sz w:val="96"/>
          <w:szCs w:val="96"/>
          <w:bdr w:val="none" w:sz="0" w:space="0" w:color="auto" w:frame="1"/>
          <w:lang w:eastAsia="ru-RU"/>
        </w:rPr>
        <w:t>УСТАВ</w:t>
      </w:r>
    </w:p>
    <w:p w:rsidR="00EB1A8A" w:rsidRPr="00EB1A8A" w:rsidRDefault="00EB1A8A" w:rsidP="00EB1A8A">
      <w:pPr>
        <w:shd w:val="clear" w:color="auto" w:fill="FFFFFF"/>
        <w:spacing w:after="0" w:line="240" w:lineRule="auto"/>
        <w:jc w:val="center"/>
        <w:textAlignment w:val="baseline"/>
        <w:rPr>
          <w:rFonts w:ascii="Times New Roman" w:eastAsia="Times New Roman" w:hAnsi="Times New Roman" w:cs="Times New Roman"/>
          <w:b/>
          <w:bCs/>
          <w:i/>
          <w:iCs/>
          <w:sz w:val="56"/>
          <w:szCs w:val="56"/>
          <w:bdr w:val="none" w:sz="0" w:space="0" w:color="auto" w:frame="1"/>
          <w:lang w:eastAsia="ru-RU"/>
        </w:rPr>
      </w:pPr>
      <w:r w:rsidRPr="00EB1A8A">
        <w:rPr>
          <w:rFonts w:ascii="Times New Roman" w:eastAsia="Times New Roman" w:hAnsi="Times New Roman" w:cs="Times New Roman"/>
          <w:b/>
          <w:bCs/>
          <w:i/>
          <w:iCs/>
          <w:sz w:val="56"/>
          <w:szCs w:val="56"/>
          <w:bdr w:val="none" w:sz="0" w:space="0" w:color="auto" w:frame="1"/>
          <w:lang w:eastAsia="ru-RU"/>
        </w:rPr>
        <w:t>Товарищества собственников недвижимости</w:t>
      </w:r>
    </w:p>
    <w:p w:rsidR="00EB1A8A" w:rsidRPr="00EB1A8A" w:rsidRDefault="00EB1A8A" w:rsidP="00EB1A8A">
      <w:pPr>
        <w:shd w:val="clear" w:color="auto" w:fill="FFFFFF"/>
        <w:spacing w:after="0" w:line="240" w:lineRule="auto"/>
        <w:jc w:val="center"/>
        <w:textAlignment w:val="baseline"/>
        <w:rPr>
          <w:rFonts w:ascii="Times New Roman" w:eastAsia="Times New Roman" w:hAnsi="Times New Roman" w:cs="Times New Roman"/>
          <w:sz w:val="72"/>
          <w:szCs w:val="72"/>
          <w:lang w:eastAsia="ru-RU"/>
        </w:rPr>
      </w:pPr>
      <w:r w:rsidRPr="00EB1A8A">
        <w:rPr>
          <w:rFonts w:ascii="Times New Roman" w:eastAsia="Times New Roman" w:hAnsi="Times New Roman" w:cs="Times New Roman"/>
          <w:b/>
          <w:bCs/>
          <w:i/>
          <w:iCs/>
          <w:sz w:val="72"/>
          <w:szCs w:val="72"/>
          <w:bdr w:val="none" w:sz="0" w:space="0" w:color="auto" w:frame="1"/>
          <w:lang w:eastAsia="ru-RU"/>
        </w:rPr>
        <w:t>«Тихие зори»</w:t>
      </w:r>
    </w:p>
    <w:p w:rsidR="00EB1A8A" w:rsidRPr="00EB1A8A" w:rsidRDefault="00EB1A8A" w:rsidP="00EB1A8A">
      <w:pPr>
        <w:shd w:val="clear" w:color="auto" w:fill="FFFFFF"/>
        <w:spacing w:after="0" w:line="240" w:lineRule="auto"/>
        <w:jc w:val="center"/>
        <w:textAlignment w:val="baseline"/>
        <w:rPr>
          <w:rFonts w:ascii="Times New Roman" w:eastAsia="Times New Roman" w:hAnsi="Times New Roman" w:cs="Times New Roman"/>
          <w:b/>
          <w:sz w:val="24"/>
          <w:szCs w:val="24"/>
          <w:lang w:eastAsia="ru-RU"/>
        </w:rPr>
      </w:pPr>
      <w:r w:rsidRPr="00EB1A8A">
        <w:rPr>
          <w:rFonts w:ascii="Times New Roman" w:eastAsia="Times New Roman" w:hAnsi="Times New Roman" w:cs="Times New Roman"/>
          <w:b/>
          <w:i/>
          <w:iCs/>
          <w:sz w:val="24"/>
          <w:szCs w:val="24"/>
          <w:bdr w:val="none" w:sz="0" w:space="0" w:color="auto" w:frame="1"/>
          <w:lang w:eastAsia="ru-RU"/>
        </w:rPr>
        <w:t>(новая редакция)</w:t>
      </w:r>
    </w:p>
    <w:p w:rsidR="00EB1A8A" w:rsidRPr="00EB1A8A" w:rsidRDefault="00EB1A8A" w:rsidP="00EB1A8A">
      <w:pPr>
        <w:shd w:val="clear" w:color="auto" w:fill="FFFFFF"/>
        <w:spacing w:after="0" w:line="240" w:lineRule="auto"/>
        <w:textAlignment w:val="baseline"/>
        <w:rPr>
          <w:rFonts w:ascii="Times New Roman" w:eastAsia="Times New Roman" w:hAnsi="Times New Roman" w:cs="Times New Roman"/>
          <w:sz w:val="24"/>
          <w:szCs w:val="24"/>
          <w:lang w:eastAsia="ru-RU"/>
        </w:rPr>
      </w:pPr>
    </w:p>
    <w:p w:rsidR="00EB1A8A" w:rsidRPr="00EB1A8A" w:rsidRDefault="00EB1A8A" w:rsidP="00EB1A8A">
      <w:pPr>
        <w:shd w:val="clear" w:color="auto" w:fill="FFFFFF"/>
        <w:spacing w:after="0" w:line="240" w:lineRule="auto"/>
        <w:textAlignment w:val="baseline"/>
        <w:rPr>
          <w:rFonts w:ascii="Times New Roman" w:eastAsia="Times New Roman" w:hAnsi="Times New Roman" w:cs="Times New Roman"/>
          <w:sz w:val="24"/>
          <w:szCs w:val="24"/>
          <w:lang w:eastAsia="ru-RU"/>
        </w:rPr>
      </w:pPr>
    </w:p>
    <w:p w:rsidR="00EB1A8A" w:rsidRPr="00EB1A8A" w:rsidRDefault="00EB1A8A" w:rsidP="00EB1A8A">
      <w:pPr>
        <w:shd w:val="clear" w:color="auto" w:fill="FFFFFF"/>
        <w:spacing w:after="0" w:line="240" w:lineRule="auto"/>
        <w:textAlignment w:val="baseline"/>
        <w:rPr>
          <w:rFonts w:ascii="Times New Roman" w:eastAsia="Times New Roman" w:hAnsi="Times New Roman" w:cs="Times New Roman"/>
          <w:sz w:val="24"/>
          <w:szCs w:val="24"/>
          <w:lang w:eastAsia="ru-RU"/>
        </w:rPr>
      </w:pPr>
    </w:p>
    <w:p w:rsidR="00EB1A8A" w:rsidRPr="00EB1A8A" w:rsidRDefault="00EB1A8A" w:rsidP="00EB1A8A">
      <w:pPr>
        <w:shd w:val="clear" w:color="auto" w:fill="FFFFFF"/>
        <w:spacing w:after="0" w:line="240" w:lineRule="auto"/>
        <w:textAlignment w:val="baseline"/>
        <w:rPr>
          <w:rFonts w:ascii="Times New Roman" w:eastAsia="Times New Roman" w:hAnsi="Times New Roman" w:cs="Times New Roman"/>
          <w:sz w:val="24"/>
          <w:szCs w:val="24"/>
          <w:lang w:eastAsia="ru-RU"/>
        </w:rPr>
      </w:pPr>
    </w:p>
    <w:p w:rsidR="00EB1A8A" w:rsidRPr="00EB1A8A" w:rsidRDefault="00EB1A8A" w:rsidP="00EB1A8A">
      <w:pPr>
        <w:shd w:val="clear" w:color="auto" w:fill="FFFFFF"/>
        <w:spacing w:after="0" w:line="240" w:lineRule="auto"/>
        <w:textAlignment w:val="baseline"/>
        <w:rPr>
          <w:rFonts w:ascii="Times New Roman" w:eastAsia="Times New Roman" w:hAnsi="Times New Roman" w:cs="Times New Roman"/>
          <w:sz w:val="24"/>
          <w:szCs w:val="24"/>
          <w:lang w:eastAsia="ru-RU"/>
        </w:rPr>
      </w:pPr>
    </w:p>
    <w:p w:rsidR="00EB1A8A" w:rsidRPr="00EB1A8A" w:rsidRDefault="00EB1A8A" w:rsidP="00EB1A8A">
      <w:pPr>
        <w:shd w:val="clear" w:color="auto" w:fill="FFFFFF"/>
        <w:spacing w:after="0" w:line="240" w:lineRule="auto"/>
        <w:textAlignment w:val="baseline"/>
        <w:rPr>
          <w:rFonts w:ascii="Times New Roman" w:eastAsia="Times New Roman" w:hAnsi="Times New Roman" w:cs="Times New Roman"/>
          <w:sz w:val="24"/>
          <w:szCs w:val="24"/>
          <w:lang w:eastAsia="ru-RU"/>
        </w:rPr>
      </w:pPr>
    </w:p>
    <w:p w:rsidR="00EB1A8A" w:rsidRPr="00EB1A8A" w:rsidRDefault="00EB1A8A" w:rsidP="00EB1A8A">
      <w:pPr>
        <w:shd w:val="clear" w:color="auto" w:fill="FFFFFF"/>
        <w:spacing w:after="0" w:line="240" w:lineRule="auto"/>
        <w:textAlignment w:val="baseline"/>
        <w:rPr>
          <w:rFonts w:ascii="Times New Roman" w:eastAsia="Times New Roman" w:hAnsi="Times New Roman" w:cs="Times New Roman"/>
          <w:sz w:val="24"/>
          <w:szCs w:val="24"/>
          <w:lang w:eastAsia="ru-RU"/>
        </w:rPr>
      </w:pPr>
    </w:p>
    <w:p w:rsidR="00EB1A8A" w:rsidRPr="00EB1A8A" w:rsidRDefault="00EB1A8A" w:rsidP="00EB1A8A">
      <w:pPr>
        <w:shd w:val="clear" w:color="auto" w:fill="FFFFFF"/>
        <w:spacing w:after="0" w:line="240" w:lineRule="auto"/>
        <w:textAlignment w:val="baseline"/>
        <w:rPr>
          <w:rFonts w:ascii="Times New Roman" w:eastAsia="Times New Roman" w:hAnsi="Times New Roman" w:cs="Times New Roman"/>
          <w:sz w:val="24"/>
          <w:szCs w:val="24"/>
          <w:lang w:eastAsia="ru-RU"/>
        </w:rPr>
      </w:pPr>
    </w:p>
    <w:p w:rsidR="00EB1A8A" w:rsidRDefault="00EB1A8A" w:rsidP="00EB1A8A">
      <w:pPr>
        <w:shd w:val="clear" w:color="auto" w:fill="FFFFFF"/>
        <w:spacing w:after="0" w:line="240" w:lineRule="auto"/>
        <w:textAlignment w:val="baseline"/>
        <w:rPr>
          <w:rFonts w:ascii="Times New Roman" w:eastAsia="Times New Roman" w:hAnsi="Times New Roman" w:cs="Times New Roman"/>
          <w:sz w:val="24"/>
          <w:szCs w:val="24"/>
          <w:lang w:eastAsia="ru-RU"/>
        </w:rPr>
      </w:pPr>
    </w:p>
    <w:p w:rsidR="00100889" w:rsidRDefault="00100889" w:rsidP="00EB1A8A">
      <w:pPr>
        <w:shd w:val="clear" w:color="auto" w:fill="FFFFFF"/>
        <w:spacing w:after="0" w:line="240" w:lineRule="auto"/>
        <w:textAlignment w:val="baseline"/>
        <w:rPr>
          <w:rFonts w:ascii="Times New Roman" w:eastAsia="Times New Roman" w:hAnsi="Times New Roman" w:cs="Times New Roman"/>
          <w:sz w:val="24"/>
          <w:szCs w:val="24"/>
          <w:lang w:eastAsia="ru-RU"/>
        </w:rPr>
      </w:pPr>
    </w:p>
    <w:p w:rsidR="00100889" w:rsidRDefault="00100889" w:rsidP="00EB1A8A">
      <w:pPr>
        <w:shd w:val="clear" w:color="auto" w:fill="FFFFFF"/>
        <w:spacing w:after="0" w:line="240" w:lineRule="auto"/>
        <w:textAlignment w:val="baseline"/>
        <w:rPr>
          <w:rFonts w:ascii="Times New Roman" w:eastAsia="Times New Roman" w:hAnsi="Times New Roman" w:cs="Times New Roman"/>
          <w:sz w:val="24"/>
          <w:szCs w:val="24"/>
          <w:lang w:eastAsia="ru-RU"/>
        </w:rPr>
      </w:pPr>
    </w:p>
    <w:p w:rsidR="00100889" w:rsidRDefault="00100889" w:rsidP="00EB1A8A">
      <w:pPr>
        <w:shd w:val="clear" w:color="auto" w:fill="FFFFFF"/>
        <w:spacing w:after="0" w:line="240" w:lineRule="auto"/>
        <w:textAlignment w:val="baseline"/>
        <w:rPr>
          <w:rFonts w:ascii="Times New Roman" w:eastAsia="Times New Roman" w:hAnsi="Times New Roman" w:cs="Times New Roman"/>
          <w:sz w:val="24"/>
          <w:szCs w:val="24"/>
          <w:lang w:eastAsia="ru-RU"/>
        </w:rPr>
      </w:pPr>
    </w:p>
    <w:p w:rsidR="00100889" w:rsidRDefault="00100889" w:rsidP="00EB1A8A">
      <w:pPr>
        <w:shd w:val="clear" w:color="auto" w:fill="FFFFFF"/>
        <w:spacing w:after="0" w:line="240" w:lineRule="auto"/>
        <w:textAlignment w:val="baseline"/>
        <w:rPr>
          <w:rFonts w:ascii="Times New Roman" w:eastAsia="Times New Roman" w:hAnsi="Times New Roman" w:cs="Times New Roman"/>
          <w:sz w:val="24"/>
          <w:szCs w:val="24"/>
          <w:lang w:eastAsia="ru-RU"/>
        </w:rPr>
      </w:pPr>
    </w:p>
    <w:p w:rsidR="00100889" w:rsidRDefault="00100889" w:rsidP="00EB1A8A">
      <w:pPr>
        <w:shd w:val="clear" w:color="auto" w:fill="FFFFFF"/>
        <w:spacing w:after="0" w:line="240" w:lineRule="auto"/>
        <w:textAlignment w:val="baseline"/>
        <w:rPr>
          <w:rFonts w:ascii="Times New Roman" w:eastAsia="Times New Roman" w:hAnsi="Times New Roman" w:cs="Times New Roman"/>
          <w:sz w:val="24"/>
          <w:szCs w:val="24"/>
          <w:lang w:eastAsia="ru-RU"/>
        </w:rPr>
      </w:pPr>
    </w:p>
    <w:p w:rsidR="00100889" w:rsidRDefault="00100889" w:rsidP="00EB1A8A">
      <w:pPr>
        <w:shd w:val="clear" w:color="auto" w:fill="FFFFFF"/>
        <w:spacing w:after="0" w:line="240" w:lineRule="auto"/>
        <w:textAlignment w:val="baseline"/>
        <w:rPr>
          <w:rFonts w:ascii="Times New Roman" w:eastAsia="Times New Roman" w:hAnsi="Times New Roman" w:cs="Times New Roman"/>
          <w:sz w:val="24"/>
          <w:szCs w:val="24"/>
          <w:lang w:eastAsia="ru-RU"/>
        </w:rPr>
      </w:pPr>
    </w:p>
    <w:p w:rsidR="00100889" w:rsidRDefault="00100889" w:rsidP="00EB1A8A">
      <w:pPr>
        <w:shd w:val="clear" w:color="auto" w:fill="FFFFFF"/>
        <w:spacing w:after="0" w:line="240" w:lineRule="auto"/>
        <w:textAlignment w:val="baseline"/>
        <w:rPr>
          <w:rFonts w:ascii="Times New Roman" w:eastAsia="Times New Roman" w:hAnsi="Times New Roman" w:cs="Times New Roman"/>
          <w:sz w:val="24"/>
          <w:szCs w:val="24"/>
          <w:lang w:eastAsia="ru-RU"/>
        </w:rPr>
      </w:pPr>
    </w:p>
    <w:p w:rsidR="00100889" w:rsidRDefault="00100889" w:rsidP="00EB1A8A">
      <w:pPr>
        <w:shd w:val="clear" w:color="auto" w:fill="FFFFFF"/>
        <w:spacing w:after="0" w:line="240" w:lineRule="auto"/>
        <w:textAlignment w:val="baseline"/>
        <w:rPr>
          <w:rFonts w:ascii="Times New Roman" w:eastAsia="Times New Roman" w:hAnsi="Times New Roman" w:cs="Times New Roman"/>
          <w:sz w:val="24"/>
          <w:szCs w:val="24"/>
          <w:lang w:eastAsia="ru-RU"/>
        </w:rPr>
      </w:pPr>
    </w:p>
    <w:p w:rsidR="00100889" w:rsidRDefault="00100889" w:rsidP="00EB1A8A">
      <w:pPr>
        <w:shd w:val="clear" w:color="auto" w:fill="FFFFFF"/>
        <w:spacing w:after="0" w:line="240" w:lineRule="auto"/>
        <w:textAlignment w:val="baseline"/>
        <w:rPr>
          <w:rFonts w:ascii="Times New Roman" w:eastAsia="Times New Roman" w:hAnsi="Times New Roman" w:cs="Times New Roman"/>
          <w:sz w:val="24"/>
          <w:szCs w:val="24"/>
          <w:lang w:eastAsia="ru-RU"/>
        </w:rPr>
      </w:pPr>
    </w:p>
    <w:p w:rsidR="00100889" w:rsidRDefault="00100889" w:rsidP="00EB1A8A">
      <w:pPr>
        <w:shd w:val="clear" w:color="auto" w:fill="FFFFFF"/>
        <w:spacing w:after="0" w:line="240" w:lineRule="auto"/>
        <w:textAlignment w:val="baseline"/>
        <w:rPr>
          <w:rFonts w:ascii="Times New Roman" w:eastAsia="Times New Roman" w:hAnsi="Times New Roman" w:cs="Times New Roman"/>
          <w:sz w:val="24"/>
          <w:szCs w:val="24"/>
          <w:lang w:eastAsia="ru-RU"/>
        </w:rPr>
      </w:pPr>
    </w:p>
    <w:p w:rsidR="00100889" w:rsidRDefault="00100889" w:rsidP="00EB1A8A">
      <w:pPr>
        <w:shd w:val="clear" w:color="auto" w:fill="FFFFFF"/>
        <w:spacing w:after="0" w:line="240" w:lineRule="auto"/>
        <w:textAlignment w:val="baseline"/>
        <w:rPr>
          <w:rFonts w:ascii="Times New Roman" w:eastAsia="Times New Roman" w:hAnsi="Times New Roman" w:cs="Times New Roman"/>
          <w:sz w:val="24"/>
          <w:szCs w:val="24"/>
          <w:lang w:eastAsia="ru-RU"/>
        </w:rPr>
      </w:pPr>
    </w:p>
    <w:p w:rsidR="00100889" w:rsidRDefault="00100889" w:rsidP="00EB1A8A">
      <w:pPr>
        <w:shd w:val="clear" w:color="auto" w:fill="FFFFFF"/>
        <w:spacing w:after="0" w:line="240" w:lineRule="auto"/>
        <w:textAlignment w:val="baseline"/>
        <w:rPr>
          <w:rFonts w:ascii="Times New Roman" w:eastAsia="Times New Roman" w:hAnsi="Times New Roman" w:cs="Times New Roman"/>
          <w:sz w:val="24"/>
          <w:szCs w:val="24"/>
          <w:lang w:eastAsia="ru-RU"/>
        </w:rPr>
      </w:pPr>
    </w:p>
    <w:p w:rsidR="00100889" w:rsidRDefault="00100889" w:rsidP="00EB1A8A">
      <w:pPr>
        <w:shd w:val="clear" w:color="auto" w:fill="FFFFFF"/>
        <w:spacing w:after="0" w:line="240" w:lineRule="auto"/>
        <w:textAlignment w:val="baseline"/>
        <w:rPr>
          <w:rFonts w:ascii="Times New Roman" w:eastAsia="Times New Roman" w:hAnsi="Times New Roman" w:cs="Times New Roman"/>
          <w:sz w:val="24"/>
          <w:szCs w:val="24"/>
          <w:lang w:eastAsia="ru-RU"/>
        </w:rPr>
      </w:pPr>
    </w:p>
    <w:p w:rsidR="00100889" w:rsidRDefault="00100889" w:rsidP="00EB1A8A">
      <w:pPr>
        <w:shd w:val="clear" w:color="auto" w:fill="FFFFFF"/>
        <w:spacing w:after="0" w:line="240" w:lineRule="auto"/>
        <w:textAlignment w:val="baseline"/>
        <w:rPr>
          <w:rFonts w:ascii="Times New Roman" w:eastAsia="Times New Roman" w:hAnsi="Times New Roman" w:cs="Times New Roman"/>
          <w:sz w:val="24"/>
          <w:szCs w:val="24"/>
          <w:lang w:eastAsia="ru-RU"/>
        </w:rPr>
      </w:pPr>
    </w:p>
    <w:p w:rsidR="00100889" w:rsidRDefault="00100889" w:rsidP="00EB1A8A">
      <w:pPr>
        <w:shd w:val="clear" w:color="auto" w:fill="FFFFFF"/>
        <w:spacing w:after="0" w:line="240" w:lineRule="auto"/>
        <w:textAlignment w:val="baseline"/>
        <w:rPr>
          <w:rFonts w:ascii="Times New Roman" w:eastAsia="Times New Roman" w:hAnsi="Times New Roman" w:cs="Times New Roman"/>
          <w:sz w:val="24"/>
          <w:szCs w:val="24"/>
          <w:lang w:eastAsia="ru-RU"/>
        </w:rPr>
      </w:pPr>
    </w:p>
    <w:p w:rsidR="00100889" w:rsidRDefault="00100889" w:rsidP="00EB1A8A">
      <w:pPr>
        <w:shd w:val="clear" w:color="auto" w:fill="FFFFFF"/>
        <w:spacing w:after="0" w:line="240" w:lineRule="auto"/>
        <w:textAlignment w:val="baseline"/>
        <w:rPr>
          <w:rFonts w:ascii="Times New Roman" w:eastAsia="Times New Roman" w:hAnsi="Times New Roman" w:cs="Times New Roman"/>
          <w:sz w:val="24"/>
          <w:szCs w:val="24"/>
          <w:lang w:eastAsia="ru-RU"/>
        </w:rPr>
      </w:pPr>
    </w:p>
    <w:p w:rsidR="00100889" w:rsidRDefault="00100889" w:rsidP="00EB1A8A">
      <w:pPr>
        <w:shd w:val="clear" w:color="auto" w:fill="FFFFFF"/>
        <w:spacing w:after="0" w:line="240" w:lineRule="auto"/>
        <w:textAlignment w:val="baseline"/>
        <w:rPr>
          <w:rFonts w:ascii="Times New Roman" w:eastAsia="Times New Roman" w:hAnsi="Times New Roman" w:cs="Times New Roman"/>
          <w:sz w:val="24"/>
          <w:szCs w:val="24"/>
          <w:lang w:eastAsia="ru-RU"/>
        </w:rPr>
      </w:pPr>
    </w:p>
    <w:p w:rsidR="00100889" w:rsidRDefault="00100889" w:rsidP="00EB1A8A">
      <w:pPr>
        <w:shd w:val="clear" w:color="auto" w:fill="FFFFFF"/>
        <w:spacing w:after="0" w:line="240" w:lineRule="auto"/>
        <w:textAlignment w:val="baseline"/>
        <w:rPr>
          <w:rFonts w:ascii="Times New Roman" w:eastAsia="Times New Roman" w:hAnsi="Times New Roman" w:cs="Times New Roman"/>
          <w:sz w:val="24"/>
          <w:szCs w:val="24"/>
          <w:lang w:eastAsia="ru-RU"/>
        </w:rPr>
      </w:pPr>
    </w:p>
    <w:p w:rsidR="00100889" w:rsidRDefault="00100889" w:rsidP="00EB1A8A">
      <w:pPr>
        <w:shd w:val="clear" w:color="auto" w:fill="FFFFFF"/>
        <w:spacing w:after="0" w:line="240" w:lineRule="auto"/>
        <w:textAlignment w:val="baseline"/>
        <w:rPr>
          <w:rFonts w:ascii="Times New Roman" w:eastAsia="Times New Roman" w:hAnsi="Times New Roman" w:cs="Times New Roman"/>
          <w:sz w:val="24"/>
          <w:szCs w:val="24"/>
          <w:lang w:eastAsia="ru-RU"/>
        </w:rPr>
      </w:pPr>
    </w:p>
    <w:p w:rsidR="00100889" w:rsidRPr="00EB1A8A" w:rsidRDefault="00100889" w:rsidP="00EB1A8A">
      <w:pPr>
        <w:shd w:val="clear" w:color="auto" w:fill="FFFFFF"/>
        <w:spacing w:after="0" w:line="240" w:lineRule="auto"/>
        <w:textAlignment w:val="baseline"/>
        <w:rPr>
          <w:rFonts w:ascii="Times New Roman" w:eastAsia="Times New Roman" w:hAnsi="Times New Roman" w:cs="Times New Roman"/>
          <w:sz w:val="24"/>
          <w:szCs w:val="24"/>
          <w:lang w:eastAsia="ru-RU"/>
        </w:rPr>
      </w:pPr>
    </w:p>
    <w:p w:rsidR="00EB1A8A" w:rsidRPr="00EB1A8A" w:rsidRDefault="00EB1A8A" w:rsidP="00EB1A8A">
      <w:pPr>
        <w:shd w:val="clear" w:color="auto" w:fill="FFFFFF"/>
        <w:spacing w:after="0" w:line="240" w:lineRule="auto"/>
        <w:textAlignment w:val="baseline"/>
        <w:rPr>
          <w:rFonts w:ascii="Times New Roman" w:eastAsia="Times New Roman" w:hAnsi="Times New Roman" w:cs="Times New Roman"/>
          <w:sz w:val="24"/>
          <w:szCs w:val="24"/>
          <w:lang w:eastAsia="ru-RU"/>
        </w:rPr>
      </w:pPr>
    </w:p>
    <w:p w:rsidR="00EB1A8A" w:rsidRPr="00EB1A8A" w:rsidRDefault="00EB1A8A" w:rsidP="00EB1A8A">
      <w:pPr>
        <w:shd w:val="clear" w:color="auto" w:fill="FFFFFF"/>
        <w:spacing w:after="0" w:line="240" w:lineRule="auto"/>
        <w:textAlignment w:val="baseline"/>
        <w:rPr>
          <w:rFonts w:ascii="Times New Roman" w:eastAsia="Times New Roman" w:hAnsi="Times New Roman" w:cs="Times New Roman"/>
          <w:sz w:val="24"/>
          <w:szCs w:val="24"/>
          <w:lang w:eastAsia="ru-RU"/>
        </w:rPr>
      </w:pPr>
    </w:p>
    <w:p w:rsidR="00EB1A8A" w:rsidRPr="00EB1A8A" w:rsidRDefault="00EB1A8A" w:rsidP="00EB1A8A">
      <w:pPr>
        <w:shd w:val="clear" w:color="auto" w:fill="FFFFFF"/>
        <w:spacing w:after="0" w:line="240" w:lineRule="auto"/>
        <w:textAlignment w:val="baseline"/>
        <w:rPr>
          <w:rFonts w:ascii="Times New Roman" w:eastAsia="Times New Roman" w:hAnsi="Times New Roman" w:cs="Times New Roman"/>
          <w:sz w:val="24"/>
          <w:szCs w:val="24"/>
          <w:lang w:eastAsia="ru-RU"/>
        </w:rPr>
      </w:pPr>
    </w:p>
    <w:p w:rsidR="00EB1A8A" w:rsidRPr="00EB1A8A" w:rsidRDefault="00EB1A8A" w:rsidP="00EB1A8A">
      <w:pPr>
        <w:shd w:val="clear" w:color="auto" w:fill="FFFFFF"/>
        <w:spacing w:after="0" w:line="240" w:lineRule="auto"/>
        <w:textAlignment w:val="baseline"/>
        <w:rPr>
          <w:rFonts w:ascii="Times New Roman" w:eastAsia="Times New Roman" w:hAnsi="Times New Roman" w:cs="Times New Roman"/>
          <w:sz w:val="24"/>
          <w:szCs w:val="24"/>
          <w:lang w:eastAsia="ru-RU"/>
        </w:rPr>
      </w:pPr>
    </w:p>
    <w:p w:rsidR="00EB1A8A" w:rsidRPr="00EB1A8A" w:rsidRDefault="00EB1A8A" w:rsidP="00EB1A8A">
      <w:pPr>
        <w:shd w:val="clear" w:color="auto" w:fill="FFFFFF"/>
        <w:spacing w:after="0" w:line="240" w:lineRule="auto"/>
        <w:textAlignment w:val="baseline"/>
        <w:rPr>
          <w:rFonts w:ascii="Times New Roman" w:eastAsia="Times New Roman" w:hAnsi="Times New Roman" w:cs="Times New Roman"/>
          <w:sz w:val="24"/>
          <w:szCs w:val="24"/>
          <w:lang w:eastAsia="ru-RU"/>
        </w:rPr>
      </w:pPr>
    </w:p>
    <w:p w:rsidR="00EB1A8A" w:rsidRPr="00EB1A8A" w:rsidRDefault="00EB1A8A" w:rsidP="00EB1A8A">
      <w:pPr>
        <w:shd w:val="clear" w:color="auto" w:fill="FFFFFF"/>
        <w:spacing w:after="0" w:line="240" w:lineRule="auto"/>
        <w:textAlignment w:val="baseline"/>
        <w:rPr>
          <w:rFonts w:ascii="Times New Roman" w:eastAsia="Times New Roman" w:hAnsi="Times New Roman" w:cs="Times New Roman"/>
          <w:sz w:val="24"/>
          <w:szCs w:val="24"/>
          <w:lang w:eastAsia="ru-RU"/>
        </w:rPr>
      </w:pPr>
    </w:p>
    <w:p w:rsidR="00EB1A8A" w:rsidRDefault="00100889" w:rsidP="00EB1A8A">
      <w:pPr>
        <w:shd w:val="clear" w:color="auto" w:fill="FFFFFF"/>
        <w:spacing w:after="0" w:line="240" w:lineRule="auto"/>
        <w:jc w:val="center"/>
        <w:textAlignment w:val="baseline"/>
        <w:rPr>
          <w:rFonts w:ascii="Times New Roman" w:eastAsia="Times New Roman" w:hAnsi="Times New Roman" w:cs="Times New Roman"/>
          <w:b/>
          <w:sz w:val="24"/>
          <w:szCs w:val="24"/>
          <w:lang w:eastAsia="ru-RU"/>
        </w:rPr>
      </w:pPr>
      <w:proofErr w:type="spellStart"/>
      <w:r>
        <w:rPr>
          <w:rFonts w:ascii="Times New Roman" w:eastAsia="Times New Roman" w:hAnsi="Times New Roman" w:cs="Times New Roman"/>
          <w:b/>
          <w:sz w:val="24"/>
          <w:szCs w:val="24"/>
          <w:lang w:eastAsia="ru-RU"/>
        </w:rPr>
        <w:t>г.Новосибирск</w:t>
      </w:r>
      <w:proofErr w:type="spellEnd"/>
    </w:p>
    <w:p w:rsidR="00100889" w:rsidRPr="00EB1A8A" w:rsidRDefault="00AE5355" w:rsidP="00EB1A8A">
      <w:pPr>
        <w:shd w:val="clear" w:color="auto" w:fill="FFFFFF"/>
        <w:spacing w:after="0" w:line="240" w:lineRule="auto"/>
        <w:jc w:val="center"/>
        <w:textAlignment w:val="baseline"/>
        <w:rPr>
          <w:rFonts w:ascii="Times New Roman" w:eastAsia="Times New Roman" w:hAnsi="Times New Roman" w:cs="Times New Roman"/>
          <w:b/>
          <w:sz w:val="24"/>
          <w:szCs w:val="24"/>
          <w:lang w:eastAsia="ru-RU"/>
        </w:rPr>
      </w:pPr>
      <w:r>
        <w:rPr>
          <w:rFonts w:ascii="Times New Roman" w:eastAsia="Times New Roman" w:hAnsi="Times New Roman" w:cs="Times New Roman"/>
          <w:b/>
          <w:sz w:val="24"/>
          <w:szCs w:val="24"/>
          <w:lang w:eastAsia="ru-RU"/>
        </w:rPr>
        <w:t>20</w:t>
      </w:r>
      <w:r w:rsidR="00100889">
        <w:rPr>
          <w:rFonts w:ascii="Times New Roman" w:eastAsia="Times New Roman" w:hAnsi="Times New Roman" w:cs="Times New Roman"/>
          <w:b/>
          <w:sz w:val="24"/>
          <w:szCs w:val="24"/>
          <w:lang w:eastAsia="ru-RU"/>
        </w:rPr>
        <w:t>19г.</w:t>
      </w:r>
    </w:p>
    <w:p w:rsidR="00EB1A8A" w:rsidRPr="00EB1A8A" w:rsidRDefault="00EB1A8A" w:rsidP="00EB1A8A">
      <w:pPr>
        <w:pBdr>
          <w:top w:val="single" w:sz="6" w:space="6" w:color="E2E2E2"/>
          <w:left w:val="single" w:sz="6" w:space="7" w:color="E2E2E2"/>
          <w:bottom w:val="single" w:sz="6" w:space="6" w:color="E2E2E2"/>
          <w:right w:val="single" w:sz="6" w:space="7" w:color="E2E2E2"/>
        </w:pBdr>
        <w:shd w:val="clear" w:color="auto" w:fill="F5F5F5"/>
        <w:spacing w:after="0" w:line="336" w:lineRule="atLeast"/>
        <w:jc w:val="center"/>
        <w:textAlignment w:val="baseline"/>
        <w:outlineLvl w:val="0"/>
        <w:rPr>
          <w:rFonts w:ascii="Times New Roman" w:eastAsia="Times New Roman" w:hAnsi="Times New Roman" w:cs="Times New Roman"/>
          <w:b/>
          <w:bCs/>
          <w:kern w:val="36"/>
          <w:sz w:val="24"/>
          <w:szCs w:val="24"/>
          <w:lang w:eastAsia="ru-RU"/>
        </w:rPr>
      </w:pPr>
      <w:r w:rsidRPr="00EB1A8A">
        <w:rPr>
          <w:rFonts w:ascii="Times New Roman" w:eastAsia="Times New Roman" w:hAnsi="Times New Roman" w:cs="Times New Roman"/>
          <w:b/>
          <w:bCs/>
          <w:kern w:val="36"/>
          <w:sz w:val="24"/>
          <w:szCs w:val="24"/>
          <w:lang w:eastAsia="ru-RU"/>
        </w:rPr>
        <w:lastRenderedPageBreak/>
        <w:t>1. Общие положения</w:t>
      </w:r>
    </w:p>
    <w:p w:rsidR="00EB1A8A" w:rsidRPr="00EB1A8A" w:rsidRDefault="00EB1A8A" w:rsidP="00EB1A8A">
      <w:pPr>
        <w:spacing w:after="0" w:line="384" w:lineRule="atLeast"/>
        <w:jc w:val="both"/>
        <w:textAlignment w:val="baseline"/>
        <w:rPr>
          <w:rFonts w:ascii="Times New Roman" w:eastAsia="Calibri" w:hAnsi="Times New Roman" w:cs="Times New Roman"/>
          <w:color w:val="000000"/>
          <w:sz w:val="24"/>
          <w:szCs w:val="24"/>
        </w:rPr>
      </w:pPr>
      <w:r w:rsidRPr="00EB1A8A">
        <w:rPr>
          <w:rFonts w:ascii="Times New Roman" w:eastAsia="Times New Roman" w:hAnsi="Times New Roman" w:cs="Times New Roman"/>
          <w:sz w:val="24"/>
          <w:szCs w:val="24"/>
          <w:lang w:eastAsia="ru-RU"/>
        </w:rPr>
        <w:t>1.1. Т</w:t>
      </w:r>
      <w:r w:rsidRPr="00EB1A8A">
        <w:rPr>
          <w:rFonts w:ascii="Times New Roman" w:eastAsia="Calibri" w:hAnsi="Times New Roman" w:cs="Times New Roman"/>
          <w:sz w:val="24"/>
          <w:szCs w:val="24"/>
        </w:rPr>
        <w:t xml:space="preserve">оварищество собственников недвижимости «Тихие зори» (Далее по тексту – «Товарищество»), создано путем преобразования Дачного некоммерческого товарищества «Тихие зори», которое ранее было создано Протоколом №1 общего собрания </w:t>
      </w:r>
      <w:r w:rsidRPr="00EB1A8A">
        <w:rPr>
          <w:rFonts w:ascii="Times New Roman" w:eastAsia="Calibri" w:hAnsi="Times New Roman" w:cs="Times New Roman"/>
          <w:color w:val="000000"/>
          <w:sz w:val="24"/>
          <w:szCs w:val="24"/>
          <w:u w:val="single"/>
        </w:rPr>
        <w:t xml:space="preserve">учредителей Дачного некоммерческого товарищества «Тихие зори» от 26.02.2007г. </w:t>
      </w:r>
    </w:p>
    <w:p w:rsidR="00EB1A8A" w:rsidRPr="00EB1A8A" w:rsidRDefault="00EB1A8A" w:rsidP="00EB1A8A">
      <w:pPr>
        <w:spacing w:after="0"/>
        <w:jc w:val="both"/>
        <w:rPr>
          <w:rFonts w:ascii="Times New Roman" w:eastAsia="Calibri" w:hAnsi="Times New Roman" w:cs="Times New Roman"/>
          <w:sz w:val="24"/>
          <w:szCs w:val="24"/>
        </w:rPr>
      </w:pPr>
      <w:r w:rsidRPr="00EB1A8A">
        <w:rPr>
          <w:rFonts w:ascii="Times New Roman" w:eastAsia="Calibri" w:hAnsi="Times New Roman" w:cs="Times New Roman"/>
          <w:sz w:val="24"/>
          <w:szCs w:val="24"/>
        </w:rPr>
        <w:t xml:space="preserve">1.2. Организационно-правовая форма Товарищества –Товарищество собственников недвижимости. </w:t>
      </w:r>
    </w:p>
    <w:p w:rsidR="00EB1A8A" w:rsidRPr="00EB1A8A" w:rsidRDefault="00EB1A8A" w:rsidP="00EB1A8A">
      <w:pPr>
        <w:spacing w:after="0"/>
        <w:ind w:firstLine="708"/>
        <w:jc w:val="both"/>
        <w:rPr>
          <w:rFonts w:ascii="Times New Roman" w:eastAsia="Calibri" w:hAnsi="Times New Roman" w:cs="Times New Roman"/>
          <w:sz w:val="24"/>
          <w:szCs w:val="24"/>
        </w:rPr>
      </w:pPr>
      <w:r w:rsidRPr="00EB1A8A">
        <w:rPr>
          <w:rFonts w:ascii="Times New Roman" w:eastAsia="Calibri" w:hAnsi="Times New Roman" w:cs="Times New Roman"/>
          <w:sz w:val="24"/>
          <w:szCs w:val="24"/>
        </w:rPr>
        <w:t>Полное наименование Товарищества –Товарищество собственников недвижимости «Тихие зори»;</w:t>
      </w:r>
    </w:p>
    <w:p w:rsidR="00EB1A8A" w:rsidRPr="00EB1A8A" w:rsidRDefault="00EB1A8A" w:rsidP="00EB1A8A">
      <w:pPr>
        <w:spacing w:after="0"/>
        <w:ind w:firstLine="708"/>
        <w:jc w:val="both"/>
        <w:rPr>
          <w:rFonts w:ascii="Times New Roman" w:eastAsia="Calibri" w:hAnsi="Times New Roman" w:cs="Times New Roman"/>
          <w:sz w:val="24"/>
          <w:szCs w:val="24"/>
        </w:rPr>
      </w:pPr>
      <w:r w:rsidRPr="00EB1A8A">
        <w:rPr>
          <w:rFonts w:ascii="Times New Roman" w:eastAsia="Calibri" w:hAnsi="Times New Roman" w:cs="Times New Roman"/>
          <w:sz w:val="24"/>
          <w:szCs w:val="24"/>
        </w:rPr>
        <w:t>Сокращенное наименование -ТСН «Тихие зори».</w:t>
      </w:r>
    </w:p>
    <w:p w:rsidR="00EB1A8A" w:rsidRPr="00EB1A8A" w:rsidRDefault="00EB1A8A" w:rsidP="00EB1A8A">
      <w:pPr>
        <w:spacing w:after="0"/>
        <w:jc w:val="both"/>
        <w:rPr>
          <w:rFonts w:ascii="Times New Roman" w:eastAsia="Calibri" w:hAnsi="Times New Roman" w:cs="Times New Roman"/>
          <w:sz w:val="24"/>
          <w:szCs w:val="24"/>
        </w:rPr>
      </w:pPr>
      <w:r w:rsidRPr="00EB1A8A">
        <w:rPr>
          <w:rFonts w:ascii="Times New Roman" w:eastAsia="Calibri" w:hAnsi="Times New Roman" w:cs="Times New Roman"/>
          <w:sz w:val="24"/>
          <w:szCs w:val="24"/>
        </w:rPr>
        <w:t xml:space="preserve">1.3. Местонахождения постоянно действующего исполнительного органа Товарищества: </w:t>
      </w:r>
      <w:r w:rsidRPr="00EB1A8A">
        <w:rPr>
          <w:rFonts w:ascii="Times New Roman" w:eastAsia="Calibri" w:hAnsi="Times New Roman" w:cs="Times New Roman"/>
          <w:i/>
          <w:color w:val="000000"/>
          <w:sz w:val="24"/>
          <w:szCs w:val="24"/>
          <w:u w:val="single"/>
        </w:rPr>
        <w:t xml:space="preserve">630056 </w:t>
      </w:r>
      <w:proofErr w:type="spellStart"/>
      <w:r w:rsidRPr="00EB1A8A">
        <w:rPr>
          <w:rFonts w:ascii="Times New Roman" w:eastAsia="Calibri" w:hAnsi="Times New Roman" w:cs="Times New Roman"/>
          <w:i/>
          <w:color w:val="000000"/>
          <w:sz w:val="24"/>
          <w:szCs w:val="24"/>
          <w:u w:val="single"/>
        </w:rPr>
        <w:t>г.Новосибирск</w:t>
      </w:r>
      <w:proofErr w:type="spellEnd"/>
      <w:r w:rsidRPr="00EB1A8A">
        <w:rPr>
          <w:rFonts w:ascii="Times New Roman" w:eastAsia="Calibri" w:hAnsi="Times New Roman" w:cs="Times New Roman"/>
          <w:i/>
          <w:color w:val="000000"/>
          <w:sz w:val="24"/>
          <w:szCs w:val="24"/>
          <w:u w:val="single"/>
        </w:rPr>
        <w:t>, Советский район, ул. Софийская 5Б, корпус 1. 2 этаж.</w:t>
      </w:r>
      <w:r w:rsidRPr="00EB1A8A">
        <w:rPr>
          <w:rFonts w:ascii="Times New Roman" w:eastAsia="Calibri" w:hAnsi="Times New Roman" w:cs="Times New Roman"/>
          <w:color w:val="000000"/>
          <w:sz w:val="24"/>
          <w:szCs w:val="24"/>
        </w:rPr>
        <w:t xml:space="preserve"> </w:t>
      </w:r>
      <w:r w:rsidRPr="00EB1A8A">
        <w:rPr>
          <w:rFonts w:ascii="Times New Roman" w:eastAsia="Calibri" w:hAnsi="Times New Roman" w:cs="Times New Roman"/>
          <w:sz w:val="24"/>
          <w:szCs w:val="24"/>
        </w:rPr>
        <w:t>Местонахождение Товарищества: 630555, Новосибирская область, Новосибирский район, село Ленинское;</w:t>
      </w:r>
    </w:p>
    <w:p w:rsidR="00EB1A8A" w:rsidRPr="00EB1A8A" w:rsidRDefault="00EB1A8A" w:rsidP="00EB1A8A">
      <w:pPr>
        <w:spacing w:after="0"/>
        <w:jc w:val="both"/>
        <w:rPr>
          <w:rFonts w:ascii="Times New Roman" w:eastAsia="Calibri" w:hAnsi="Times New Roman" w:cs="Times New Roman"/>
          <w:sz w:val="24"/>
          <w:szCs w:val="24"/>
        </w:rPr>
      </w:pPr>
      <w:r w:rsidRPr="00EB1A8A">
        <w:rPr>
          <w:rFonts w:ascii="Times New Roman" w:eastAsia="Calibri" w:hAnsi="Times New Roman" w:cs="Times New Roman"/>
          <w:sz w:val="24"/>
          <w:szCs w:val="24"/>
        </w:rPr>
        <w:t>1.4. Товарищество является добровольным объединением граждан - владельцев садовых земельных участков, предоставленным им или приобретенными ими с целью удовлетворения материальных и иных потребностей, а также в целях объединения усилий и возможностей для содействия им и членам их семей в решении общих социально-хозяйственных задач ведения садоводства.</w:t>
      </w:r>
    </w:p>
    <w:p w:rsidR="00EB1A8A" w:rsidRPr="00EB1A8A" w:rsidRDefault="00EB1A8A" w:rsidP="00EB1A8A">
      <w:pPr>
        <w:spacing w:after="0"/>
        <w:ind w:firstLine="708"/>
        <w:jc w:val="both"/>
        <w:rPr>
          <w:rFonts w:ascii="Times New Roman" w:eastAsia="Calibri" w:hAnsi="Times New Roman" w:cs="Times New Roman"/>
          <w:sz w:val="24"/>
          <w:szCs w:val="24"/>
        </w:rPr>
      </w:pPr>
      <w:r w:rsidRPr="00EB1A8A">
        <w:rPr>
          <w:rFonts w:ascii="Times New Roman" w:eastAsia="Calibri" w:hAnsi="Times New Roman" w:cs="Times New Roman"/>
          <w:sz w:val="24"/>
          <w:szCs w:val="24"/>
        </w:rPr>
        <w:t>Товарищество является некоммерческой организацией, не имеющей цели извлечение прибыли в качестве предмета и основных задач своей деятельности и не распределяющей полученную на законных основаниях прибыль между членами Товарищества.</w:t>
      </w:r>
    </w:p>
    <w:p w:rsidR="00EB1A8A" w:rsidRPr="00EB1A8A" w:rsidRDefault="00EB1A8A" w:rsidP="00EB1A8A">
      <w:pPr>
        <w:spacing w:after="0"/>
        <w:ind w:firstLine="708"/>
        <w:jc w:val="both"/>
        <w:rPr>
          <w:rFonts w:ascii="Times New Roman" w:eastAsia="Calibri" w:hAnsi="Times New Roman" w:cs="Times New Roman"/>
          <w:sz w:val="24"/>
          <w:szCs w:val="24"/>
        </w:rPr>
      </w:pPr>
      <w:r w:rsidRPr="00EB1A8A">
        <w:rPr>
          <w:rFonts w:ascii="Times New Roman" w:eastAsia="Calibri" w:hAnsi="Times New Roman" w:cs="Times New Roman"/>
          <w:sz w:val="24"/>
          <w:szCs w:val="24"/>
        </w:rPr>
        <w:t xml:space="preserve">Товарищество вправе осуществлять предпринимательскую деятельность лишь постольку, поскольку это служит достижению целей Товарищества, предусмотренных законодательством РФ и настоящим </w:t>
      </w:r>
      <w:hyperlink r:id="rId5" w:tooltip="Устав Товарищества собственников недвижимости " w:history="1">
        <w:r w:rsidRPr="00EB1A8A">
          <w:rPr>
            <w:rFonts w:ascii="Times New Roman" w:eastAsia="Calibri" w:hAnsi="Times New Roman" w:cs="Times New Roman"/>
            <w:color w:val="0000FF"/>
            <w:sz w:val="24"/>
            <w:szCs w:val="24"/>
            <w:u w:val="single"/>
          </w:rPr>
          <w:t>Уставом</w:t>
        </w:r>
      </w:hyperlink>
      <w:r w:rsidRPr="00EB1A8A">
        <w:rPr>
          <w:rFonts w:ascii="Times New Roman" w:eastAsia="Calibri" w:hAnsi="Times New Roman" w:cs="Times New Roman"/>
          <w:sz w:val="24"/>
          <w:szCs w:val="24"/>
        </w:rPr>
        <w:t>;</w:t>
      </w:r>
    </w:p>
    <w:p w:rsidR="00EB1A8A" w:rsidRPr="00EB1A8A" w:rsidRDefault="00EB1A8A" w:rsidP="00EB1A8A">
      <w:pPr>
        <w:spacing w:after="0"/>
        <w:jc w:val="both"/>
        <w:rPr>
          <w:rFonts w:ascii="Times New Roman" w:eastAsia="Calibri" w:hAnsi="Times New Roman" w:cs="Times New Roman"/>
          <w:sz w:val="24"/>
          <w:szCs w:val="24"/>
        </w:rPr>
      </w:pPr>
      <w:r w:rsidRPr="00EB1A8A">
        <w:rPr>
          <w:rFonts w:ascii="Times New Roman" w:eastAsia="Calibri" w:hAnsi="Times New Roman" w:cs="Times New Roman"/>
          <w:sz w:val="24"/>
          <w:szCs w:val="24"/>
        </w:rPr>
        <w:t xml:space="preserve">1.5. Товарищество является юридическим лицом с момента его государственной регистрации, имеет в собственности обособленное имущество, приходно-расходную смету, печать со своим полным наименованием на русском языке. Товарищество вправе в установленном порядке открывать счета в банках на территории Российской Федерации, иметь штампы и бланки со своим наименованием; </w:t>
      </w:r>
    </w:p>
    <w:p w:rsidR="00EB1A8A" w:rsidRPr="00EB1A8A" w:rsidRDefault="00EB1A8A" w:rsidP="00EB1A8A">
      <w:pPr>
        <w:spacing w:after="0"/>
        <w:jc w:val="both"/>
        <w:rPr>
          <w:rFonts w:ascii="Times New Roman" w:eastAsia="Calibri" w:hAnsi="Times New Roman" w:cs="Times New Roman"/>
          <w:sz w:val="24"/>
          <w:szCs w:val="24"/>
        </w:rPr>
      </w:pPr>
      <w:r w:rsidRPr="00EB1A8A">
        <w:rPr>
          <w:rFonts w:ascii="Times New Roman" w:eastAsia="Calibri" w:hAnsi="Times New Roman" w:cs="Times New Roman"/>
          <w:sz w:val="24"/>
          <w:szCs w:val="24"/>
        </w:rPr>
        <w:t>1.6. Товарищество как некоммерческая организация вправе осуществлять хозяйственную деятельность, соответствующую целям и задачам, для достижения которых оно создано;</w:t>
      </w:r>
    </w:p>
    <w:p w:rsidR="00EB1A8A" w:rsidRPr="00EB1A8A" w:rsidRDefault="00EB1A8A" w:rsidP="00EB1A8A">
      <w:pPr>
        <w:spacing w:after="0"/>
        <w:jc w:val="both"/>
        <w:rPr>
          <w:rFonts w:ascii="Times New Roman" w:eastAsia="Calibri" w:hAnsi="Times New Roman" w:cs="Times New Roman"/>
          <w:sz w:val="24"/>
          <w:szCs w:val="24"/>
        </w:rPr>
      </w:pPr>
      <w:r w:rsidRPr="00EB1A8A">
        <w:rPr>
          <w:rFonts w:ascii="Times New Roman" w:eastAsia="Calibri" w:hAnsi="Times New Roman" w:cs="Times New Roman"/>
          <w:sz w:val="24"/>
          <w:szCs w:val="24"/>
        </w:rPr>
        <w:t>1.7. Члены Товарищества не отвечают по его обязательствам, а Товарищество не отвечает по обязательствам своих членов;</w:t>
      </w:r>
    </w:p>
    <w:p w:rsidR="00EB1A8A" w:rsidRPr="00EB1A8A" w:rsidRDefault="00EB1A8A" w:rsidP="00EB1A8A">
      <w:pPr>
        <w:spacing w:after="0"/>
        <w:jc w:val="both"/>
        <w:rPr>
          <w:rFonts w:ascii="Times New Roman" w:eastAsia="Calibri" w:hAnsi="Times New Roman" w:cs="Times New Roman"/>
          <w:sz w:val="24"/>
          <w:szCs w:val="24"/>
        </w:rPr>
      </w:pPr>
      <w:r w:rsidRPr="00EB1A8A">
        <w:rPr>
          <w:rFonts w:ascii="Times New Roman" w:eastAsia="Calibri" w:hAnsi="Times New Roman" w:cs="Times New Roman"/>
          <w:sz w:val="24"/>
          <w:szCs w:val="24"/>
        </w:rPr>
        <w:t>1.8. Товарищество осуществляет хозяйственную деятельность только в соответствии с предметом, основными целями и задачами деятельности и в пределах, предусмотренных положениями настоящего Устава, а также законодательства РФ, в частности, Федерального закона РФ от 29 июля 2017 года № 217-ФЗ "О ведении гражданами садоводства и огородничества для собственных нужд и о внесении изменений в отдельные законодательные акты Российской Федерации", Гражданского кодекса Российской Федерации;</w:t>
      </w:r>
    </w:p>
    <w:p w:rsidR="00EB1A8A" w:rsidRPr="00EB1A8A" w:rsidRDefault="00EB1A8A" w:rsidP="00EB1A8A">
      <w:pPr>
        <w:spacing w:after="0"/>
        <w:jc w:val="both"/>
        <w:rPr>
          <w:rFonts w:ascii="Times New Roman" w:eastAsia="Calibri" w:hAnsi="Times New Roman" w:cs="Times New Roman"/>
          <w:sz w:val="24"/>
          <w:szCs w:val="24"/>
        </w:rPr>
      </w:pPr>
      <w:r w:rsidRPr="00EB1A8A">
        <w:rPr>
          <w:rFonts w:ascii="Times New Roman" w:eastAsia="Calibri" w:hAnsi="Times New Roman" w:cs="Times New Roman"/>
          <w:sz w:val="24"/>
          <w:szCs w:val="24"/>
        </w:rPr>
        <w:t>1.9. С момента его государственной регистрации в установленном законом порядке Товарищество может от своего имени приобретать и осуществлять имущественные и неимущественные права, нести обязанности, быть истцом и ответчиком в судах;</w:t>
      </w:r>
    </w:p>
    <w:p w:rsidR="00EB1A8A" w:rsidRPr="00EB1A8A" w:rsidRDefault="00EB1A8A" w:rsidP="00EB1A8A">
      <w:pPr>
        <w:spacing w:after="0"/>
        <w:jc w:val="both"/>
        <w:rPr>
          <w:rFonts w:ascii="Times New Roman" w:eastAsia="Calibri" w:hAnsi="Times New Roman" w:cs="Times New Roman"/>
          <w:sz w:val="24"/>
          <w:szCs w:val="24"/>
        </w:rPr>
      </w:pPr>
      <w:r w:rsidRPr="00EB1A8A">
        <w:rPr>
          <w:rFonts w:ascii="Times New Roman" w:eastAsia="Calibri" w:hAnsi="Times New Roman" w:cs="Times New Roman"/>
          <w:sz w:val="24"/>
          <w:szCs w:val="24"/>
        </w:rPr>
        <w:t>1.10. Товарищество организовано (учреждено) без ограничения срока деятельности;</w:t>
      </w:r>
    </w:p>
    <w:p w:rsidR="00EB1A8A" w:rsidRPr="00EB1A8A" w:rsidRDefault="00EB1A8A" w:rsidP="00EB1A8A">
      <w:pPr>
        <w:spacing w:after="0" w:line="384" w:lineRule="atLeast"/>
        <w:textAlignment w:val="baseline"/>
        <w:rPr>
          <w:rFonts w:ascii="Times New Roman" w:eastAsia="Times New Roman" w:hAnsi="Times New Roman" w:cs="Times New Roman"/>
          <w:sz w:val="24"/>
          <w:szCs w:val="24"/>
          <w:lang w:eastAsia="ru-RU"/>
        </w:rPr>
      </w:pPr>
    </w:p>
    <w:p w:rsidR="00EB1A8A" w:rsidRPr="00EB1A8A" w:rsidRDefault="00EB1A8A" w:rsidP="00EB1A8A">
      <w:pPr>
        <w:pBdr>
          <w:top w:val="single" w:sz="6" w:space="6" w:color="E2E2E2"/>
          <w:left w:val="single" w:sz="6" w:space="7" w:color="E2E2E2"/>
          <w:bottom w:val="single" w:sz="6" w:space="6" w:color="E2E2E2"/>
          <w:right w:val="single" w:sz="6" w:space="7" w:color="E2E2E2"/>
        </w:pBdr>
        <w:shd w:val="clear" w:color="auto" w:fill="F5F5F5"/>
        <w:spacing w:after="0" w:line="336" w:lineRule="atLeast"/>
        <w:jc w:val="center"/>
        <w:textAlignment w:val="baseline"/>
        <w:outlineLvl w:val="0"/>
        <w:rPr>
          <w:rFonts w:ascii="Times New Roman" w:eastAsia="Times New Roman" w:hAnsi="Times New Roman" w:cs="Times New Roman"/>
          <w:b/>
          <w:bCs/>
          <w:kern w:val="36"/>
          <w:sz w:val="24"/>
          <w:szCs w:val="24"/>
          <w:lang w:eastAsia="ru-RU"/>
        </w:rPr>
      </w:pPr>
      <w:r w:rsidRPr="00EB1A8A">
        <w:rPr>
          <w:rFonts w:ascii="Times New Roman" w:eastAsia="Times New Roman" w:hAnsi="Times New Roman" w:cs="Times New Roman"/>
          <w:b/>
          <w:bCs/>
          <w:kern w:val="36"/>
          <w:sz w:val="24"/>
          <w:szCs w:val="24"/>
          <w:lang w:eastAsia="ru-RU"/>
        </w:rPr>
        <w:t>2. Предмет и цели деятельности Товарищества</w:t>
      </w:r>
    </w:p>
    <w:p w:rsidR="00EB1A8A" w:rsidRPr="00EB1A8A" w:rsidRDefault="00EB1A8A" w:rsidP="00EB1A8A">
      <w:pPr>
        <w:spacing w:after="0"/>
        <w:jc w:val="both"/>
        <w:rPr>
          <w:rFonts w:ascii="Times New Roman" w:eastAsia="Calibri" w:hAnsi="Times New Roman" w:cs="Times New Roman"/>
          <w:sz w:val="24"/>
          <w:szCs w:val="24"/>
        </w:rPr>
      </w:pPr>
      <w:r w:rsidRPr="00EB1A8A">
        <w:rPr>
          <w:rFonts w:ascii="Times New Roman" w:eastAsia="Calibri" w:hAnsi="Times New Roman" w:cs="Times New Roman"/>
          <w:sz w:val="24"/>
          <w:szCs w:val="24"/>
        </w:rPr>
        <w:t xml:space="preserve">2.1. Товарищество создано и вправе осуществлять свою деятельность для совместного владения, пользования и в установленных федеральным законом пределах распоряжения гражданами имуществом общего пользования: </w:t>
      </w:r>
    </w:p>
    <w:p w:rsidR="00EB1A8A" w:rsidRPr="00EB1A8A" w:rsidRDefault="00EB1A8A" w:rsidP="00EB1A8A">
      <w:pPr>
        <w:spacing w:after="0"/>
        <w:jc w:val="both"/>
        <w:rPr>
          <w:rFonts w:ascii="Times New Roman" w:eastAsia="Calibri" w:hAnsi="Times New Roman" w:cs="Times New Roman"/>
          <w:sz w:val="24"/>
          <w:szCs w:val="24"/>
        </w:rPr>
      </w:pPr>
      <w:bookmarkStart w:id="0" w:name="dst100044"/>
      <w:bookmarkEnd w:id="0"/>
      <w:r w:rsidRPr="00EB1A8A">
        <w:rPr>
          <w:rFonts w:ascii="Times New Roman" w:eastAsia="Calibri" w:hAnsi="Times New Roman" w:cs="Times New Roman"/>
          <w:sz w:val="24"/>
          <w:szCs w:val="24"/>
        </w:rPr>
        <w:t>2.1.1. создание благоприятных условий для ведения гражданами садоводства (обеспечение электрической энергией, водой, газом, водоотведения, обращения с твердыми коммунальными отходами, благоустройства и охраны территории садоводства, обеспечение пожарной безопасности территории садоводства и иные условия);</w:t>
      </w:r>
    </w:p>
    <w:p w:rsidR="00EB1A8A" w:rsidRPr="00EB1A8A" w:rsidRDefault="00EB1A8A" w:rsidP="00EB1A8A">
      <w:pPr>
        <w:spacing w:after="0"/>
        <w:jc w:val="both"/>
        <w:rPr>
          <w:rFonts w:ascii="Times New Roman" w:eastAsia="Calibri" w:hAnsi="Times New Roman" w:cs="Times New Roman"/>
          <w:sz w:val="24"/>
          <w:szCs w:val="24"/>
        </w:rPr>
      </w:pPr>
      <w:bookmarkStart w:id="1" w:name="dst100045"/>
      <w:bookmarkEnd w:id="1"/>
      <w:r w:rsidRPr="00EB1A8A">
        <w:rPr>
          <w:rFonts w:ascii="Times New Roman" w:eastAsia="Calibri" w:hAnsi="Times New Roman" w:cs="Times New Roman"/>
          <w:sz w:val="24"/>
          <w:szCs w:val="24"/>
        </w:rPr>
        <w:t>2.1.2. содействие гражданам в освоении земельных участков в границах территории садоводства;</w:t>
      </w:r>
    </w:p>
    <w:p w:rsidR="00EB1A8A" w:rsidRPr="00EB1A8A" w:rsidRDefault="00EB1A8A" w:rsidP="00EB1A8A">
      <w:pPr>
        <w:spacing w:after="0"/>
        <w:jc w:val="both"/>
        <w:rPr>
          <w:rFonts w:ascii="Times New Roman" w:eastAsia="Calibri" w:hAnsi="Times New Roman" w:cs="Times New Roman"/>
          <w:sz w:val="24"/>
          <w:szCs w:val="24"/>
        </w:rPr>
      </w:pPr>
      <w:bookmarkStart w:id="2" w:name="dst100046"/>
      <w:bookmarkEnd w:id="2"/>
      <w:r w:rsidRPr="00EB1A8A">
        <w:rPr>
          <w:rFonts w:ascii="Times New Roman" w:eastAsia="Calibri" w:hAnsi="Times New Roman" w:cs="Times New Roman"/>
          <w:sz w:val="24"/>
          <w:szCs w:val="24"/>
        </w:rPr>
        <w:t>2.1.3. содействие членам товарищества во взаимодействии между собой и с третьими лицами, в том числе с органами государственной власти и органами местного самоуправления, а также защита их прав и законных интересов.</w:t>
      </w:r>
    </w:p>
    <w:p w:rsidR="00EB1A8A" w:rsidRPr="00EB1A8A" w:rsidRDefault="00EB1A8A" w:rsidP="00EB1A8A">
      <w:pPr>
        <w:spacing w:after="0"/>
        <w:jc w:val="both"/>
        <w:rPr>
          <w:rFonts w:ascii="Times New Roman" w:eastAsia="Calibri" w:hAnsi="Times New Roman" w:cs="Times New Roman"/>
          <w:sz w:val="24"/>
          <w:szCs w:val="24"/>
        </w:rPr>
      </w:pPr>
      <w:r w:rsidRPr="00EB1A8A">
        <w:rPr>
          <w:rFonts w:ascii="Times New Roman" w:eastAsia="Calibri" w:hAnsi="Times New Roman" w:cs="Times New Roman"/>
          <w:sz w:val="24"/>
          <w:szCs w:val="24"/>
        </w:rPr>
        <w:t xml:space="preserve">2.2. Предметом деятельности Товарищества является: </w:t>
      </w:r>
    </w:p>
    <w:p w:rsidR="00EB1A8A" w:rsidRPr="00EB1A8A" w:rsidRDefault="00EB1A8A" w:rsidP="00EB1A8A">
      <w:pPr>
        <w:spacing w:after="0"/>
        <w:jc w:val="both"/>
        <w:rPr>
          <w:rFonts w:ascii="Times New Roman" w:eastAsia="Calibri" w:hAnsi="Times New Roman" w:cs="Times New Roman"/>
          <w:sz w:val="24"/>
          <w:szCs w:val="24"/>
        </w:rPr>
      </w:pPr>
      <w:r w:rsidRPr="00EB1A8A">
        <w:rPr>
          <w:rFonts w:ascii="Times New Roman" w:eastAsia="Calibri" w:hAnsi="Times New Roman" w:cs="Times New Roman"/>
          <w:sz w:val="24"/>
          <w:szCs w:val="24"/>
        </w:rPr>
        <w:t xml:space="preserve">2.2.1. совместное пользование и, в установленных законом пределах, распоряжение гражданами имуществом общего пользования. </w:t>
      </w:r>
    </w:p>
    <w:p w:rsidR="00EB1A8A" w:rsidRPr="00EB1A8A" w:rsidRDefault="00EB1A8A" w:rsidP="00EB1A8A">
      <w:pPr>
        <w:spacing w:after="0"/>
        <w:jc w:val="both"/>
        <w:rPr>
          <w:rFonts w:ascii="Times New Roman" w:eastAsia="Calibri" w:hAnsi="Times New Roman" w:cs="Times New Roman"/>
          <w:sz w:val="24"/>
          <w:szCs w:val="24"/>
        </w:rPr>
      </w:pPr>
      <w:r w:rsidRPr="00EB1A8A">
        <w:rPr>
          <w:rFonts w:ascii="Times New Roman" w:eastAsia="Calibri" w:hAnsi="Times New Roman" w:cs="Times New Roman"/>
          <w:sz w:val="24"/>
          <w:szCs w:val="24"/>
        </w:rPr>
        <w:t>2.2.2. управление имуществом общего пользования в установленных законом и Уставом пределах.</w:t>
      </w:r>
    </w:p>
    <w:p w:rsidR="00EB1A8A" w:rsidRPr="00EB1A8A" w:rsidRDefault="00EB1A8A" w:rsidP="00EB1A8A">
      <w:pPr>
        <w:spacing w:after="0"/>
        <w:jc w:val="both"/>
        <w:rPr>
          <w:rFonts w:ascii="Times New Roman" w:eastAsia="Calibri" w:hAnsi="Times New Roman" w:cs="Times New Roman"/>
          <w:sz w:val="24"/>
          <w:szCs w:val="24"/>
        </w:rPr>
      </w:pPr>
      <w:r w:rsidRPr="00EB1A8A">
        <w:rPr>
          <w:rFonts w:ascii="Times New Roman" w:eastAsia="Calibri" w:hAnsi="Times New Roman" w:cs="Times New Roman"/>
          <w:sz w:val="24"/>
          <w:szCs w:val="24"/>
        </w:rPr>
        <w:t>2.3. В соответствии с предметом деятельности Товарищества, целями и задачами его деятельности является:</w:t>
      </w:r>
    </w:p>
    <w:p w:rsidR="00EB1A8A" w:rsidRPr="00EB1A8A" w:rsidRDefault="00EB1A8A" w:rsidP="00EB1A8A">
      <w:pPr>
        <w:spacing w:after="0" w:line="384" w:lineRule="atLeast"/>
        <w:jc w:val="both"/>
        <w:textAlignment w:val="baseline"/>
        <w:rPr>
          <w:rFonts w:ascii="Times New Roman" w:eastAsia="Times New Roman" w:hAnsi="Times New Roman" w:cs="Times New Roman"/>
          <w:sz w:val="24"/>
          <w:szCs w:val="24"/>
          <w:lang w:eastAsia="ru-RU"/>
        </w:rPr>
      </w:pPr>
      <w:r w:rsidRPr="00EB1A8A">
        <w:rPr>
          <w:rFonts w:ascii="Times New Roman" w:eastAsia="Times New Roman" w:hAnsi="Times New Roman" w:cs="Times New Roman"/>
          <w:sz w:val="24"/>
          <w:szCs w:val="24"/>
          <w:lang w:eastAsia="ru-RU"/>
        </w:rPr>
        <w:t>2.3.1. организация совместного управления и обеспечения эксплуатации имущества Товарищества, владения, пользования и в установленных законодательством пределах распоряжения общим имуществом в Товариществе;</w:t>
      </w:r>
    </w:p>
    <w:p w:rsidR="00EB1A8A" w:rsidRPr="00EB1A8A" w:rsidRDefault="00EB1A8A" w:rsidP="00EB1A8A">
      <w:pPr>
        <w:spacing w:after="0"/>
        <w:jc w:val="both"/>
        <w:rPr>
          <w:rFonts w:ascii="Times New Roman" w:eastAsia="Calibri" w:hAnsi="Times New Roman" w:cs="Times New Roman"/>
          <w:sz w:val="24"/>
          <w:szCs w:val="24"/>
        </w:rPr>
      </w:pPr>
      <w:r w:rsidRPr="00EB1A8A">
        <w:rPr>
          <w:rFonts w:ascii="Times New Roman" w:eastAsia="Calibri" w:hAnsi="Times New Roman" w:cs="Times New Roman"/>
          <w:sz w:val="24"/>
          <w:szCs w:val="24"/>
        </w:rPr>
        <w:t>2.3.2. контроль исполнения обязательств по заключённым договорам, ведение бухгалтерской и технической документации, планирование работ и услуг по содержанию, ремонту общего имущества;</w:t>
      </w:r>
    </w:p>
    <w:p w:rsidR="00EB1A8A" w:rsidRPr="00EB1A8A" w:rsidRDefault="00EB1A8A" w:rsidP="00EB1A8A">
      <w:pPr>
        <w:spacing w:after="0"/>
        <w:jc w:val="both"/>
        <w:rPr>
          <w:rFonts w:ascii="Times New Roman" w:eastAsia="Calibri" w:hAnsi="Times New Roman" w:cs="Times New Roman"/>
          <w:sz w:val="24"/>
          <w:szCs w:val="24"/>
        </w:rPr>
      </w:pPr>
      <w:r w:rsidRPr="00EB1A8A">
        <w:rPr>
          <w:rFonts w:ascii="Times New Roman" w:eastAsia="Calibri" w:hAnsi="Times New Roman" w:cs="Times New Roman"/>
          <w:sz w:val="24"/>
          <w:szCs w:val="24"/>
        </w:rPr>
        <w:t>2.3.3. осуществление планового финансирования в целях использования, содержания, эксплуатации и развития имущества;</w:t>
      </w:r>
    </w:p>
    <w:p w:rsidR="00EB1A8A" w:rsidRPr="00EB1A8A" w:rsidRDefault="00EB1A8A" w:rsidP="00EB1A8A">
      <w:pPr>
        <w:spacing w:after="0"/>
        <w:jc w:val="both"/>
        <w:rPr>
          <w:rFonts w:ascii="Times New Roman" w:eastAsia="Calibri" w:hAnsi="Times New Roman" w:cs="Times New Roman"/>
          <w:sz w:val="24"/>
          <w:szCs w:val="24"/>
        </w:rPr>
      </w:pPr>
      <w:r w:rsidRPr="00EB1A8A">
        <w:rPr>
          <w:rFonts w:ascii="Times New Roman" w:eastAsia="Calibri" w:hAnsi="Times New Roman" w:cs="Times New Roman"/>
          <w:sz w:val="24"/>
          <w:szCs w:val="24"/>
        </w:rPr>
        <w:t xml:space="preserve">2.3.4. обеспечение надлежащего технического, противопожарного, экологического и санитарного состояния общего имущества, земель общего пользования (в </w:t>
      </w:r>
      <w:proofErr w:type="spellStart"/>
      <w:r w:rsidRPr="00EB1A8A">
        <w:rPr>
          <w:rFonts w:ascii="Times New Roman" w:eastAsia="Calibri" w:hAnsi="Times New Roman" w:cs="Times New Roman"/>
          <w:sz w:val="24"/>
          <w:szCs w:val="24"/>
        </w:rPr>
        <w:t>т.ч</w:t>
      </w:r>
      <w:proofErr w:type="spellEnd"/>
      <w:r w:rsidRPr="00EB1A8A">
        <w:rPr>
          <w:rFonts w:ascii="Times New Roman" w:eastAsia="Calibri" w:hAnsi="Times New Roman" w:cs="Times New Roman"/>
          <w:sz w:val="24"/>
          <w:szCs w:val="24"/>
        </w:rPr>
        <w:t>. путем заключения договоров с профильными управляющими компаниями и третьими лицами);</w:t>
      </w:r>
    </w:p>
    <w:p w:rsidR="00EB1A8A" w:rsidRPr="00EB1A8A" w:rsidRDefault="00EB1A8A" w:rsidP="00EB1A8A">
      <w:pPr>
        <w:spacing w:after="0"/>
        <w:jc w:val="both"/>
        <w:rPr>
          <w:rFonts w:ascii="Times New Roman" w:eastAsia="Calibri" w:hAnsi="Times New Roman" w:cs="Times New Roman"/>
          <w:sz w:val="24"/>
          <w:szCs w:val="24"/>
        </w:rPr>
      </w:pPr>
      <w:r w:rsidRPr="00EB1A8A">
        <w:rPr>
          <w:rFonts w:ascii="Times New Roman" w:eastAsia="Calibri" w:hAnsi="Times New Roman" w:cs="Times New Roman"/>
          <w:sz w:val="24"/>
          <w:szCs w:val="24"/>
        </w:rPr>
        <w:t>2.3.5. создание благоприятных условий для ведения гражданами садоводства (обеспечение электроснабжением, газоснабжением, водоснабжением, обращения с твердыми коммунальными отходами, благоустройства и охраны территории Товарищества, обеспечение пожарной безопасности территории товарищества и иные условия);</w:t>
      </w:r>
    </w:p>
    <w:p w:rsidR="00EB1A8A" w:rsidRPr="00EB1A8A" w:rsidRDefault="00EB1A8A" w:rsidP="00EB1A8A">
      <w:pPr>
        <w:spacing w:after="0" w:line="384" w:lineRule="atLeast"/>
        <w:jc w:val="both"/>
        <w:textAlignment w:val="baseline"/>
        <w:rPr>
          <w:rFonts w:ascii="Times New Roman" w:eastAsia="Times New Roman" w:hAnsi="Times New Roman" w:cs="Times New Roman"/>
          <w:sz w:val="24"/>
          <w:szCs w:val="24"/>
          <w:lang w:eastAsia="ru-RU"/>
        </w:rPr>
      </w:pPr>
      <w:r w:rsidRPr="00EB1A8A">
        <w:rPr>
          <w:rFonts w:ascii="Times New Roman" w:eastAsia="Times New Roman" w:hAnsi="Times New Roman" w:cs="Times New Roman"/>
          <w:sz w:val="24"/>
          <w:szCs w:val="24"/>
          <w:lang w:eastAsia="ru-RU"/>
        </w:rPr>
        <w:t>2.3.6. обеспечение согласия членов (не членов) Товарищества о нормах общежития, о порядке реализации ими своих прав по владению, пользованию и распоряжению общей собственностью Товарищества;</w:t>
      </w:r>
    </w:p>
    <w:p w:rsidR="00EB1A8A" w:rsidRPr="00EB1A8A" w:rsidRDefault="00EB1A8A" w:rsidP="00EB1A8A">
      <w:pPr>
        <w:spacing w:after="0" w:line="384" w:lineRule="atLeast"/>
        <w:jc w:val="both"/>
        <w:textAlignment w:val="baseline"/>
        <w:rPr>
          <w:rFonts w:ascii="Times New Roman" w:eastAsia="Times New Roman" w:hAnsi="Times New Roman" w:cs="Times New Roman"/>
          <w:sz w:val="24"/>
          <w:szCs w:val="24"/>
          <w:lang w:eastAsia="ru-RU"/>
        </w:rPr>
      </w:pPr>
      <w:r w:rsidRPr="00EB1A8A">
        <w:rPr>
          <w:rFonts w:ascii="Times New Roman" w:eastAsia="Times New Roman" w:hAnsi="Times New Roman" w:cs="Times New Roman"/>
          <w:sz w:val="24"/>
          <w:szCs w:val="24"/>
          <w:lang w:eastAsia="ru-RU"/>
        </w:rPr>
        <w:t xml:space="preserve">2.3.7. организация и осуществление деятельности по реконструкции, содержанию, ремонту, эксплуатации общего имущества Товарищества; </w:t>
      </w:r>
    </w:p>
    <w:p w:rsidR="00287B15" w:rsidRDefault="00EB1A8A" w:rsidP="00EB1A8A">
      <w:pPr>
        <w:spacing w:after="0" w:line="384" w:lineRule="atLeast"/>
        <w:jc w:val="both"/>
        <w:textAlignment w:val="baseline"/>
        <w:rPr>
          <w:rFonts w:ascii="Times New Roman" w:eastAsia="Times New Roman" w:hAnsi="Times New Roman" w:cs="Times New Roman"/>
          <w:sz w:val="24"/>
          <w:szCs w:val="24"/>
          <w:lang w:eastAsia="ru-RU"/>
        </w:rPr>
      </w:pPr>
      <w:r w:rsidRPr="00EB1A8A">
        <w:rPr>
          <w:rFonts w:ascii="Times New Roman" w:eastAsia="Times New Roman" w:hAnsi="Times New Roman" w:cs="Times New Roman"/>
          <w:sz w:val="24"/>
          <w:szCs w:val="24"/>
          <w:lang w:eastAsia="ru-RU"/>
        </w:rPr>
        <w:t>2.3.8. обеспечение соблюдения членами (не членами) Товарищества требований о целевом использовании их участков, градостроительных, строительных, экологических, санитарно-</w:t>
      </w:r>
      <w:r w:rsidRPr="00EB1A8A">
        <w:rPr>
          <w:rFonts w:ascii="Times New Roman" w:eastAsia="Times New Roman" w:hAnsi="Times New Roman" w:cs="Times New Roman"/>
          <w:sz w:val="24"/>
          <w:szCs w:val="24"/>
          <w:lang w:eastAsia="ru-RU"/>
        </w:rPr>
        <w:lastRenderedPageBreak/>
        <w:t>гигиенических, противопожарных и иных требований (норм, правил и нормативов</w:t>
      </w:r>
      <w:r w:rsidR="006835BC">
        <w:rPr>
          <w:rFonts w:ascii="Times New Roman" w:eastAsia="Times New Roman" w:hAnsi="Times New Roman" w:cs="Times New Roman"/>
          <w:sz w:val="24"/>
          <w:szCs w:val="24"/>
          <w:lang w:eastAsia="ru-RU"/>
        </w:rPr>
        <w:t xml:space="preserve"> по СНиП 30-02-97 и СП 11-106-97</w:t>
      </w:r>
    </w:p>
    <w:p w:rsidR="00287B15" w:rsidRDefault="00287B15" w:rsidP="00287B15">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br/>
        <w:t>1.</w:t>
      </w:r>
      <w:r w:rsidRPr="00287B15">
        <w:rPr>
          <w:rFonts w:ascii="Times New Roman" w:eastAsia="Times New Roman" w:hAnsi="Times New Roman" w:cs="Times New Roman"/>
          <w:sz w:val="24"/>
          <w:szCs w:val="24"/>
          <w:lang w:eastAsia="ru-RU"/>
        </w:rPr>
        <w:t xml:space="preserve"> </w:t>
      </w:r>
      <w:r>
        <w:rPr>
          <w:rFonts w:ascii="Times New Roman" w:eastAsia="Times New Roman" w:hAnsi="Times New Roman" w:cs="Times New Roman"/>
          <w:sz w:val="24"/>
          <w:szCs w:val="24"/>
          <w:lang w:eastAsia="ru-RU"/>
        </w:rPr>
        <w:t xml:space="preserve">Индивидуальные садовые </w:t>
      </w:r>
      <w:r w:rsidRPr="00287B15">
        <w:rPr>
          <w:rFonts w:ascii="Times New Roman" w:eastAsia="Times New Roman" w:hAnsi="Times New Roman" w:cs="Times New Roman"/>
          <w:sz w:val="24"/>
          <w:szCs w:val="24"/>
          <w:lang w:eastAsia="ru-RU"/>
        </w:rPr>
        <w:t>участки, как правило, должны быть огорожены. Ограждения с целью минимального затенения территории соседних участков должны быть сетчатые или решетчатые высотой 1,5 м. Допускается устройство глухих ограждений со стороны улиц и п</w:t>
      </w:r>
      <w:r>
        <w:rPr>
          <w:rFonts w:ascii="Times New Roman" w:eastAsia="Times New Roman" w:hAnsi="Times New Roman" w:cs="Times New Roman"/>
          <w:sz w:val="24"/>
          <w:szCs w:val="24"/>
          <w:lang w:eastAsia="ru-RU"/>
        </w:rPr>
        <w:t>роездов.</w:t>
      </w:r>
      <w:r>
        <w:rPr>
          <w:rFonts w:ascii="Times New Roman" w:eastAsia="Times New Roman" w:hAnsi="Times New Roman" w:cs="Times New Roman"/>
          <w:sz w:val="24"/>
          <w:szCs w:val="24"/>
          <w:lang w:eastAsia="ru-RU"/>
        </w:rPr>
        <w:br/>
        <w:t xml:space="preserve">2. На садовом </w:t>
      </w:r>
      <w:r w:rsidRPr="00287B15">
        <w:rPr>
          <w:rFonts w:ascii="Times New Roman" w:eastAsia="Times New Roman" w:hAnsi="Times New Roman" w:cs="Times New Roman"/>
          <w:sz w:val="24"/>
          <w:szCs w:val="24"/>
          <w:lang w:eastAsia="ru-RU"/>
        </w:rPr>
        <w:t>участке следует предусматривать устройство компостной площадки, ямы или ящика, а при отсутствии канализации — и у</w:t>
      </w:r>
      <w:r>
        <w:rPr>
          <w:rFonts w:ascii="Times New Roman" w:eastAsia="Times New Roman" w:hAnsi="Times New Roman" w:cs="Times New Roman"/>
          <w:sz w:val="24"/>
          <w:szCs w:val="24"/>
          <w:lang w:eastAsia="ru-RU"/>
        </w:rPr>
        <w:t>борной.</w:t>
      </w:r>
      <w:r>
        <w:rPr>
          <w:rFonts w:ascii="Times New Roman" w:eastAsia="Times New Roman" w:hAnsi="Times New Roman" w:cs="Times New Roman"/>
          <w:sz w:val="24"/>
          <w:szCs w:val="24"/>
          <w:lang w:eastAsia="ru-RU"/>
        </w:rPr>
        <w:br/>
        <w:t xml:space="preserve">3. На садовом </w:t>
      </w:r>
      <w:r w:rsidRPr="00287B15">
        <w:rPr>
          <w:rFonts w:ascii="Times New Roman" w:eastAsia="Times New Roman" w:hAnsi="Times New Roman" w:cs="Times New Roman"/>
          <w:sz w:val="24"/>
          <w:szCs w:val="24"/>
          <w:lang w:eastAsia="ru-RU"/>
        </w:rPr>
        <w:t xml:space="preserve"> участке могут возводиться жилое строение (или дом), хозяйственные постройки и сооружения, в том числе — постройки для содержания мелкого скота и птицы, теплицы и другие сооружения с утепленным грунтом, </w:t>
      </w:r>
      <w:proofErr w:type="spellStart"/>
      <w:r w:rsidRPr="00287B15">
        <w:rPr>
          <w:rFonts w:ascii="Times New Roman" w:eastAsia="Times New Roman" w:hAnsi="Times New Roman" w:cs="Times New Roman"/>
          <w:sz w:val="24"/>
          <w:szCs w:val="24"/>
          <w:lang w:eastAsia="ru-RU"/>
        </w:rPr>
        <w:t>хозпостройка</w:t>
      </w:r>
      <w:proofErr w:type="spellEnd"/>
      <w:r w:rsidRPr="00287B15">
        <w:rPr>
          <w:rFonts w:ascii="Times New Roman" w:eastAsia="Times New Roman" w:hAnsi="Times New Roman" w:cs="Times New Roman"/>
          <w:sz w:val="24"/>
          <w:szCs w:val="24"/>
          <w:lang w:eastAsia="ru-RU"/>
        </w:rPr>
        <w:t xml:space="preserve"> для хранения инвентаря, летняя кухня, баня (сауна), душ, навес или гараж для автомобиля.</w:t>
      </w:r>
      <w:r w:rsidRPr="00287B15">
        <w:rPr>
          <w:rFonts w:ascii="Times New Roman" w:eastAsia="Times New Roman" w:hAnsi="Times New Roman" w:cs="Times New Roman"/>
          <w:sz w:val="24"/>
          <w:szCs w:val="24"/>
          <w:lang w:eastAsia="ru-RU"/>
        </w:rPr>
        <w:br/>
        <w:t>В регионах возможно возведение типов хозяйственных построек, определенных местными традициями и условиями обустройства. Строительство указанных объектов должно осуществляться по соответствующим проектам.</w:t>
      </w:r>
      <w:r w:rsidRPr="00287B15">
        <w:rPr>
          <w:rFonts w:ascii="Times New Roman" w:eastAsia="Times New Roman" w:hAnsi="Times New Roman" w:cs="Times New Roman"/>
          <w:sz w:val="24"/>
          <w:szCs w:val="24"/>
          <w:lang w:eastAsia="ru-RU"/>
        </w:rPr>
        <w:br/>
      </w:r>
      <w:r>
        <w:rPr>
          <w:rFonts w:ascii="Times New Roman" w:eastAsia="Times New Roman" w:hAnsi="Times New Roman" w:cs="Times New Roman"/>
          <w:sz w:val="24"/>
          <w:szCs w:val="24"/>
          <w:lang w:eastAsia="ru-RU"/>
        </w:rPr>
        <w:t xml:space="preserve">4. </w:t>
      </w:r>
      <w:r w:rsidRPr="00287B15">
        <w:rPr>
          <w:rFonts w:ascii="Times New Roman" w:eastAsia="Times New Roman" w:hAnsi="Times New Roman" w:cs="Times New Roman"/>
          <w:sz w:val="24"/>
          <w:szCs w:val="24"/>
          <w:lang w:eastAsia="ru-RU"/>
        </w:rPr>
        <w:t xml:space="preserve"> Противопожарные расстояния между строениями и сооружениями в пределах одного садового участка не нормируются.</w:t>
      </w:r>
      <w:r w:rsidRPr="00287B15">
        <w:rPr>
          <w:rFonts w:ascii="Times New Roman" w:eastAsia="Times New Roman" w:hAnsi="Times New Roman" w:cs="Times New Roman"/>
          <w:sz w:val="24"/>
          <w:szCs w:val="24"/>
          <w:lang w:eastAsia="ru-RU"/>
        </w:rPr>
        <w:br/>
        <w:t xml:space="preserve">Противопожарные расстояния между жилыми строениями (или домами), расположенными на соседних участках, в зависимости от материала несущих и ограждающих конструкций должны быть не менее </w:t>
      </w:r>
      <w:r>
        <w:rPr>
          <w:rFonts w:ascii="Times New Roman" w:eastAsia="Times New Roman" w:hAnsi="Times New Roman" w:cs="Times New Roman"/>
          <w:sz w:val="24"/>
          <w:szCs w:val="24"/>
          <w:lang w:eastAsia="ru-RU"/>
        </w:rPr>
        <w:t>указанных в таблице:</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54"/>
        <w:gridCol w:w="6801"/>
        <w:gridCol w:w="561"/>
        <w:gridCol w:w="705"/>
        <w:gridCol w:w="718"/>
      </w:tblGrid>
      <w:tr w:rsidR="00287B15" w:rsidRPr="00287B15" w:rsidTr="00287B15">
        <w:trPr>
          <w:tblCellSpacing w:w="15" w:type="dxa"/>
        </w:trPr>
        <w:tc>
          <w:tcPr>
            <w:tcW w:w="554" w:type="dxa"/>
            <w:tcBorders>
              <w:top w:val="single" w:sz="6" w:space="0" w:color="000000"/>
              <w:left w:val="single" w:sz="6" w:space="0" w:color="000000"/>
              <w:bottom w:val="nil"/>
              <w:right w:val="nil"/>
            </w:tcBorders>
            <w:tcMar>
              <w:top w:w="15" w:type="dxa"/>
              <w:left w:w="74" w:type="dxa"/>
              <w:bottom w:w="15" w:type="dxa"/>
              <w:right w:w="74" w:type="dxa"/>
            </w:tcMar>
            <w:hideMark/>
          </w:tcPr>
          <w:p w:rsidR="00287B15" w:rsidRPr="00287B15" w:rsidRDefault="00287B15" w:rsidP="00287B15">
            <w:pPr>
              <w:spacing w:after="0" w:line="240" w:lineRule="auto"/>
              <w:rPr>
                <w:rFonts w:ascii="Times New Roman" w:eastAsia="Times New Roman" w:hAnsi="Times New Roman" w:cs="Times New Roman"/>
                <w:sz w:val="24"/>
                <w:szCs w:val="24"/>
                <w:lang w:eastAsia="ru-RU"/>
              </w:rPr>
            </w:pPr>
          </w:p>
        </w:tc>
        <w:tc>
          <w:tcPr>
            <w:tcW w:w="8131" w:type="dxa"/>
            <w:tcBorders>
              <w:top w:val="single" w:sz="6" w:space="0" w:color="000000"/>
              <w:left w:val="nil"/>
              <w:bottom w:val="nil"/>
              <w:right w:val="single" w:sz="6" w:space="0" w:color="000000"/>
            </w:tcBorders>
            <w:tcMar>
              <w:top w:w="15" w:type="dxa"/>
              <w:left w:w="74" w:type="dxa"/>
              <w:bottom w:w="15" w:type="dxa"/>
              <w:right w:w="74" w:type="dxa"/>
            </w:tcMar>
            <w:hideMark/>
          </w:tcPr>
          <w:p w:rsidR="00287B15" w:rsidRPr="00287B15" w:rsidRDefault="00287B15" w:rsidP="00287B15">
            <w:pPr>
              <w:spacing w:after="0" w:line="240" w:lineRule="auto"/>
              <w:rPr>
                <w:rFonts w:ascii="Times New Roman" w:eastAsia="Times New Roman" w:hAnsi="Times New Roman" w:cs="Times New Roman"/>
                <w:sz w:val="24"/>
                <w:szCs w:val="24"/>
                <w:lang w:eastAsia="ru-RU"/>
              </w:rPr>
            </w:pPr>
            <w:r w:rsidRPr="00287B15">
              <w:rPr>
                <w:rFonts w:ascii="Times New Roman" w:eastAsia="Times New Roman" w:hAnsi="Times New Roman" w:cs="Times New Roman"/>
                <w:sz w:val="24"/>
                <w:szCs w:val="24"/>
                <w:lang w:eastAsia="ru-RU"/>
              </w:rPr>
              <w:br/>
              <w:t>Материал несущих и ограждающих конструкций строения</w:t>
            </w:r>
          </w:p>
        </w:tc>
        <w:tc>
          <w:tcPr>
            <w:tcW w:w="2033" w:type="dxa"/>
            <w:gridSpan w:val="3"/>
            <w:tcBorders>
              <w:top w:val="single" w:sz="6" w:space="0" w:color="000000"/>
              <w:left w:val="single" w:sz="6" w:space="0" w:color="000000"/>
              <w:bottom w:val="single" w:sz="6" w:space="0" w:color="000000"/>
              <w:right w:val="single" w:sz="6" w:space="0" w:color="000000"/>
            </w:tcBorders>
            <w:tcMar>
              <w:top w:w="15" w:type="dxa"/>
              <w:left w:w="74" w:type="dxa"/>
              <w:bottom w:w="15" w:type="dxa"/>
              <w:right w:w="74" w:type="dxa"/>
            </w:tcMar>
            <w:hideMark/>
          </w:tcPr>
          <w:p w:rsidR="00287B15" w:rsidRPr="00287B15" w:rsidRDefault="00287B15" w:rsidP="00287B15">
            <w:pPr>
              <w:spacing w:after="0" w:line="240" w:lineRule="auto"/>
              <w:rPr>
                <w:rFonts w:ascii="Times New Roman" w:eastAsia="Times New Roman" w:hAnsi="Times New Roman" w:cs="Times New Roman"/>
                <w:sz w:val="24"/>
                <w:szCs w:val="24"/>
                <w:lang w:eastAsia="ru-RU"/>
              </w:rPr>
            </w:pPr>
            <w:r w:rsidRPr="00287B15">
              <w:rPr>
                <w:rFonts w:ascii="Times New Roman" w:eastAsia="Times New Roman" w:hAnsi="Times New Roman" w:cs="Times New Roman"/>
                <w:sz w:val="24"/>
                <w:szCs w:val="24"/>
                <w:lang w:eastAsia="ru-RU"/>
              </w:rPr>
              <w:br/>
              <w:t xml:space="preserve">Расстояния, м </w:t>
            </w:r>
          </w:p>
        </w:tc>
      </w:tr>
      <w:tr w:rsidR="00287B15" w:rsidRPr="00287B15" w:rsidTr="00287B15">
        <w:trPr>
          <w:tblCellSpacing w:w="15" w:type="dxa"/>
        </w:trPr>
        <w:tc>
          <w:tcPr>
            <w:tcW w:w="554" w:type="dxa"/>
            <w:tcBorders>
              <w:top w:val="nil"/>
              <w:left w:val="single" w:sz="6" w:space="0" w:color="000000"/>
              <w:bottom w:val="single" w:sz="6" w:space="0" w:color="000000"/>
              <w:right w:val="nil"/>
            </w:tcBorders>
            <w:tcMar>
              <w:top w:w="15" w:type="dxa"/>
              <w:left w:w="74" w:type="dxa"/>
              <w:bottom w:w="15" w:type="dxa"/>
              <w:right w:w="74" w:type="dxa"/>
            </w:tcMar>
            <w:hideMark/>
          </w:tcPr>
          <w:p w:rsidR="00287B15" w:rsidRPr="00287B15" w:rsidRDefault="00287B15" w:rsidP="00287B15">
            <w:pPr>
              <w:spacing w:after="0" w:line="240" w:lineRule="auto"/>
              <w:rPr>
                <w:rFonts w:ascii="Times New Roman" w:eastAsia="Times New Roman" w:hAnsi="Times New Roman" w:cs="Times New Roman"/>
                <w:sz w:val="24"/>
                <w:szCs w:val="24"/>
                <w:lang w:eastAsia="ru-RU"/>
              </w:rPr>
            </w:pPr>
          </w:p>
        </w:tc>
        <w:tc>
          <w:tcPr>
            <w:tcW w:w="8131" w:type="dxa"/>
            <w:tcBorders>
              <w:top w:val="nil"/>
              <w:left w:val="nil"/>
              <w:bottom w:val="single" w:sz="6" w:space="0" w:color="000000"/>
              <w:right w:val="single" w:sz="6" w:space="0" w:color="000000"/>
            </w:tcBorders>
            <w:tcMar>
              <w:top w:w="15" w:type="dxa"/>
              <w:left w:w="74" w:type="dxa"/>
              <w:bottom w:w="15" w:type="dxa"/>
              <w:right w:w="74" w:type="dxa"/>
            </w:tcMar>
            <w:hideMark/>
          </w:tcPr>
          <w:p w:rsidR="00287B15" w:rsidRPr="00287B15" w:rsidRDefault="00287B15" w:rsidP="00287B15">
            <w:pPr>
              <w:spacing w:after="0" w:line="240" w:lineRule="auto"/>
              <w:rPr>
                <w:rFonts w:ascii="Times New Roman" w:eastAsia="Times New Roman" w:hAnsi="Times New Roman" w:cs="Times New Roman"/>
                <w:sz w:val="24"/>
                <w:szCs w:val="24"/>
                <w:lang w:eastAsia="ru-RU"/>
              </w:rPr>
            </w:pPr>
          </w:p>
        </w:tc>
        <w:tc>
          <w:tcPr>
            <w:tcW w:w="554" w:type="dxa"/>
            <w:tcBorders>
              <w:top w:val="single" w:sz="6" w:space="0" w:color="000000"/>
              <w:left w:val="single" w:sz="6" w:space="0" w:color="000000"/>
              <w:bottom w:val="single" w:sz="6" w:space="0" w:color="000000"/>
              <w:right w:val="single" w:sz="6" w:space="0" w:color="000000"/>
            </w:tcBorders>
            <w:tcMar>
              <w:top w:w="15" w:type="dxa"/>
              <w:left w:w="74" w:type="dxa"/>
              <w:bottom w:w="15" w:type="dxa"/>
              <w:right w:w="74" w:type="dxa"/>
            </w:tcMar>
            <w:hideMark/>
          </w:tcPr>
          <w:p w:rsidR="00287B15" w:rsidRPr="00287B15" w:rsidRDefault="00287B15" w:rsidP="00287B15">
            <w:pPr>
              <w:spacing w:after="0" w:line="240" w:lineRule="auto"/>
              <w:rPr>
                <w:rFonts w:ascii="Times New Roman" w:eastAsia="Times New Roman" w:hAnsi="Times New Roman" w:cs="Times New Roman"/>
                <w:sz w:val="24"/>
                <w:szCs w:val="24"/>
                <w:lang w:eastAsia="ru-RU"/>
              </w:rPr>
            </w:pPr>
            <w:r w:rsidRPr="00287B15">
              <w:rPr>
                <w:rFonts w:ascii="Times New Roman" w:eastAsia="Times New Roman" w:hAnsi="Times New Roman" w:cs="Times New Roman"/>
                <w:sz w:val="24"/>
                <w:szCs w:val="24"/>
                <w:lang w:eastAsia="ru-RU"/>
              </w:rPr>
              <w:t>А</w:t>
            </w:r>
          </w:p>
        </w:tc>
        <w:tc>
          <w:tcPr>
            <w:tcW w:w="739" w:type="dxa"/>
            <w:tcBorders>
              <w:top w:val="single" w:sz="6" w:space="0" w:color="000000"/>
              <w:left w:val="single" w:sz="6" w:space="0" w:color="000000"/>
              <w:bottom w:val="single" w:sz="6" w:space="0" w:color="000000"/>
              <w:right w:val="single" w:sz="6" w:space="0" w:color="000000"/>
            </w:tcBorders>
            <w:tcMar>
              <w:top w:w="15" w:type="dxa"/>
              <w:left w:w="74" w:type="dxa"/>
              <w:bottom w:w="15" w:type="dxa"/>
              <w:right w:w="74" w:type="dxa"/>
            </w:tcMar>
            <w:hideMark/>
          </w:tcPr>
          <w:p w:rsidR="00287B15" w:rsidRPr="00287B15" w:rsidRDefault="00287B15" w:rsidP="00287B15">
            <w:pPr>
              <w:spacing w:after="0" w:line="240" w:lineRule="auto"/>
              <w:rPr>
                <w:rFonts w:ascii="Times New Roman" w:eastAsia="Times New Roman" w:hAnsi="Times New Roman" w:cs="Times New Roman"/>
                <w:sz w:val="24"/>
                <w:szCs w:val="24"/>
                <w:lang w:eastAsia="ru-RU"/>
              </w:rPr>
            </w:pPr>
            <w:r w:rsidRPr="00287B15">
              <w:rPr>
                <w:rFonts w:ascii="Times New Roman" w:eastAsia="Times New Roman" w:hAnsi="Times New Roman" w:cs="Times New Roman"/>
                <w:sz w:val="24"/>
                <w:szCs w:val="24"/>
                <w:lang w:eastAsia="ru-RU"/>
              </w:rPr>
              <w:t>Б</w:t>
            </w:r>
          </w:p>
        </w:tc>
        <w:tc>
          <w:tcPr>
            <w:tcW w:w="739" w:type="dxa"/>
            <w:tcBorders>
              <w:top w:val="single" w:sz="6" w:space="0" w:color="000000"/>
              <w:left w:val="single" w:sz="6" w:space="0" w:color="000000"/>
              <w:bottom w:val="single" w:sz="6" w:space="0" w:color="000000"/>
              <w:right w:val="single" w:sz="6" w:space="0" w:color="000000"/>
            </w:tcBorders>
            <w:tcMar>
              <w:top w:w="15" w:type="dxa"/>
              <w:left w:w="74" w:type="dxa"/>
              <w:bottom w:w="15" w:type="dxa"/>
              <w:right w:w="74" w:type="dxa"/>
            </w:tcMar>
            <w:hideMark/>
          </w:tcPr>
          <w:p w:rsidR="00287B15" w:rsidRPr="00287B15" w:rsidRDefault="00287B15" w:rsidP="00287B15">
            <w:pPr>
              <w:spacing w:after="0" w:line="240" w:lineRule="auto"/>
              <w:rPr>
                <w:rFonts w:ascii="Times New Roman" w:eastAsia="Times New Roman" w:hAnsi="Times New Roman" w:cs="Times New Roman"/>
                <w:sz w:val="24"/>
                <w:szCs w:val="24"/>
                <w:lang w:eastAsia="ru-RU"/>
              </w:rPr>
            </w:pPr>
            <w:r w:rsidRPr="00287B15">
              <w:rPr>
                <w:rFonts w:ascii="Times New Roman" w:eastAsia="Times New Roman" w:hAnsi="Times New Roman" w:cs="Times New Roman"/>
                <w:sz w:val="24"/>
                <w:szCs w:val="24"/>
                <w:lang w:eastAsia="ru-RU"/>
              </w:rPr>
              <w:t>В</w:t>
            </w:r>
          </w:p>
        </w:tc>
      </w:tr>
      <w:tr w:rsidR="00287B15" w:rsidRPr="00287B15" w:rsidTr="00287B15">
        <w:trPr>
          <w:tblCellSpacing w:w="15" w:type="dxa"/>
        </w:trPr>
        <w:tc>
          <w:tcPr>
            <w:tcW w:w="554" w:type="dxa"/>
            <w:tcBorders>
              <w:top w:val="single" w:sz="6" w:space="0" w:color="000000"/>
              <w:left w:val="single" w:sz="6" w:space="0" w:color="000000"/>
              <w:bottom w:val="single" w:sz="6" w:space="0" w:color="000000"/>
              <w:right w:val="single" w:sz="6" w:space="0" w:color="000000"/>
            </w:tcBorders>
            <w:tcMar>
              <w:top w:w="15" w:type="dxa"/>
              <w:left w:w="74" w:type="dxa"/>
              <w:bottom w:w="15" w:type="dxa"/>
              <w:right w:w="74" w:type="dxa"/>
            </w:tcMar>
            <w:hideMark/>
          </w:tcPr>
          <w:p w:rsidR="00287B15" w:rsidRPr="00287B15" w:rsidRDefault="00287B15" w:rsidP="00287B15">
            <w:pPr>
              <w:spacing w:after="0" w:line="240" w:lineRule="auto"/>
              <w:rPr>
                <w:rFonts w:ascii="Times New Roman" w:eastAsia="Times New Roman" w:hAnsi="Times New Roman" w:cs="Times New Roman"/>
                <w:sz w:val="24"/>
                <w:szCs w:val="24"/>
                <w:lang w:eastAsia="ru-RU"/>
              </w:rPr>
            </w:pPr>
            <w:r w:rsidRPr="00287B15">
              <w:rPr>
                <w:rFonts w:ascii="Times New Roman" w:eastAsia="Times New Roman" w:hAnsi="Times New Roman" w:cs="Times New Roman"/>
                <w:sz w:val="24"/>
                <w:szCs w:val="24"/>
                <w:lang w:eastAsia="ru-RU"/>
              </w:rPr>
              <w:t>А</w:t>
            </w:r>
          </w:p>
        </w:tc>
        <w:tc>
          <w:tcPr>
            <w:tcW w:w="8131" w:type="dxa"/>
            <w:tcBorders>
              <w:top w:val="single" w:sz="6" w:space="0" w:color="000000"/>
              <w:left w:val="single" w:sz="6" w:space="0" w:color="000000"/>
              <w:bottom w:val="single" w:sz="6" w:space="0" w:color="000000"/>
              <w:right w:val="single" w:sz="6" w:space="0" w:color="000000"/>
            </w:tcBorders>
            <w:tcMar>
              <w:top w:w="15" w:type="dxa"/>
              <w:left w:w="74" w:type="dxa"/>
              <w:bottom w:w="15" w:type="dxa"/>
              <w:right w:w="74" w:type="dxa"/>
            </w:tcMar>
            <w:hideMark/>
          </w:tcPr>
          <w:p w:rsidR="00287B15" w:rsidRPr="00287B15" w:rsidRDefault="00287B15" w:rsidP="00287B15">
            <w:pPr>
              <w:spacing w:after="0" w:line="240" w:lineRule="auto"/>
              <w:rPr>
                <w:rFonts w:ascii="Times New Roman" w:eastAsia="Times New Roman" w:hAnsi="Times New Roman" w:cs="Times New Roman"/>
                <w:sz w:val="24"/>
                <w:szCs w:val="24"/>
                <w:lang w:eastAsia="ru-RU"/>
              </w:rPr>
            </w:pPr>
            <w:r w:rsidRPr="00287B15">
              <w:rPr>
                <w:rFonts w:ascii="Times New Roman" w:eastAsia="Times New Roman" w:hAnsi="Times New Roman" w:cs="Times New Roman"/>
                <w:sz w:val="24"/>
                <w:szCs w:val="24"/>
                <w:lang w:eastAsia="ru-RU"/>
              </w:rPr>
              <w:t>Камень, бетон, железобетон и другие негорючие материалы</w:t>
            </w:r>
          </w:p>
        </w:tc>
        <w:tc>
          <w:tcPr>
            <w:tcW w:w="554" w:type="dxa"/>
            <w:tcBorders>
              <w:top w:val="single" w:sz="6" w:space="0" w:color="000000"/>
              <w:left w:val="single" w:sz="6" w:space="0" w:color="000000"/>
              <w:bottom w:val="single" w:sz="6" w:space="0" w:color="000000"/>
              <w:right w:val="single" w:sz="6" w:space="0" w:color="000000"/>
            </w:tcBorders>
            <w:tcMar>
              <w:top w:w="15" w:type="dxa"/>
              <w:left w:w="74" w:type="dxa"/>
              <w:bottom w:w="15" w:type="dxa"/>
              <w:right w:w="74" w:type="dxa"/>
            </w:tcMar>
            <w:hideMark/>
          </w:tcPr>
          <w:p w:rsidR="00287B15" w:rsidRPr="00287B15" w:rsidRDefault="00287B15" w:rsidP="00287B15">
            <w:pPr>
              <w:spacing w:after="0" w:line="240" w:lineRule="auto"/>
              <w:rPr>
                <w:rFonts w:ascii="Times New Roman" w:eastAsia="Times New Roman" w:hAnsi="Times New Roman" w:cs="Times New Roman"/>
                <w:sz w:val="24"/>
                <w:szCs w:val="24"/>
                <w:lang w:eastAsia="ru-RU"/>
              </w:rPr>
            </w:pPr>
            <w:r w:rsidRPr="00287B15">
              <w:rPr>
                <w:rFonts w:ascii="Times New Roman" w:eastAsia="Times New Roman" w:hAnsi="Times New Roman" w:cs="Times New Roman"/>
                <w:sz w:val="24"/>
                <w:szCs w:val="24"/>
                <w:lang w:eastAsia="ru-RU"/>
              </w:rPr>
              <w:t>6</w:t>
            </w:r>
          </w:p>
        </w:tc>
        <w:tc>
          <w:tcPr>
            <w:tcW w:w="739" w:type="dxa"/>
            <w:tcBorders>
              <w:top w:val="single" w:sz="6" w:space="0" w:color="000000"/>
              <w:left w:val="single" w:sz="6" w:space="0" w:color="000000"/>
              <w:bottom w:val="single" w:sz="6" w:space="0" w:color="000000"/>
              <w:right w:val="single" w:sz="6" w:space="0" w:color="000000"/>
            </w:tcBorders>
            <w:tcMar>
              <w:top w:w="15" w:type="dxa"/>
              <w:left w:w="74" w:type="dxa"/>
              <w:bottom w:w="15" w:type="dxa"/>
              <w:right w:w="74" w:type="dxa"/>
            </w:tcMar>
            <w:hideMark/>
          </w:tcPr>
          <w:p w:rsidR="00287B15" w:rsidRPr="00287B15" w:rsidRDefault="00287B15" w:rsidP="00287B15">
            <w:pPr>
              <w:spacing w:after="0" w:line="240" w:lineRule="auto"/>
              <w:rPr>
                <w:rFonts w:ascii="Times New Roman" w:eastAsia="Times New Roman" w:hAnsi="Times New Roman" w:cs="Times New Roman"/>
                <w:sz w:val="24"/>
                <w:szCs w:val="24"/>
                <w:lang w:eastAsia="ru-RU"/>
              </w:rPr>
            </w:pPr>
            <w:r w:rsidRPr="00287B15">
              <w:rPr>
                <w:rFonts w:ascii="Times New Roman" w:eastAsia="Times New Roman" w:hAnsi="Times New Roman" w:cs="Times New Roman"/>
                <w:sz w:val="24"/>
                <w:szCs w:val="24"/>
                <w:lang w:eastAsia="ru-RU"/>
              </w:rPr>
              <w:t>8</w:t>
            </w:r>
          </w:p>
        </w:tc>
        <w:tc>
          <w:tcPr>
            <w:tcW w:w="739" w:type="dxa"/>
            <w:tcBorders>
              <w:top w:val="single" w:sz="6" w:space="0" w:color="000000"/>
              <w:left w:val="single" w:sz="6" w:space="0" w:color="000000"/>
              <w:bottom w:val="single" w:sz="6" w:space="0" w:color="000000"/>
              <w:right w:val="single" w:sz="6" w:space="0" w:color="000000"/>
            </w:tcBorders>
            <w:tcMar>
              <w:top w:w="15" w:type="dxa"/>
              <w:left w:w="74" w:type="dxa"/>
              <w:bottom w:w="15" w:type="dxa"/>
              <w:right w:w="74" w:type="dxa"/>
            </w:tcMar>
            <w:hideMark/>
          </w:tcPr>
          <w:p w:rsidR="00287B15" w:rsidRPr="00287B15" w:rsidRDefault="00287B15" w:rsidP="00287B15">
            <w:pPr>
              <w:spacing w:after="0" w:line="240" w:lineRule="auto"/>
              <w:rPr>
                <w:rFonts w:ascii="Times New Roman" w:eastAsia="Times New Roman" w:hAnsi="Times New Roman" w:cs="Times New Roman"/>
                <w:sz w:val="24"/>
                <w:szCs w:val="24"/>
                <w:lang w:eastAsia="ru-RU"/>
              </w:rPr>
            </w:pPr>
            <w:r w:rsidRPr="00287B15">
              <w:rPr>
                <w:rFonts w:ascii="Times New Roman" w:eastAsia="Times New Roman" w:hAnsi="Times New Roman" w:cs="Times New Roman"/>
                <w:sz w:val="24"/>
                <w:szCs w:val="24"/>
                <w:lang w:eastAsia="ru-RU"/>
              </w:rPr>
              <w:t>10</w:t>
            </w:r>
          </w:p>
        </w:tc>
      </w:tr>
      <w:tr w:rsidR="00287B15" w:rsidRPr="00287B15" w:rsidTr="00287B15">
        <w:trPr>
          <w:tblCellSpacing w:w="15" w:type="dxa"/>
        </w:trPr>
        <w:tc>
          <w:tcPr>
            <w:tcW w:w="554" w:type="dxa"/>
            <w:tcBorders>
              <w:top w:val="single" w:sz="6" w:space="0" w:color="000000"/>
              <w:left w:val="single" w:sz="6" w:space="0" w:color="000000"/>
              <w:bottom w:val="single" w:sz="6" w:space="0" w:color="000000"/>
              <w:right w:val="single" w:sz="6" w:space="0" w:color="000000"/>
            </w:tcBorders>
            <w:tcMar>
              <w:top w:w="15" w:type="dxa"/>
              <w:left w:w="74" w:type="dxa"/>
              <w:bottom w:w="15" w:type="dxa"/>
              <w:right w:w="74" w:type="dxa"/>
            </w:tcMar>
            <w:hideMark/>
          </w:tcPr>
          <w:p w:rsidR="00287B15" w:rsidRPr="00287B15" w:rsidRDefault="00287B15" w:rsidP="00287B15">
            <w:pPr>
              <w:spacing w:after="0" w:line="240" w:lineRule="auto"/>
              <w:rPr>
                <w:rFonts w:ascii="Times New Roman" w:eastAsia="Times New Roman" w:hAnsi="Times New Roman" w:cs="Times New Roman"/>
                <w:sz w:val="24"/>
                <w:szCs w:val="24"/>
                <w:lang w:eastAsia="ru-RU"/>
              </w:rPr>
            </w:pPr>
            <w:r w:rsidRPr="00287B15">
              <w:rPr>
                <w:rFonts w:ascii="Times New Roman" w:eastAsia="Times New Roman" w:hAnsi="Times New Roman" w:cs="Times New Roman"/>
                <w:sz w:val="24"/>
                <w:szCs w:val="24"/>
                <w:lang w:eastAsia="ru-RU"/>
              </w:rPr>
              <w:t>Б</w:t>
            </w:r>
          </w:p>
        </w:tc>
        <w:tc>
          <w:tcPr>
            <w:tcW w:w="8131" w:type="dxa"/>
            <w:tcBorders>
              <w:top w:val="single" w:sz="6" w:space="0" w:color="000000"/>
              <w:left w:val="single" w:sz="6" w:space="0" w:color="000000"/>
              <w:bottom w:val="single" w:sz="6" w:space="0" w:color="000000"/>
              <w:right w:val="single" w:sz="6" w:space="0" w:color="000000"/>
            </w:tcBorders>
            <w:tcMar>
              <w:top w:w="15" w:type="dxa"/>
              <w:left w:w="74" w:type="dxa"/>
              <w:bottom w:w="15" w:type="dxa"/>
              <w:right w:w="74" w:type="dxa"/>
            </w:tcMar>
            <w:hideMark/>
          </w:tcPr>
          <w:p w:rsidR="00287B15" w:rsidRPr="00287B15" w:rsidRDefault="00287B15" w:rsidP="00287B15">
            <w:pPr>
              <w:spacing w:after="0" w:line="240" w:lineRule="auto"/>
              <w:rPr>
                <w:rFonts w:ascii="Times New Roman" w:eastAsia="Times New Roman" w:hAnsi="Times New Roman" w:cs="Times New Roman"/>
                <w:sz w:val="24"/>
                <w:szCs w:val="24"/>
                <w:lang w:eastAsia="ru-RU"/>
              </w:rPr>
            </w:pPr>
            <w:r w:rsidRPr="00287B15">
              <w:rPr>
                <w:rFonts w:ascii="Times New Roman" w:eastAsia="Times New Roman" w:hAnsi="Times New Roman" w:cs="Times New Roman"/>
                <w:sz w:val="24"/>
                <w:szCs w:val="24"/>
                <w:lang w:eastAsia="ru-RU"/>
              </w:rPr>
              <w:t xml:space="preserve">То же, с деревянными перекрытиями и покрытиями, защищенными негорючими и </w:t>
            </w:r>
            <w:proofErr w:type="spellStart"/>
            <w:r w:rsidRPr="00287B15">
              <w:rPr>
                <w:rFonts w:ascii="Times New Roman" w:eastAsia="Times New Roman" w:hAnsi="Times New Roman" w:cs="Times New Roman"/>
                <w:sz w:val="24"/>
                <w:szCs w:val="24"/>
                <w:lang w:eastAsia="ru-RU"/>
              </w:rPr>
              <w:t>трудногорючими</w:t>
            </w:r>
            <w:proofErr w:type="spellEnd"/>
            <w:r w:rsidRPr="00287B15">
              <w:rPr>
                <w:rFonts w:ascii="Times New Roman" w:eastAsia="Times New Roman" w:hAnsi="Times New Roman" w:cs="Times New Roman"/>
                <w:sz w:val="24"/>
                <w:szCs w:val="24"/>
                <w:lang w:eastAsia="ru-RU"/>
              </w:rPr>
              <w:t xml:space="preserve"> материалами</w:t>
            </w:r>
          </w:p>
        </w:tc>
        <w:tc>
          <w:tcPr>
            <w:tcW w:w="554" w:type="dxa"/>
            <w:tcBorders>
              <w:top w:val="single" w:sz="6" w:space="0" w:color="000000"/>
              <w:left w:val="single" w:sz="6" w:space="0" w:color="000000"/>
              <w:bottom w:val="single" w:sz="6" w:space="0" w:color="000000"/>
              <w:right w:val="single" w:sz="6" w:space="0" w:color="000000"/>
            </w:tcBorders>
            <w:tcMar>
              <w:top w:w="15" w:type="dxa"/>
              <w:left w:w="74" w:type="dxa"/>
              <w:bottom w:w="15" w:type="dxa"/>
              <w:right w:w="74" w:type="dxa"/>
            </w:tcMar>
            <w:hideMark/>
          </w:tcPr>
          <w:p w:rsidR="00287B15" w:rsidRPr="00287B15" w:rsidRDefault="00287B15" w:rsidP="00287B15">
            <w:pPr>
              <w:spacing w:after="0" w:line="240" w:lineRule="auto"/>
              <w:rPr>
                <w:rFonts w:ascii="Times New Roman" w:eastAsia="Times New Roman" w:hAnsi="Times New Roman" w:cs="Times New Roman"/>
                <w:sz w:val="24"/>
                <w:szCs w:val="24"/>
                <w:lang w:eastAsia="ru-RU"/>
              </w:rPr>
            </w:pPr>
            <w:r w:rsidRPr="00287B15">
              <w:rPr>
                <w:rFonts w:ascii="Times New Roman" w:eastAsia="Times New Roman" w:hAnsi="Times New Roman" w:cs="Times New Roman"/>
                <w:sz w:val="24"/>
                <w:szCs w:val="24"/>
                <w:lang w:eastAsia="ru-RU"/>
              </w:rPr>
              <w:t>8</w:t>
            </w:r>
          </w:p>
        </w:tc>
        <w:tc>
          <w:tcPr>
            <w:tcW w:w="739" w:type="dxa"/>
            <w:tcBorders>
              <w:top w:val="single" w:sz="6" w:space="0" w:color="000000"/>
              <w:left w:val="single" w:sz="6" w:space="0" w:color="000000"/>
              <w:bottom w:val="single" w:sz="6" w:space="0" w:color="000000"/>
              <w:right w:val="single" w:sz="6" w:space="0" w:color="000000"/>
            </w:tcBorders>
            <w:tcMar>
              <w:top w:w="15" w:type="dxa"/>
              <w:left w:w="74" w:type="dxa"/>
              <w:bottom w:w="15" w:type="dxa"/>
              <w:right w:w="74" w:type="dxa"/>
            </w:tcMar>
            <w:hideMark/>
          </w:tcPr>
          <w:p w:rsidR="00287B15" w:rsidRPr="00287B15" w:rsidRDefault="00287B15" w:rsidP="00287B15">
            <w:pPr>
              <w:spacing w:after="0" w:line="240" w:lineRule="auto"/>
              <w:rPr>
                <w:rFonts w:ascii="Times New Roman" w:eastAsia="Times New Roman" w:hAnsi="Times New Roman" w:cs="Times New Roman"/>
                <w:sz w:val="24"/>
                <w:szCs w:val="24"/>
                <w:lang w:eastAsia="ru-RU"/>
              </w:rPr>
            </w:pPr>
            <w:r w:rsidRPr="00287B15">
              <w:rPr>
                <w:rFonts w:ascii="Times New Roman" w:eastAsia="Times New Roman" w:hAnsi="Times New Roman" w:cs="Times New Roman"/>
                <w:sz w:val="24"/>
                <w:szCs w:val="24"/>
                <w:lang w:eastAsia="ru-RU"/>
              </w:rPr>
              <w:t>8</w:t>
            </w:r>
          </w:p>
        </w:tc>
        <w:tc>
          <w:tcPr>
            <w:tcW w:w="739" w:type="dxa"/>
            <w:tcBorders>
              <w:top w:val="single" w:sz="6" w:space="0" w:color="000000"/>
              <w:left w:val="single" w:sz="6" w:space="0" w:color="000000"/>
              <w:bottom w:val="single" w:sz="6" w:space="0" w:color="000000"/>
              <w:right w:val="single" w:sz="6" w:space="0" w:color="000000"/>
            </w:tcBorders>
            <w:tcMar>
              <w:top w:w="15" w:type="dxa"/>
              <w:left w:w="74" w:type="dxa"/>
              <w:bottom w:w="15" w:type="dxa"/>
              <w:right w:w="74" w:type="dxa"/>
            </w:tcMar>
            <w:hideMark/>
          </w:tcPr>
          <w:p w:rsidR="00287B15" w:rsidRPr="00287B15" w:rsidRDefault="00287B15" w:rsidP="00287B15">
            <w:pPr>
              <w:spacing w:after="0" w:line="240" w:lineRule="auto"/>
              <w:rPr>
                <w:rFonts w:ascii="Times New Roman" w:eastAsia="Times New Roman" w:hAnsi="Times New Roman" w:cs="Times New Roman"/>
                <w:sz w:val="24"/>
                <w:szCs w:val="24"/>
                <w:lang w:eastAsia="ru-RU"/>
              </w:rPr>
            </w:pPr>
            <w:r w:rsidRPr="00287B15">
              <w:rPr>
                <w:rFonts w:ascii="Times New Roman" w:eastAsia="Times New Roman" w:hAnsi="Times New Roman" w:cs="Times New Roman"/>
                <w:sz w:val="24"/>
                <w:szCs w:val="24"/>
                <w:lang w:eastAsia="ru-RU"/>
              </w:rPr>
              <w:t>10</w:t>
            </w:r>
          </w:p>
        </w:tc>
      </w:tr>
      <w:tr w:rsidR="00287B15" w:rsidRPr="00287B15" w:rsidTr="00287B15">
        <w:trPr>
          <w:tblCellSpacing w:w="15" w:type="dxa"/>
        </w:trPr>
        <w:tc>
          <w:tcPr>
            <w:tcW w:w="554" w:type="dxa"/>
            <w:tcBorders>
              <w:top w:val="single" w:sz="6" w:space="0" w:color="000000"/>
              <w:left w:val="single" w:sz="6" w:space="0" w:color="000000"/>
              <w:bottom w:val="single" w:sz="6" w:space="0" w:color="000000"/>
              <w:right w:val="single" w:sz="6" w:space="0" w:color="000000"/>
            </w:tcBorders>
            <w:tcMar>
              <w:top w:w="15" w:type="dxa"/>
              <w:left w:w="74" w:type="dxa"/>
              <w:bottom w:w="15" w:type="dxa"/>
              <w:right w:w="74" w:type="dxa"/>
            </w:tcMar>
            <w:hideMark/>
          </w:tcPr>
          <w:p w:rsidR="00287B15" w:rsidRPr="00287B15" w:rsidRDefault="00287B15" w:rsidP="00287B15">
            <w:pPr>
              <w:spacing w:after="0" w:line="240" w:lineRule="auto"/>
              <w:rPr>
                <w:rFonts w:ascii="Times New Roman" w:eastAsia="Times New Roman" w:hAnsi="Times New Roman" w:cs="Times New Roman"/>
                <w:sz w:val="24"/>
                <w:szCs w:val="24"/>
                <w:lang w:eastAsia="ru-RU"/>
              </w:rPr>
            </w:pPr>
            <w:r w:rsidRPr="00287B15">
              <w:rPr>
                <w:rFonts w:ascii="Times New Roman" w:eastAsia="Times New Roman" w:hAnsi="Times New Roman" w:cs="Times New Roman"/>
                <w:sz w:val="24"/>
                <w:szCs w:val="24"/>
                <w:lang w:eastAsia="ru-RU"/>
              </w:rPr>
              <w:t>В</w:t>
            </w:r>
          </w:p>
        </w:tc>
        <w:tc>
          <w:tcPr>
            <w:tcW w:w="8131" w:type="dxa"/>
            <w:tcBorders>
              <w:top w:val="single" w:sz="6" w:space="0" w:color="000000"/>
              <w:left w:val="single" w:sz="6" w:space="0" w:color="000000"/>
              <w:bottom w:val="single" w:sz="6" w:space="0" w:color="000000"/>
              <w:right w:val="single" w:sz="6" w:space="0" w:color="000000"/>
            </w:tcBorders>
            <w:tcMar>
              <w:top w:w="15" w:type="dxa"/>
              <w:left w:w="74" w:type="dxa"/>
              <w:bottom w:w="15" w:type="dxa"/>
              <w:right w:w="74" w:type="dxa"/>
            </w:tcMar>
            <w:hideMark/>
          </w:tcPr>
          <w:p w:rsidR="00287B15" w:rsidRPr="00287B15" w:rsidRDefault="00287B15" w:rsidP="00287B15">
            <w:pPr>
              <w:spacing w:after="0" w:line="240" w:lineRule="auto"/>
              <w:rPr>
                <w:rFonts w:ascii="Times New Roman" w:eastAsia="Times New Roman" w:hAnsi="Times New Roman" w:cs="Times New Roman"/>
                <w:sz w:val="24"/>
                <w:szCs w:val="24"/>
                <w:lang w:eastAsia="ru-RU"/>
              </w:rPr>
            </w:pPr>
            <w:r w:rsidRPr="00287B15">
              <w:rPr>
                <w:rFonts w:ascii="Times New Roman" w:eastAsia="Times New Roman" w:hAnsi="Times New Roman" w:cs="Times New Roman"/>
                <w:sz w:val="24"/>
                <w:szCs w:val="24"/>
                <w:lang w:eastAsia="ru-RU"/>
              </w:rPr>
              <w:t xml:space="preserve">Древесина, каркасные ограждающие конструкции из негорючих, </w:t>
            </w:r>
            <w:proofErr w:type="spellStart"/>
            <w:r w:rsidRPr="00287B15">
              <w:rPr>
                <w:rFonts w:ascii="Times New Roman" w:eastAsia="Times New Roman" w:hAnsi="Times New Roman" w:cs="Times New Roman"/>
                <w:sz w:val="24"/>
                <w:szCs w:val="24"/>
                <w:lang w:eastAsia="ru-RU"/>
              </w:rPr>
              <w:t>трудногорючих</w:t>
            </w:r>
            <w:proofErr w:type="spellEnd"/>
            <w:r w:rsidRPr="00287B15">
              <w:rPr>
                <w:rFonts w:ascii="Times New Roman" w:eastAsia="Times New Roman" w:hAnsi="Times New Roman" w:cs="Times New Roman"/>
                <w:sz w:val="24"/>
                <w:szCs w:val="24"/>
                <w:lang w:eastAsia="ru-RU"/>
              </w:rPr>
              <w:t xml:space="preserve"> и горючих материалов</w:t>
            </w:r>
          </w:p>
        </w:tc>
        <w:tc>
          <w:tcPr>
            <w:tcW w:w="554" w:type="dxa"/>
            <w:tcBorders>
              <w:top w:val="single" w:sz="6" w:space="0" w:color="000000"/>
              <w:left w:val="single" w:sz="6" w:space="0" w:color="000000"/>
              <w:bottom w:val="single" w:sz="6" w:space="0" w:color="000000"/>
              <w:right w:val="single" w:sz="6" w:space="0" w:color="000000"/>
            </w:tcBorders>
            <w:tcMar>
              <w:top w:w="15" w:type="dxa"/>
              <w:left w:w="74" w:type="dxa"/>
              <w:bottom w:w="15" w:type="dxa"/>
              <w:right w:w="74" w:type="dxa"/>
            </w:tcMar>
            <w:hideMark/>
          </w:tcPr>
          <w:p w:rsidR="00287B15" w:rsidRPr="00287B15" w:rsidRDefault="00287B15" w:rsidP="00287B15">
            <w:pPr>
              <w:spacing w:after="0" w:line="240" w:lineRule="auto"/>
              <w:rPr>
                <w:rFonts w:ascii="Times New Roman" w:eastAsia="Times New Roman" w:hAnsi="Times New Roman" w:cs="Times New Roman"/>
                <w:sz w:val="24"/>
                <w:szCs w:val="24"/>
                <w:lang w:eastAsia="ru-RU"/>
              </w:rPr>
            </w:pPr>
            <w:r w:rsidRPr="00287B15">
              <w:rPr>
                <w:rFonts w:ascii="Times New Roman" w:eastAsia="Times New Roman" w:hAnsi="Times New Roman" w:cs="Times New Roman"/>
                <w:sz w:val="24"/>
                <w:szCs w:val="24"/>
                <w:lang w:eastAsia="ru-RU"/>
              </w:rPr>
              <w:t>10</w:t>
            </w:r>
          </w:p>
        </w:tc>
        <w:tc>
          <w:tcPr>
            <w:tcW w:w="739" w:type="dxa"/>
            <w:tcBorders>
              <w:top w:val="single" w:sz="6" w:space="0" w:color="000000"/>
              <w:left w:val="single" w:sz="6" w:space="0" w:color="000000"/>
              <w:bottom w:val="single" w:sz="6" w:space="0" w:color="000000"/>
              <w:right w:val="single" w:sz="6" w:space="0" w:color="000000"/>
            </w:tcBorders>
            <w:tcMar>
              <w:top w:w="15" w:type="dxa"/>
              <w:left w:w="74" w:type="dxa"/>
              <w:bottom w:w="15" w:type="dxa"/>
              <w:right w:w="74" w:type="dxa"/>
            </w:tcMar>
            <w:hideMark/>
          </w:tcPr>
          <w:p w:rsidR="00287B15" w:rsidRPr="00287B15" w:rsidRDefault="00287B15" w:rsidP="00287B15">
            <w:pPr>
              <w:spacing w:after="0" w:line="240" w:lineRule="auto"/>
              <w:rPr>
                <w:rFonts w:ascii="Times New Roman" w:eastAsia="Times New Roman" w:hAnsi="Times New Roman" w:cs="Times New Roman"/>
                <w:sz w:val="24"/>
                <w:szCs w:val="24"/>
                <w:lang w:eastAsia="ru-RU"/>
              </w:rPr>
            </w:pPr>
            <w:r w:rsidRPr="00287B15">
              <w:rPr>
                <w:rFonts w:ascii="Times New Roman" w:eastAsia="Times New Roman" w:hAnsi="Times New Roman" w:cs="Times New Roman"/>
                <w:sz w:val="24"/>
                <w:szCs w:val="24"/>
                <w:lang w:eastAsia="ru-RU"/>
              </w:rPr>
              <w:t>10</w:t>
            </w:r>
          </w:p>
        </w:tc>
        <w:tc>
          <w:tcPr>
            <w:tcW w:w="739" w:type="dxa"/>
            <w:tcBorders>
              <w:top w:val="single" w:sz="6" w:space="0" w:color="000000"/>
              <w:left w:val="single" w:sz="6" w:space="0" w:color="000000"/>
              <w:bottom w:val="single" w:sz="6" w:space="0" w:color="000000"/>
              <w:right w:val="single" w:sz="6" w:space="0" w:color="000000"/>
            </w:tcBorders>
            <w:tcMar>
              <w:top w:w="15" w:type="dxa"/>
              <w:left w:w="74" w:type="dxa"/>
              <w:bottom w:w="15" w:type="dxa"/>
              <w:right w:w="74" w:type="dxa"/>
            </w:tcMar>
            <w:hideMark/>
          </w:tcPr>
          <w:p w:rsidR="00287B15" w:rsidRPr="00287B15" w:rsidRDefault="00287B15" w:rsidP="00287B15">
            <w:pPr>
              <w:spacing w:after="0" w:line="240" w:lineRule="auto"/>
              <w:rPr>
                <w:rFonts w:ascii="Times New Roman" w:eastAsia="Times New Roman" w:hAnsi="Times New Roman" w:cs="Times New Roman"/>
                <w:sz w:val="24"/>
                <w:szCs w:val="24"/>
                <w:lang w:eastAsia="ru-RU"/>
              </w:rPr>
            </w:pPr>
            <w:r w:rsidRPr="00287B15">
              <w:rPr>
                <w:rFonts w:ascii="Times New Roman" w:eastAsia="Times New Roman" w:hAnsi="Times New Roman" w:cs="Times New Roman"/>
                <w:sz w:val="24"/>
                <w:szCs w:val="24"/>
                <w:lang w:eastAsia="ru-RU"/>
              </w:rPr>
              <w:t>15</w:t>
            </w:r>
          </w:p>
        </w:tc>
      </w:tr>
    </w:tbl>
    <w:p w:rsidR="00EB1A8A" w:rsidRPr="00EB1A8A" w:rsidRDefault="00287B15" w:rsidP="00287B15">
      <w:pPr>
        <w:spacing w:after="0" w:line="240" w:lineRule="auto"/>
        <w:rPr>
          <w:rFonts w:ascii="Times New Roman" w:eastAsia="Times New Roman" w:hAnsi="Times New Roman" w:cs="Times New Roman"/>
          <w:sz w:val="24"/>
          <w:szCs w:val="24"/>
          <w:lang w:eastAsia="ru-RU"/>
        </w:rPr>
      </w:pPr>
      <w:r w:rsidRPr="00287B15">
        <w:rPr>
          <w:rFonts w:ascii="Times New Roman" w:eastAsia="Times New Roman" w:hAnsi="Times New Roman" w:cs="Times New Roman"/>
          <w:sz w:val="24"/>
          <w:szCs w:val="24"/>
          <w:lang w:eastAsia="ru-RU"/>
        </w:rPr>
        <w:br/>
      </w:r>
      <w:r w:rsidRPr="00287B15">
        <w:rPr>
          <w:rFonts w:ascii="Times New Roman" w:eastAsia="Times New Roman" w:hAnsi="Times New Roman" w:cs="Times New Roman"/>
          <w:sz w:val="24"/>
          <w:szCs w:val="24"/>
          <w:lang w:eastAsia="ru-RU"/>
        </w:rPr>
        <w:br/>
      </w:r>
      <w:r>
        <w:rPr>
          <w:rFonts w:ascii="Times New Roman" w:eastAsia="Times New Roman" w:hAnsi="Times New Roman" w:cs="Times New Roman"/>
          <w:sz w:val="24"/>
          <w:szCs w:val="24"/>
          <w:lang w:eastAsia="ru-RU"/>
        </w:rPr>
        <w:t xml:space="preserve">5. </w:t>
      </w:r>
      <w:r w:rsidRPr="00287B15">
        <w:rPr>
          <w:rFonts w:ascii="Times New Roman" w:eastAsia="Times New Roman" w:hAnsi="Times New Roman" w:cs="Times New Roman"/>
          <w:sz w:val="24"/>
          <w:szCs w:val="24"/>
          <w:lang w:eastAsia="ru-RU"/>
        </w:rPr>
        <w:t>Жилое строение (или дом) должно отстоять от красной линии улиц не менее чем на 5 м, от красной линии проездов не менее чем на 3 м. При этом между домами, расположенными на противоположных сторонах проезда, должны быть учтены противопожарны</w:t>
      </w:r>
      <w:r>
        <w:rPr>
          <w:rFonts w:ascii="Times New Roman" w:eastAsia="Times New Roman" w:hAnsi="Times New Roman" w:cs="Times New Roman"/>
          <w:sz w:val="24"/>
          <w:szCs w:val="24"/>
          <w:lang w:eastAsia="ru-RU"/>
        </w:rPr>
        <w:t>е расстояния, указанные в табл.</w:t>
      </w:r>
      <w:r w:rsidRPr="00287B15">
        <w:rPr>
          <w:rFonts w:ascii="Times New Roman" w:eastAsia="Times New Roman" w:hAnsi="Times New Roman" w:cs="Times New Roman"/>
          <w:sz w:val="24"/>
          <w:szCs w:val="24"/>
          <w:lang w:eastAsia="ru-RU"/>
        </w:rPr>
        <w:t>*. Расстояние от хозяйственных построек до красных линий улиц и проездов должно быть не менее 5 м.</w:t>
      </w:r>
      <w:r w:rsidRPr="00287B15">
        <w:rPr>
          <w:rFonts w:ascii="Times New Roman" w:eastAsia="Times New Roman" w:hAnsi="Times New Roman" w:cs="Times New Roman"/>
          <w:sz w:val="24"/>
          <w:szCs w:val="24"/>
          <w:lang w:eastAsia="ru-RU"/>
        </w:rPr>
        <w:br/>
      </w:r>
      <w:r>
        <w:rPr>
          <w:rFonts w:ascii="Times New Roman" w:eastAsia="Times New Roman" w:hAnsi="Times New Roman" w:cs="Times New Roman"/>
          <w:sz w:val="24"/>
          <w:szCs w:val="24"/>
          <w:lang w:eastAsia="ru-RU"/>
        </w:rPr>
        <w:t xml:space="preserve">6. </w:t>
      </w:r>
      <w:r w:rsidRPr="00287B15">
        <w:rPr>
          <w:rFonts w:ascii="Times New Roman" w:eastAsia="Times New Roman" w:hAnsi="Times New Roman" w:cs="Times New Roman"/>
          <w:sz w:val="24"/>
          <w:szCs w:val="24"/>
          <w:lang w:eastAsia="ru-RU"/>
        </w:rPr>
        <w:t>Минимальные расстояния до границы соседнего участка по санитарно-бытовым условиям должны быть:</w:t>
      </w:r>
      <w:r w:rsidRPr="00287B15">
        <w:rPr>
          <w:rFonts w:ascii="Times New Roman" w:eastAsia="Times New Roman" w:hAnsi="Times New Roman" w:cs="Times New Roman"/>
          <w:sz w:val="24"/>
          <w:szCs w:val="24"/>
          <w:lang w:eastAsia="ru-RU"/>
        </w:rPr>
        <w:br/>
        <w:t>от жилого строения (или дома) — 3;</w:t>
      </w:r>
      <w:r w:rsidRPr="00287B15">
        <w:rPr>
          <w:rFonts w:ascii="Times New Roman" w:eastAsia="Times New Roman" w:hAnsi="Times New Roman" w:cs="Times New Roman"/>
          <w:sz w:val="24"/>
          <w:szCs w:val="24"/>
          <w:lang w:eastAsia="ru-RU"/>
        </w:rPr>
        <w:br/>
        <w:t>от постройки для содержания мелкого скота и птицы — 4;</w:t>
      </w:r>
      <w:r w:rsidRPr="00287B15">
        <w:rPr>
          <w:rFonts w:ascii="Times New Roman" w:eastAsia="Times New Roman" w:hAnsi="Times New Roman" w:cs="Times New Roman"/>
          <w:sz w:val="24"/>
          <w:szCs w:val="24"/>
          <w:lang w:eastAsia="ru-RU"/>
        </w:rPr>
        <w:br/>
        <w:t>от других построек — 1 м;</w:t>
      </w:r>
      <w:r w:rsidRPr="00287B15">
        <w:rPr>
          <w:rFonts w:ascii="Times New Roman" w:eastAsia="Times New Roman" w:hAnsi="Times New Roman" w:cs="Times New Roman"/>
          <w:sz w:val="24"/>
          <w:szCs w:val="24"/>
          <w:lang w:eastAsia="ru-RU"/>
        </w:rPr>
        <w:br/>
        <w:t>от стволов высокорослых деревьев — 4 м, среднерослых — 2 м;</w:t>
      </w:r>
      <w:r w:rsidRPr="00287B15">
        <w:rPr>
          <w:rFonts w:ascii="Times New Roman" w:eastAsia="Times New Roman" w:hAnsi="Times New Roman" w:cs="Times New Roman"/>
          <w:sz w:val="24"/>
          <w:szCs w:val="24"/>
          <w:lang w:eastAsia="ru-RU"/>
        </w:rPr>
        <w:br/>
        <w:t>от кустарника — 1 м.</w:t>
      </w:r>
      <w:r w:rsidRPr="00287B15">
        <w:rPr>
          <w:rFonts w:ascii="Times New Roman" w:eastAsia="Times New Roman" w:hAnsi="Times New Roman" w:cs="Times New Roman"/>
          <w:sz w:val="24"/>
          <w:szCs w:val="24"/>
          <w:lang w:eastAsia="ru-RU"/>
        </w:rPr>
        <w:br/>
        <w:t>Расстояние между жилым строением (или домом) и границей соседнего участка измеряется от цоколя дома или от стены дома (при отсутствии цоколя), если элементы дома (эркер, крыльцо, навес, свес крыши и др.) выступают не более чем на 50 см от плоскости стены. Если элементы выступают более чем на 50 см, расстояние измеряется от выступающих частей или от проекции их на землю (консольный навес крыши, элементы второго этажа, расположенные на столбах и др.).</w:t>
      </w:r>
      <w:r w:rsidRPr="00287B15">
        <w:rPr>
          <w:rFonts w:ascii="Times New Roman" w:eastAsia="Times New Roman" w:hAnsi="Times New Roman" w:cs="Times New Roman"/>
          <w:sz w:val="24"/>
          <w:szCs w:val="24"/>
          <w:lang w:eastAsia="ru-RU"/>
        </w:rPr>
        <w:br/>
        <w:t>Пр</w:t>
      </w:r>
      <w:r>
        <w:rPr>
          <w:rFonts w:ascii="Times New Roman" w:eastAsia="Times New Roman" w:hAnsi="Times New Roman" w:cs="Times New Roman"/>
          <w:sz w:val="24"/>
          <w:szCs w:val="24"/>
          <w:lang w:eastAsia="ru-RU"/>
        </w:rPr>
        <w:t xml:space="preserve">и возведении на садовом </w:t>
      </w:r>
      <w:r w:rsidRPr="00287B15">
        <w:rPr>
          <w:rFonts w:ascii="Times New Roman" w:eastAsia="Times New Roman" w:hAnsi="Times New Roman" w:cs="Times New Roman"/>
          <w:sz w:val="24"/>
          <w:szCs w:val="24"/>
          <w:lang w:eastAsia="ru-RU"/>
        </w:rPr>
        <w:t xml:space="preserve"> участке хозяйственных построек, располагаемых на </w:t>
      </w:r>
      <w:r w:rsidRPr="00287B15">
        <w:rPr>
          <w:rFonts w:ascii="Times New Roman" w:eastAsia="Times New Roman" w:hAnsi="Times New Roman" w:cs="Times New Roman"/>
          <w:sz w:val="24"/>
          <w:szCs w:val="24"/>
          <w:lang w:eastAsia="ru-RU"/>
        </w:rPr>
        <w:lastRenderedPageBreak/>
        <w:t>расстоянии 1 м от границы соседнего садового участка, следует скат крыши ориентировать на свой участок</w:t>
      </w:r>
      <w:r>
        <w:rPr>
          <w:rFonts w:ascii="Times New Roman" w:eastAsia="Times New Roman" w:hAnsi="Times New Roman" w:cs="Times New Roman"/>
          <w:sz w:val="24"/>
          <w:szCs w:val="24"/>
          <w:lang w:eastAsia="ru-RU"/>
        </w:rPr>
        <w:t xml:space="preserve">), </w:t>
      </w:r>
      <w:r w:rsidR="006835BC" w:rsidRPr="00EB1A8A">
        <w:rPr>
          <w:rFonts w:ascii="Times New Roman" w:eastAsia="Times New Roman" w:hAnsi="Times New Roman" w:cs="Times New Roman"/>
          <w:sz w:val="24"/>
          <w:szCs w:val="24"/>
          <w:lang w:eastAsia="ru-RU"/>
        </w:rPr>
        <w:t xml:space="preserve"> </w:t>
      </w:r>
      <w:r w:rsidR="006835BC">
        <w:rPr>
          <w:rFonts w:ascii="Times New Roman" w:eastAsia="Times New Roman" w:hAnsi="Times New Roman" w:cs="Times New Roman"/>
          <w:sz w:val="24"/>
          <w:szCs w:val="24"/>
          <w:lang w:eastAsia="ru-RU"/>
        </w:rPr>
        <w:t>правил</w:t>
      </w:r>
      <w:r w:rsidR="00EB1A8A" w:rsidRPr="00EB1A8A">
        <w:rPr>
          <w:rFonts w:ascii="Times New Roman" w:eastAsia="Times New Roman" w:hAnsi="Times New Roman" w:cs="Times New Roman"/>
          <w:sz w:val="24"/>
          <w:szCs w:val="24"/>
          <w:lang w:eastAsia="ru-RU"/>
        </w:rPr>
        <w:t xml:space="preserve"> пользования общим имуществом, а также правил внут</w:t>
      </w:r>
      <w:r w:rsidR="006835BC">
        <w:rPr>
          <w:rFonts w:ascii="Times New Roman" w:eastAsia="Times New Roman" w:hAnsi="Times New Roman" w:cs="Times New Roman"/>
          <w:sz w:val="24"/>
          <w:szCs w:val="24"/>
          <w:lang w:eastAsia="ru-RU"/>
        </w:rPr>
        <w:t>реннего распорядка Товарищества</w:t>
      </w:r>
      <w:r>
        <w:rPr>
          <w:rFonts w:ascii="Times New Roman" w:eastAsia="Times New Roman" w:hAnsi="Times New Roman" w:cs="Times New Roman"/>
          <w:sz w:val="24"/>
          <w:szCs w:val="24"/>
          <w:lang w:eastAsia="ru-RU"/>
        </w:rPr>
        <w:t>;</w:t>
      </w:r>
    </w:p>
    <w:p w:rsidR="00EB1A8A" w:rsidRPr="00EB1A8A" w:rsidRDefault="00EB1A8A" w:rsidP="00EB1A8A">
      <w:pPr>
        <w:spacing w:after="0" w:line="384" w:lineRule="atLeast"/>
        <w:jc w:val="both"/>
        <w:textAlignment w:val="baseline"/>
        <w:rPr>
          <w:rFonts w:ascii="Times New Roman" w:eastAsia="Times New Roman" w:hAnsi="Times New Roman" w:cs="Times New Roman"/>
          <w:sz w:val="24"/>
          <w:szCs w:val="24"/>
          <w:lang w:eastAsia="ru-RU"/>
        </w:rPr>
      </w:pPr>
      <w:r w:rsidRPr="00EB1A8A">
        <w:rPr>
          <w:rFonts w:ascii="Times New Roman" w:eastAsia="Times New Roman" w:hAnsi="Times New Roman" w:cs="Times New Roman"/>
          <w:sz w:val="24"/>
          <w:szCs w:val="24"/>
          <w:lang w:eastAsia="ru-RU"/>
        </w:rPr>
        <w:t>2.3.9. представление общих интересов членов Товарищества в государственных и местных органах власти и управления, местных органах самоуправления, в судах;</w:t>
      </w:r>
    </w:p>
    <w:p w:rsidR="00EB1A8A" w:rsidRPr="00EB1A8A" w:rsidRDefault="00EB1A8A" w:rsidP="00EB1A8A">
      <w:pPr>
        <w:spacing w:after="0" w:line="384" w:lineRule="atLeast"/>
        <w:jc w:val="both"/>
        <w:textAlignment w:val="baseline"/>
        <w:rPr>
          <w:rFonts w:ascii="Times New Roman" w:eastAsia="Times New Roman" w:hAnsi="Times New Roman" w:cs="Times New Roman"/>
          <w:sz w:val="24"/>
          <w:szCs w:val="24"/>
          <w:lang w:eastAsia="ru-RU"/>
        </w:rPr>
      </w:pPr>
      <w:r w:rsidRPr="00EB1A8A">
        <w:rPr>
          <w:rFonts w:ascii="Times New Roman" w:eastAsia="Times New Roman" w:hAnsi="Times New Roman" w:cs="Times New Roman"/>
          <w:sz w:val="24"/>
          <w:szCs w:val="24"/>
          <w:lang w:eastAsia="ru-RU"/>
        </w:rPr>
        <w:t>2.3.10. привлечение на договорной основе специализированных организаций и частных лиц для обеспечения правопорядка на территории Товарищества, охраны имущества Товарищества.</w:t>
      </w:r>
    </w:p>
    <w:p w:rsidR="00EB1A8A" w:rsidRPr="00EB1A8A" w:rsidRDefault="00EB1A8A" w:rsidP="00EB1A8A">
      <w:pPr>
        <w:spacing w:after="0" w:line="384" w:lineRule="atLeast"/>
        <w:jc w:val="both"/>
        <w:textAlignment w:val="baseline"/>
        <w:rPr>
          <w:rFonts w:ascii="Times New Roman" w:eastAsia="Times New Roman" w:hAnsi="Times New Roman" w:cs="Times New Roman"/>
          <w:sz w:val="24"/>
          <w:szCs w:val="24"/>
          <w:lang w:eastAsia="ru-RU"/>
        </w:rPr>
      </w:pPr>
      <w:r w:rsidRPr="00EB1A8A">
        <w:rPr>
          <w:rFonts w:ascii="Times New Roman" w:eastAsia="Times New Roman" w:hAnsi="Times New Roman" w:cs="Times New Roman"/>
          <w:sz w:val="24"/>
          <w:szCs w:val="24"/>
          <w:lang w:eastAsia="ru-RU"/>
        </w:rPr>
        <w:t>2.4. Товарищество, как юридическое лицо, имеет право:</w:t>
      </w:r>
    </w:p>
    <w:p w:rsidR="00EB1A8A" w:rsidRPr="00EB1A8A" w:rsidRDefault="00EB1A8A" w:rsidP="00EB1A8A">
      <w:pPr>
        <w:spacing w:after="0" w:line="384" w:lineRule="atLeast"/>
        <w:jc w:val="both"/>
        <w:textAlignment w:val="baseline"/>
        <w:rPr>
          <w:rFonts w:ascii="Times New Roman" w:eastAsia="Times New Roman" w:hAnsi="Times New Roman" w:cs="Times New Roman"/>
          <w:sz w:val="24"/>
          <w:szCs w:val="24"/>
          <w:lang w:eastAsia="ru-RU"/>
        </w:rPr>
      </w:pPr>
      <w:r w:rsidRPr="00EB1A8A">
        <w:rPr>
          <w:rFonts w:ascii="Times New Roman" w:eastAsia="Times New Roman" w:hAnsi="Times New Roman" w:cs="Times New Roman"/>
          <w:sz w:val="24"/>
          <w:szCs w:val="24"/>
          <w:lang w:eastAsia="ru-RU"/>
        </w:rPr>
        <w:t xml:space="preserve">2.4.1. осуществлять действия необходимые для достижения </w:t>
      </w:r>
      <w:proofErr w:type="gramStart"/>
      <w:r w:rsidRPr="00EB1A8A">
        <w:rPr>
          <w:rFonts w:ascii="Times New Roman" w:eastAsia="Times New Roman" w:hAnsi="Times New Roman" w:cs="Times New Roman"/>
          <w:sz w:val="24"/>
          <w:szCs w:val="24"/>
          <w:lang w:eastAsia="ru-RU"/>
        </w:rPr>
        <w:t>целей</w:t>
      </w:r>
      <w:proofErr w:type="gramEnd"/>
      <w:r w:rsidRPr="00EB1A8A">
        <w:rPr>
          <w:rFonts w:ascii="Times New Roman" w:eastAsia="Times New Roman" w:hAnsi="Times New Roman" w:cs="Times New Roman"/>
          <w:sz w:val="24"/>
          <w:szCs w:val="24"/>
          <w:lang w:eastAsia="ru-RU"/>
        </w:rPr>
        <w:t xml:space="preserve"> предусмотренных настоящим Уставом;</w:t>
      </w:r>
    </w:p>
    <w:p w:rsidR="00EB1A8A" w:rsidRPr="00EB1A8A" w:rsidRDefault="00EB1A8A" w:rsidP="00EB1A8A">
      <w:pPr>
        <w:spacing w:after="0" w:line="384" w:lineRule="atLeast"/>
        <w:jc w:val="both"/>
        <w:textAlignment w:val="baseline"/>
        <w:rPr>
          <w:rFonts w:ascii="Times New Roman" w:eastAsia="Times New Roman" w:hAnsi="Times New Roman" w:cs="Times New Roman"/>
          <w:sz w:val="24"/>
          <w:szCs w:val="24"/>
          <w:lang w:eastAsia="ru-RU"/>
        </w:rPr>
      </w:pPr>
      <w:r w:rsidRPr="00EB1A8A">
        <w:rPr>
          <w:rFonts w:ascii="Times New Roman" w:eastAsia="Times New Roman" w:hAnsi="Times New Roman" w:cs="Times New Roman"/>
          <w:sz w:val="24"/>
          <w:szCs w:val="24"/>
          <w:lang w:eastAsia="ru-RU"/>
        </w:rPr>
        <w:t>2.4.2. приобретать и осуществлять имущественные и неимущественные права;</w:t>
      </w:r>
    </w:p>
    <w:p w:rsidR="00EB1A8A" w:rsidRPr="00EB1A8A" w:rsidRDefault="00EB1A8A" w:rsidP="00EB1A8A">
      <w:pPr>
        <w:spacing w:after="0" w:line="384" w:lineRule="atLeast"/>
        <w:jc w:val="both"/>
        <w:textAlignment w:val="baseline"/>
        <w:rPr>
          <w:rFonts w:ascii="Times New Roman" w:eastAsia="Times New Roman" w:hAnsi="Times New Roman" w:cs="Times New Roman"/>
          <w:sz w:val="24"/>
          <w:szCs w:val="24"/>
          <w:lang w:eastAsia="ru-RU"/>
        </w:rPr>
      </w:pPr>
      <w:r w:rsidRPr="00EB1A8A">
        <w:rPr>
          <w:rFonts w:ascii="Times New Roman" w:eastAsia="Times New Roman" w:hAnsi="Times New Roman" w:cs="Times New Roman"/>
          <w:sz w:val="24"/>
          <w:szCs w:val="24"/>
          <w:lang w:eastAsia="ru-RU"/>
        </w:rPr>
        <w:t>2.4.3. открывать расчётные счета в банках;</w:t>
      </w:r>
    </w:p>
    <w:p w:rsidR="00EB1A8A" w:rsidRPr="00EB1A8A" w:rsidRDefault="00EB1A8A" w:rsidP="00EB1A8A">
      <w:pPr>
        <w:spacing w:after="0" w:line="384" w:lineRule="atLeast"/>
        <w:jc w:val="both"/>
        <w:textAlignment w:val="baseline"/>
        <w:rPr>
          <w:rFonts w:ascii="Times New Roman" w:eastAsia="Times New Roman" w:hAnsi="Times New Roman" w:cs="Times New Roman"/>
          <w:sz w:val="24"/>
          <w:szCs w:val="24"/>
          <w:lang w:eastAsia="ru-RU"/>
        </w:rPr>
      </w:pPr>
      <w:r w:rsidRPr="00EB1A8A">
        <w:rPr>
          <w:rFonts w:ascii="Times New Roman" w:eastAsia="Times New Roman" w:hAnsi="Times New Roman" w:cs="Times New Roman"/>
          <w:sz w:val="24"/>
          <w:szCs w:val="24"/>
          <w:lang w:eastAsia="ru-RU"/>
        </w:rPr>
        <w:t>2.4.4. заключать, изменять и расторгать хозяйственные договоры;</w:t>
      </w:r>
    </w:p>
    <w:p w:rsidR="00EB1A8A" w:rsidRPr="00EB1A8A" w:rsidRDefault="00EB1A8A" w:rsidP="00EB1A8A">
      <w:pPr>
        <w:spacing w:after="0" w:line="384" w:lineRule="atLeast"/>
        <w:jc w:val="both"/>
        <w:textAlignment w:val="baseline"/>
        <w:rPr>
          <w:rFonts w:ascii="Times New Roman" w:eastAsia="Times New Roman" w:hAnsi="Times New Roman" w:cs="Times New Roman"/>
          <w:sz w:val="24"/>
          <w:szCs w:val="24"/>
          <w:lang w:eastAsia="ru-RU"/>
        </w:rPr>
      </w:pPr>
      <w:r w:rsidRPr="00EB1A8A">
        <w:rPr>
          <w:rFonts w:ascii="Times New Roman" w:eastAsia="Times New Roman" w:hAnsi="Times New Roman" w:cs="Times New Roman"/>
          <w:sz w:val="24"/>
          <w:szCs w:val="24"/>
          <w:lang w:eastAsia="ru-RU"/>
        </w:rPr>
        <w:t>2.4.5. принимать и увольнять работников;</w:t>
      </w:r>
    </w:p>
    <w:p w:rsidR="00EB1A8A" w:rsidRPr="00EB1A8A" w:rsidRDefault="00EB1A8A" w:rsidP="00EB1A8A">
      <w:pPr>
        <w:spacing w:after="0" w:line="384" w:lineRule="atLeast"/>
        <w:jc w:val="both"/>
        <w:textAlignment w:val="baseline"/>
        <w:rPr>
          <w:rFonts w:ascii="Times New Roman" w:eastAsia="Times New Roman" w:hAnsi="Times New Roman" w:cs="Times New Roman"/>
          <w:sz w:val="24"/>
          <w:szCs w:val="24"/>
          <w:lang w:eastAsia="ru-RU"/>
        </w:rPr>
      </w:pPr>
      <w:r w:rsidRPr="00EB1A8A">
        <w:rPr>
          <w:rFonts w:ascii="Times New Roman" w:eastAsia="Times New Roman" w:hAnsi="Times New Roman" w:cs="Times New Roman"/>
          <w:sz w:val="24"/>
          <w:szCs w:val="24"/>
          <w:lang w:eastAsia="ru-RU"/>
        </w:rPr>
        <w:t>2.4.6. создавать или вступать в ассоциации (союзы) садоводческих некоммерческих объединений;</w:t>
      </w:r>
    </w:p>
    <w:p w:rsidR="00EB1A8A" w:rsidRPr="00EB1A8A" w:rsidRDefault="00EB1A8A" w:rsidP="00EB1A8A">
      <w:pPr>
        <w:spacing w:after="0" w:line="384" w:lineRule="atLeast"/>
        <w:jc w:val="both"/>
        <w:textAlignment w:val="baseline"/>
        <w:rPr>
          <w:rFonts w:ascii="Times New Roman" w:eastAsia="Times New Roman" w:hAnsi="Times New Roman" w:cs="Times New Roman"/>
          <w:sz w:val="24"/>
          <w:szCs w:val="24"/>
          <w:lang w:eastAsia="ru-RU"/>
        </w:rPr>
      </w:pPr>
      <w:r w:rsidRPr="00EB1A8A">
        <w:rPr>
          <w:rFonts w:ascii="Times New Roman" w:eastAsia="Times New Roman" w:hAnsi="Times New Roman" w:cs="Times New Roman"/>
          <w:sz w:val="24"/>
          <w:szCs w:val="24"/>
          <w:lang w:eastAsia="ru-RU"/>
        </w:rPr>
        <w:t>2.4.7. обращаться в органы государственной власти и органы местного самоуправления за поддержкой (содействием) Товариществу и его членам в развитии садоводства и решении социально-хозяйственных проблем;</w:t>
      </w:r>
    </w:p>
    <w:p w:rsidR="00EB1A8A" w:rsidRPr="00EB1A8A" w:rsidRDefault="00EB1A8A" w:rsidP="00EB1A8A">
      <w:pPr>
        <w:spacing w:after="0" w:line="384" w:lineRule="atLeast"/>
        <w:jc w:val="both"/>
        <w:textAlignment w:val="baseline"/>
        <w:rPr>
          <w:rFonts w:ascii="Times New Roman" w:eastAsia="Times New Roman" w:hAnsi="Times New Roman" w:cs="Times New Roman"/>
          <w:sz w:val="24"/>
          <w:szCs w:val="24"/>
          <w:lang w:eastAsia="ru-RU"/>
        </w:rPr>
      </w:pPr>
      <w:r w:rsidRPr="00EB1A8A">
        <w:rPr>
          <w:rFonts w:ascii="Times New Roman" w:eastAsia="Times New Roman" w:hAnsi="Times New Roman" w:cs="Times New Roman"/>
          <w:sz w:val="24"/>
          <w:szCs w:val="24"/>
          <w:lang w:eastAsia="ru-RU"/>
        </w:rPr>
        <w:t>2.4.8. участвовать в принятии органами власти решений, касающихся прав и законных интересов Товарищества и его членов, посредством делегирования на их заседание своего представителя;</w:t>
      </w:r>
    </w:p>
    <w:p w:rsidR="00EB1A8A" w:rsidRPr="00EB1A8A" w:rsidRDefault="00EB1A8A" w:rsidP="00EB1A8A">
      <w:pPr>
        <w:spacing w:after="0" w:line="384" w:lineRule="atLeast"/>
        <w:jc w:val="both"/>
        <w:textAlignment w:val="baseline"/>
        <w:rPr>
          <w:rFonts w:ascii="Times New Roman" w:eastAsia="Times New Roman" w:hAnsi="Times New Roman" w:cs="Times New Roman"/>
          <w:sz w:val="24"/>
          <w:szCs w:val="24"/>
          <w:lang w:eastAsia="ru-RU"/>
        </w:rPr>
      </w:pPr>
      <w:r w:rsidRPr="00EB1A8A">
        <w:rPr>
          <w:rFonts w:ascii="Times New Roman" w:eastAsia="Times New Roman" w:hAnsi="Times New Roman" w:cs="Times New Roman"/>
          <w:sz w:val="24"/>
          <w:szCs w:val="24"/>
          <w:lang w:eastAsia="ru-RU"/>
        </w:rPr>
        <w:t>2.4.9. выступать истцом и ответчиком в судах общей юрисдикции и арбитражных судах;</w:t>
      </w:r>
    </w:p>
    <w:p w:rsidR="00EB1A8A" w:rsidRPr="00EB1A8A" w:rsidRDefault="00EB1A8A" w:rsidP="00EB1A8A">
      <w:pPr>
        <w:spacing w:after="0" w:line="384" w:lineRule="atLeast"/>
        <w:jc w:val="both"/>
        <w:textAlignment w:val="baseline"/>
        <w:rPr>
          <w:rFonts w:ascii="Times New Roman" w:eastAsia="Times New Roman" w:hAnsi="Times New Roman" w:cs="Times New Roman"/>
          <w:sz w:val="24"/>
          <w:szCs w:val="24"/>
          <w:lang w:eastAsia="ru-RU"/>
        </w:rPr>
      </w:pPr>
      <w:r w:rsidRPr="00EB1A8A">
        <w:rPr>
          <w:rFonts w:ascii="Times New Roman" w:eastAsia="Times New Roman" w:hAnsi="Times New Roman" w:cs="Times New Roman"/>
          <w:sz w:val="24"/>
          <w:szCs w:val="24"/>
          <w:lang w:eastAsia="ru-RU"/>
        </w:rPr>
        <w:t>2.4.10. обращаться в суды с заявлениями о признании недействительными (полностью или частично) актов органов государственной власти и органов местного самоуправления, нарушающих права и законные интересы Товарищества и его членов либо нарушения этих прав и интересов должностными лицами;</w:t>
      </w:r>
    </w:p>
    <w:p w:rsidR="00EB1A8A" w:rsidRPr="00EB1A8A" w:rsidRDefault="00EB1A8A" w:rsidP="00EB1A8A">
      <w:pPr>
        <w:spacing w:after="0" w:line="384" w:lineRule="atLeast"/>
        <w:jc w:val="both"/>
        <w:textAlignment w:val="baseline"/>
        <w:rPr>
          <w:rFonts w:ascii="Times New Roman" w:eastAsia="Times New Roman" w:hAnsi="Times New Roman" w:cs="Times New Roman"/>
          <w:sz w:val="24"/>
          <w:szCs w:val="24"/>
          <w:lang w:eastAsia="ru-RU"/>
        </w:rPr>
      </w:pPr>
      <w:r w:rsidRPr="00EB1A8A">
        <w:rPr>
          <w:rFonts w:ascii="Times New Roman" w:eastAsia="Times New Roman" w:hAnsi="Times New Roman" w:cs="Times New Roman"/>
          <w:sz w:val="24"/>
          <w:szCs w:val="24"/>
          <w:lang w:eastAsia="ru-RU"/>
        </w:rPr>
        <w:t>2.4.11. осуществлять иные, не противоречащие действующему законодательству Российской Федерации, полномочия.</w:t>
      </w:r>
    </w:p>
    <w:p w:rsidR="00EB1A8A" w:rsidRPr="00EB1A8A" w:rsidRDefault="00EB1A8A" w:rsidP="00EB1A8A">
      <w:pPr>
        <w:spacing w:after="0"/>
        <w:jc w:val="both"/>
        <w:rPr>
          <w:rFonts w:ascii="Times New Roman" w:eastAsia="Calibri" w:hAnsi="Times New Roman" w:cs="Times New Roman"/>
          <w:sz w:val="24"/>
          <w:szCs w:val="24"/>
        </w:rPr>
      </w:pPr>
      <w:r w:rsidRPr="00EB1A8A">
        <w:rPr>
          <w:rFonts w:ascii="Times New Roman" w:eastAsia="Calibri" w:hAnsi="Times New Roman" w:cs="Times New Roman"/>
          <w:sz w:val="24"/>
          <w:szCs w:val="24"/>
        </w:rPr>
        <w:t>2.5. Товарищество обязано решать следующие основные социально-хозяйственные задачи:</w:t>
      </w:r>
    </w:p>
    <w:p w:rsidR="00EB1A8A" w:rsidRPr="00EB1A8A" w:rsidRDefault="00EB1A8A" w:rsidP="00EB1A8A">
      <w:pPr>
        <w:spacing w:after="0"/>
        <w:jc w:val="both"/>
        <w:rPr>
          <w:rFonts w:ascii="Times New Roman" w:eastAsia="Calibri" w:hAnsi="Times New Roman" w:cs="Times New Roman"/>
          <w:sz w:val="24"/>
          <w:szCs w:val="24"/>
        </w:rPr>
      </w:pPr>
      <w:r w:rsidRPr="00EB1A8A">
        <w:rPr>
          <w:rFonts w:ascii="Times New Roman" w:eastAsia="Calibri" w:hAnsi="Times New Roman" w:cs="Times New Roman"/>
          <w:sz w:val="24"/>
          <w:szCs w:val="24"/>
        </w:rPr>
        <w:t>2.5.1. представлять и защищать права и законные интересы членов Товарищества в органах государственной власти, органах местного самоуправления, судебных и правоохранительных органах, коммерческих и некоммерческих организациях;</w:t>
      </w:r>
    </w:p>
    <w:p w:rsidR="00EB1A8A" w:rsidRPr="00EB1A8A" w:rsidRDefault="00EB1A8A" w:rsidP="00EB1A8A">
      <w:pPr>
        <w:spacing w:after="0"/>
        <w:jc w:val="both"/>
        <w:rPr>
          <w:rFonts w:ascii="Times New Roman" w:eastAsia="Calibri" w:hAnsi="Times New Roman" w:cs="Times New Roman"/>
          <w:sz w:val="24"/>
          <w:szCs w:val="24"/>
        </w:rPr>
      </w:pPr>
      <w:r w:rsidRPr="00EB1A8A">
        <w:rPr>
          <w:rFonts w:ascii="Times New Roman" w:eastAsia="Calibri" w:hAnsi="Times New Roman" w:cs="Times New Roman"/>
          <w:sz w:val="24"/>
          <w:szCs w:val="24"/>
        </w:rPr>
        <w:t>2.5.2. осуществлять эффективное ведение финансово-хозяйственной деятельности;</w:t>
      </w:r>
    </w:p>
    <w:p w:rsidR="00EB1A8A" w:rsidRPr="00EB1A8A" w:rsidRDefault="00EB1A8A" w:rsidP="00EB1A8A">
      <w:pPr>
        <w:spacing w:after="0"/>
        <w:jc w:val="both"/>
        <w:rPr>
          <w:rFonts w:ascii="Times New Roman" w:eastAsia="Calibri" w:hAnsi="Times New Roman" w:cs="Times New Roman"/>
          <w:sz w:val="24"/>
          <w:szCs w:val="24"/>
        </w:rPr>
      </w:pPr>
      <w:r w:rsidRPr="00EB1A8A">
        <w:rPr>
          <w:rFonts w:ascii="Times New Roman" w:eastAsia="Calibri" w:hAnsi="Times New Roman" w:cs="Times New Roman"/>
          <w:sz w:val="24"/>
          <w:szCs w:val="24"/>
        </w:rPr>
        <w:t>2.5.3. эффективно и бережно эксплуатировать инженерные сети, дороги и иные объекты инфраструктуры Товарищества;</w:t>
      </w:r>
    </w:p>
    <w:p w:rsidR="00EB1A8A" w:rsidRPr="00EB1A8A" w:rsidRDefault="00EB1A8A" w:rsidP="00EB1A8A">
      <w:pPr>
        <w:spacing w:after="0"/>
        <w:jc w:val="both"/>
        <w:rPr>
          <w:rFonts w:ascii="Times New Roman" w:eastAsia="Calibri" w:hAnsi="Times New Roman" w:cs="Times New Roman"/>
          <w:sz w:val="24"/>
          <w:szCs w:val="24"/>
        </w:rPr>
      </w:pPr>
      <w:r w:rsidRPr="00EB1A8A">
        <w:rPr>
          <w:rFonts w:ascii="Times New Roman" w:eastAsia="Calibri" w:hAnsi="Times New Roman" w:cs="Times New Roman"/>
          <w:sz w:val="24"/>
          <w:szCs w:val="24"/>
        </w:rPr>
        <w:t xml:space="preserve">2.5.4. организовывать работы по благоустройству, организации уборки, санитарной и пожарной безопасности территории Товарищества. </w:t>
      </w:r>
    </w:p>
    <w:p w:rsidR="00EB1A8A" w:rsidRPr="00EB1A8A" w:rsidRDefault="00EB1A8A" w:rsidP="00EB1A8A">
      <w:pPr>
        <w:spacing w:after="0" w:line="276" w:lineRule="auto"/>
        <w:jc w:val="both"/>
        <w:rPr>
          <w:rFonts w:ascii="Times New Roman" w:eastAsia="Calibri" w:hAnsi="Times New Roman" w:cs="Times New Roman"/>
          <w:color w:val="FF0000"/>
          <w:sz w:val="24"/>
          <w:szCs w:val="24"/>
        </w:rPr>
      </w:pPr>
      <w:r w:rsidRPr="00EB1A8A">
        <w:rPr>
          <w:rFonts w:ascii="Times New Roman" w:eastAsia="Calibri" w:hAnsi="Times New Roman" w:cs="Times New Roman"/>
          <w:color w:val="FF0000"/>
          <w:sz w:val="24"/>
          <w:szCs w:val="24"/>
        </w:rPr>
        <w:t xml:space="preserve">2.6. Использование объектов общего пользования допускается только по их прямому назначению, с условием соблюдения технических, санитарных, противопожарных норм, </w:t>
      </w:r>
      <w:r w:rsidRPr="00EB1A8A">
        <w:rPr>
          <w:rFonts w:ascii="Times New Roman" w:eastAsia="Calibri" w:hAnsi="Times New Roman" w:cs="Times New Roman"/>
          <w:color w:val="FF0000"/>
          <w:sz w:val="24"/>
          <w:szCs w:val="24"/>
        </w:rPr>
        <w:lastRenderedPageBreak/>
        <w:t>установленных настоящим уставом и действующим законодательством, не нарушая прав и интересов других собственников по пользованию данными объектами.</w:t>
      </w:r>
    </w:p>
    <w:p w:rsidR="00EB1A8A" w:rsidRPr="00EB1A8A" w:rsidRDefault="00EB1A8A" w:rsidP="00EB1A8A">
      <w:pPr>
        <w:spacing w:after="0" w:line="276" w:lineRule="auto"/>
        <w:jc w:val="both"/>
        <w:rPr>
          <w:rFonts w:ascii="Times New Roman" w:eastAsia="Calibri" w:hAnsi="Times New Roman" w:cs="Times New Roman"/>
          <w:color w:val="FF0000"/>
          <w:sz w:val="24"/>
          <w:szCs w:val="24"/>
        </w:rPr>
      </w:pPr>
      <w:r w:rsidRPr="00EB1A8A">
        <w:rPr>
          <w:rFonts w:ascii="Times New Roman" w:eastAsia="Calibri" w:hAnsi="Times New Roman" w:cs="Times New Roman"/>
          <w:color w:val="FF0000"/>
          <w:sz w:val="24"/>
          <w:szCs w:val="24"/>
        </w:rPr>
        <w:t>2.7. Ущерб, нанесенный имуществу общего пользования собственников земельных участков, а также имуществу других собственников и третьих лиц компенсируется за счет виновника.</w:t>
      </w:r>
    </w:p>
    <w:p w:rsidR="00EB1A8A" w:rsidRPr="00EB1A8A" w:rsidRDefault="00EB1A8A" w:rsidP="00EB1A8A">
      <w:pPr>
        <w:spacing w:after="0" w:line="384" w:lineRule="atLeast"/>
        <w:jc w:val="both"/>
        <w:textAlignment w:val="baseline"/>
        <w:rPr>
          <w:rFonts w:ascii="Times New Roman" w:eastAsia="Times New Roman" w:hAnsi="Times New Roman" w:cs="Times New Roman"/>
          <w:sz w:val="24"/>
          <w:szCs w:val="24"/>
          <w:lang w:eastAsia="ru-RU"/>
        </w:rPr>
      </w:pPr>
    </w:p>
    <w:p w:rsidR="00EB1A8A" w:rsidRPr="00EB1A8A" w:rsidRDefault="00EB1A8A" w:rsidP="00EB1A8A">
      <w:pPr>
        <w:pBdr>
          <w:top w:val="single" w:sz="6" w:space="6" w:color="E2E2E2"/>
          <w:left w:val="single" w:sz="6" w:space="7" w:color="E2E2E2"/>
          <w:bottom w:val="single" w:sz="6" w:space="6" w:color="E2E2E2"/>
          <w:right w:val="single" w:sz="6" w:space="7" w:color="E2E2E2"/>
        </w:pBdr>
        <w:shd w:val="clear" w:color="auto" w:fill="F5F5F5"/>
        <w:spacing w:after="0" w:line="336" w:lineRule="atLeast"/>
        <w:jc w:val="center"/>
        <w:textAlignment w:val="baseline"/>
        <w:outlineLvl w:val="0"/>
        <w:rPr>
          <w:rFonts w:ascii="Times New Roman" w:eastAsia="Times New Roman" w:hAnsi="Times New Roman" w:cs="Times New Roman"/>
          <w:b/>
          <w:bCs/>
          <w:kern w:val="36"/>
          <w:sz w:val="24"/>
          <w:szCs w:val="24"/>
          <w:lang w:eastAsia="ru-RU"/>
        </w:rPr>
      </w:pPr>
      <w:r w:rsidRPr="00EB1A8A">
        <w:rPr>
          <w:rFonts w:ascii="Times New Roman" w:eastAsia="Times New Roman" w:hAnsi="Times New Roman" w:cs="Times New Roman"/>
          <w:b/>
          <w:bCs/>
          <w:kern w:val="36"/>
          <w:sz w:val="24"/>
          <w:szCs w:val="24"/>
          <w:lang w:eastAsia="ru-RU"/>
        </w:rPr>
        <w:t>3. Порядок приёма в члены Товарищества, выхода и исключения из числа членов Товарищества</w:t>
      </w:r>
    </w:p>
    <w:p w:rsidR="00EB1A8A" w:rsidRPr="00EB1A8A" w:rsidRDefault="00EB1A8A" w:rsidP="00EB1A8A">
      <w:pPr>
        <w:spacing w:after="0"/>
        <w:jc w:val="both"/>
        <w:rPr>
          <w:rFonts w:ascii="Times New Roman" w:eastAsia="Calibri" w:hAnsi="Times New Roman" w:cs="Times New Roman"/>
          <w:sz w:val="24"/>
          <w:szCs w:val="24"/>
        </w:rPr>
      </w:pPr>
      <w:r w:rsidRPr="00EB1A8A">
        <w:rPr>
          <w:rFonts w:ascii="Times New Roman" w:eastAsia="Calibri" w:hAnsi="Times New Roman" w:cs="Times New Roman"/>
          <w:sz w:val="24"/>
          <w:szCs w:val="24"/>
        </w:rPr>
        <w:t>3.1. Членами Товарищества могут являться исключительно физические лица.</w:t>
      </w:r>
    </w:p>
    <w:p w:rsidR="00EB1A8A" w:rsidRPr="00EB1A8A" w:rsidRDefault="00EB1A8A" w:rsidP="00EB1A8A">
      <w:pPr>
        <w:spacing w:after="0"/>
        <w:jc w:val="both"/>
        <w:rPr>
          <w:rFonts w:ascii="Times New Roman" w:eastAsia="Calibri" w:hAnsi="Times New Roman" w:cs="Times New Roman"/>
          <w:sz w:val="24"/>
          <w:szCs w:val="24"/>
        </w:rPr>
      </w:pPr>
      <w:bookmarkStart w:id="3" w:name="dst100104"/>
      <w:bookmarkEnd w:id="3"/>
      <w:r w:rsidRPr="00EB1A8A">
        <w:rPr>
          <w:rFonts w:ascii="Times New Roman" w:eastAsia="Calibri" w:hAnsi="Times New Roman" w:cs="Times New Roman"/>
          <w:sz w:val="24"/>
          <w:szCs w:val="24"/>
        </w:rPr>
        <w:t>3.2. Принятие в члены Товарищества осуществляется на основании заявления правообладателя садового земельного участка, расположенного в границах территории Товарищества, которое подается в правление Товарищества для вынесения его на рассмотрение общего собрания членов Товарищества.</w:t>
      </w:r>
    </w:p>
    <w:p w:rsidR="00EB1A8A" w:rsidRPr="00EB1A8A" w:rsidRDefault="00EB1A8A" w:rsidP="00EB1A8A">
      <w:pPr>
        <w:spacing w:after="0"/>
        <w:jc w:val="both"/>
        <w:rPr>
          <w:rFonts w:ascii="Times New Roman" w:eastAsia="Calibri" w:hAnsi="Times New Roman" w:cs="Times New Roman"/>
          <w:sz w:val="24"/>
          <w:szCs w:val="24"/>
        </w:rPr>
      </w:pPr>
      <w:bookmarkStart w:id="4" w:name="dst100105"/>
      <w:bookmarkEnd w:id="4"/>
      <w:r w:rsidRPr="00EB1A8A">
        <w:rPr>
          <w:rFonts w:ascii="Times New Roman" w:eastAsia="Calibri" w:hAnsi="Times New Roman" w:cs="Times New Roman"/>
          <w:sz w:val="24"/>
          <w:szCs w:val="24"/>
        </w:rPr>
        <w:t>3.3. В члены Товарищества могут быть приняты собственники или правообладатели садовых земельных участков, расположенных в границах территории Товарищества.</w:t>
      </w:r>
    </w:p>
    <w:p w:rsidR="00EB1A8A" w:rsidRPr="00EB1A8A" w:rsidRDefault="00EB1A8A" w:rsidP="00EB1A8A">
      <w:pPr>
        <w:spacing w:after="0"/>
        <w:jc w:val="both"/>
        <w:rPr>
          <w:rFonts w:ascii="Times New Roman" w:eastAsia="Calibri" w:hAnsi="Times New Roman" w:cs="Times New Roman"/>
          <w:sz w:val="24"/>
          <w:szCs w:val="24"/>
        </w:rPr>
      </w:pPr>
      <w:bookmarkStart w:id="5" w:name="dst100106"/>
      <w:bookmarkEnd w:id="5"/>
      <w:r w:rsidRPr="00EB1A8A">
        <w:rPr>
          <w:rFonts w:ascii="Times New Roman" w:eastAsia="Calibri" w:hAnsi="Times New Roman" w:cs="Times New Roman"/>
          <w:sz w:val="24"/>
          <w:szCs w:val="24"/>
        </w:rPr>
        <w:t>3.4. Правообладатель садового земельного участка до подачи заявления о вступлении в члены Товарищества вправе ознакомиться с Уставом Товарищества.</w:t>
      </w:r>
    </w:p>
    <w:p w:rsidR="00EB1A8A" w:rsidRPr="00EB1A8A" w:rsidRDefault="00EB1A8A" w:rsidP="00EB1A8A">
      <w:pPr>
        <w:spacing w:after="0"/>
        <w:jc w:val="both"/>
        <w:rPr>
          <w:rFonts w:ascii="Times New Roman" w:eastAsia="Calibri" w:hAnsi="Times New Roman" w:cs="Times New Roman"/>
          <w:sz w:val="24"/>
          <w:szCs w:val="24"/>
        </w:rPr>
      </w:pPr>
      <w:bookmarkStart w:id="6" w:name="dst100107"/>
      <w:bookmarkEnd w:id="6"/>
      <w:r w:rsidRPr="00EB1A8A">
        <w:rPr>
          <w:rFonts w:ascii="Times New Roman" w:eastAsia="Calibri" w:hAnsi="Times New Roman" w:cs="Times New Roman"/>
          <w:sz w:val="24"/>
          <w:szCs w:val="24"/>
        </w:rPr>
        <w:t>3.5. В заявлении, указанном в п. 3.2. Устава Товарищества, указываются:</w:t>
      </w:r>
    </w:p>
    <w:p w:rsidR="00EB1A8A" w:rsidRPr="00EB1A8A" w:rsidRDefault="00EB1A8A" w:rsidP="00EB1A8A">
      <w:pPr>
        <w:spacing w:after="0"/>
        <w:jc w:val="both"/>
        <w:rPr>
          <w:rFonts w:ascii="Times New Roman" w:eastAsia="Calibri" w:hAnsi="Times New Roman" w:cs="Times New Roman"/>
          <w:sz w:val="24"/>
          <w:szCs w:val="24"/>
        </w:rPr>
      </w:pPr>
      <w:bookmarkStart w:id="7" w:name="dst100108"/>
      <w:bookmarkEnd w:id="7"/>
      <w:r w:rsidRPr="00EB1A8A">
        <w:rPr>
          <w:rFonts w:ascii="Times New Roman" w:eastAsia="Calibri" w:hAnsi="Times New Roman" w:cs="Times New Roman"/>
          <w:sz w:val="24"/>
          <w:szCs w:val="24"/>
        </w:rPr>
        <w:t>3.5.1. фамилия, имя, отчество (последнее - при наличии) заявителя;</w:t>
      </w:r>
    </w:p>
    <w:p w:rsidR="00EB1A8A" w:rsidRPr="00EB1A8A" w:rsidRDefault="00EB1A8A" w:rsidP="00EB1A8A">
      <w:pPr>
        <w:spacing w:after="0"/>
        <w:jc w:val="both"/>
        <w:rPr>
          <w:rFonts w:ascii="Times New Roman" w:eastAsia="Calibri" w:hAnsi="Times New Roman" w:cs="Times New Roman"/>
          <w:sz w:val="24"/>
          <w:szCs w:val="24"/>
        </w:rPr>
      </w:pPr>
      <w:bookmarkStart w:id="8" w:name="dst100109"/>
      <w:bookmarkEnd w:id="8"/>
      <w:r w:rsidRPr="00EB1A8A">
        <w:rPr>
          <w:rFonts w:ascii="Times New Roman" w:eastAsia="Calibri" w:hAnsi="Times New Roman" w:cs="Times New Roman"/>
          <w:sz w:val="24"/>
          <w:szCs w:val="24"/>
        </w:rPr>
        <w:t>3.5.2. адрес места жительства заявителя;</w:t>
      </w:r>
    </w:p>
    <w:p w:rsidR="00EB1A8A" w:rsidRPr="00EB1A8A" w:rsidRDefault="00EB1A8A" w:rsidP="00EB1A8A">
      <w:pPr>
        <w:spacing w:after="0"/>
        <w:jc w:val="both"/>
        <w:rPr>
          <w:rFonts w:ascii="Times New Roman" w:eastAsia="Calibri" w:hAnsi="Times New Roman" w:cs="Times New Roman"/>
          <w:sz w:val="24"/>
          <w:szCs w:val="24"/>
        </w:rPr>
      </w:pPr>
      <w:bookmarkStart w:id="9" w:name="dst100110"/>
      <w:bookmarkEnd w:id="9"/>
      <w:r w:rsidRPr="00EB1A8A">
        <w:rPr>
          <w:rFonts w:ascii="Times New Roman" w:eastAsia="Calibri" w:hAnsi="Times New Roman" w:cs="Times New Roman"/>
          <w:sz w:val="24"/>
          <w:szCs w:val="24"/>
        </w:rPr>
        <w:t>3.5.3. почтовый адрес, по которому заявителем могут быть получены почтовые сообщения, за исключением случаев, если такие сообщения могут быть получены по адресу места жительства;</w:t>
      </w:r>
    </w:p>
    <w:p w:rsidR="00EB1A8A" w:rsidRPr="00EB1A8A" w:rsidRDefault="00EB1A8A" w:rsidP="00EB1A8A">
      <w:pPr>
        <w:spacing w:after="0"/>
        <w:jc w:val="both"/>
        <w:rPr>
          <w:rFonts w:ascii="Times New Roman" w:eastAsia="Calibri" w:hAnsi="Times New Roman" w:cs="Times New Roman"/>
          <w:sz w:val="24"/>
          <w:szCs w:val="24"/>
        </w:rPr>
      </w:pPr>
      <w:bookmarkStart w:id="10" w:name="dst100111"/>
      <w:bookmarkEnd w:id="10"/>
      <w:r w:rsidRPr="00EB1A8A">
        <w:rPr>
          <w:rFonts w:ascii="Times New Roman" w:eastAsia="Calibri" w:hAnsi="Times New Roman" w:cs="Times New Roman"/>
          <w:sz w:val="24"/>
          <w:szCs w:val="24"/>
        </w:rPr>
        <w:t>3.5.4. адрес электронной почты, по которому заявителем могут быть получены электронные сообщения (при наличии);</w:t>
      </w:r>
    </w:p>
    <w:p w:rsidR="00EB1A8A" w:rsidRPr="00EB1A8A" w:rsidRDefault="00EB1A8A" w:rsidP="00EB1A8A">
      <w:pPr>
        <w:spacing w:after="0"/>
        <w:jc w:val="both"/>
        <w:rPr>
          <w:rFonts w:ascii="Times New Roman" w:eastAsia="Calibri" w:hAnsi="Times New Roman" w:cs="Times New Roman"/>
          <w:sz w:val="24"/>
          <w:szCs w:val="24"/>
        </w:rPr>
      </w:pPr>
      <w:bookmarkStart w:id="11" w:name="dst100112"/>
      <w:bookmarkEnd w:id="11"/>
      <w:r w:rsidRPr="00EB1A8A">
        <w:rPr>
          <w:rFonts w:ascii="Times New Roman" w:eastAsia="Calibri" w:hAnsi="Times New Roman" w:cs="Times New Roman"/>
          <w:sz w:val="24"/>
          <w:szCs w:val="24"/>
        </w:rPr>
        <w:t>3.5.5. согласие заявителя на соблюдение требований Устава Товарищества.</w:t>
      </w:r>
    </w:p>
    <w:p w:rsidR="00EB1A8A" w:rsidRPr="00EB1A8A" w:rsidRDefault="00EB1A8A" w:rsidP="00EB1A8A">
      <w:pPr>
        <w:spacing w:after="0"/>
        <w:jc w:val="both"/>
        <w:rPr>
          <w:rFonts w:ascii="Times New Roman" w:eastAsia="Calibri" w:hAnsi="Times New Roman" w:cs="Times New Roman"/>
          <w:sz w:val="24"/>
          <w:szCs w:val="24"/>
        </w:rPr>
      </w:pPr>
      <w:bookmarkStart w:id="12" w:name="dst100113"/>
      <w:bookmarkEnd w:id="12"/>
      <w:r w:rsidRPr="00EB1A8A">
        <w:rPr>
          <w:rFonts w:ascii="Times New Roman" w:eastAsia="Calibri" w:hAnsi="Times New Roman" w:cs="Times New Roman"/>
          <w:sz w:val="24"/>
          <w:szCs w:val="24"/>
        </w:rPr>
        <w:t>3.6. К заявлению прилагаются копии документов о правах на садовый земельный участок, расположенный в границах территории Товарищества.</w:t>
      </w:r>
    </w:p>
    <w:p w:rsidR="00EB1A8A" w:rsidRPr="00EB1A8A" w:rsidRDefault="00EB1A8A" w:rsidP="00EB1A8A">
      <w:pPr>
        <w:spacing w:after="0"/>
        <w:jc w:val="both"/>
        <w:rPr>
          <w:rFonts w:ascii="Times New Roman" w:eastAsia="Calibri" w:hAnsi="Times New Roman" w:cs="Times New Roman"/>
          <w:sz w:val="24"/>
          <w:szCs w:val="24"/>
        </w:rPr>
      </w:pPr>
      <w:bookmarkStart w:id="13" w:name="dst100114"/>
      <w:bookmarkEnd w:id="13"/>
      <w:r w:rsidRPr="00EB1A8A">
        <w:rPr>
          <w:rFonts w:ascii="Times New Roman" w:eastAsia="Calibri" w:hAnsi="Times New Roman" w:cs="Times New Roman"/>
          <w:sz w:val="24"/>
          <w:szCs w:val="24"/>
        </w:rPr>
        <w:t>3.7. Рассмотрение общим собранием членов Товарищества заявления, указанного в п. 3.2. Устава Товарищества, осуществляется в порядке, установленном настоящим Уставом Товарищества.</w:t>
      </w:r>
    </w:p>
    <w:p w:rsidR="00EB1A8A" w:rsidRPr="00EB1A8A" w:rsidRDefault="00EB1A8A" w:rsidP="00EB1A8A">
      <w:pPr>
        <w:spacing w:after="0"/>
        <w:jc w:val="both"/>
        <w:rPr>
          <w:rFonts w:ascii="Times New Roman" w:eastAsia="Calibri" w:hAnsi="Times New Roman" w:cs="Times New Roman"/>
          <w:sz w:val="24"/>
          <w:szCs w:val="24"/>
        </w:rPr>
      </w:pPr>
      <w:bookmarkStart w:id="14" w:name="dst100115"/>
      <w:bookmarkEnd w:id="14"/>
      <w:r w:rsidRPr="00EB1A8A">
        <w:rPr>
          <w:rFonts w:ascii="Times New Roman" w:eastAsia="Calibri" w:hAnsi="Times New Roman" w:cs="Times New Roman"/>
          <w:sz w:val="24"/>
          <w:szCs w:val="24"/>
        </w:rPr>
        <w:t>3.8. Днем приема в члены Товарищества лица подавшего, указанное в п. 3.2. настоящего Устава Товарищества, заявление является день принятия соответствующего решения общим собранием членов Товарищества.</w:t>
      </w:r>
    </w:p>
    <w:p w:rsidR="00EB1A8A" w:rsidRPr="00EB1A8A" w:rsidRDefault="00EB1A8A" w:rsidP="00EB1A8A">
      <w:pPr>
        <w:spacing w:after="0"/>
        <w:jc w:val="both"/>
        <w:rPr>
          <w:rFonts w:ascii="Times New Roman" w:eastAsia="Calibri" w:hAnsi="Times New Roman" w:cs="Times New Roman"/>
          <w:sz w:val="24"/>
          <w:szCs w:val="24"/>
        </w:rPr>
      </w:pPr>
      <w:bookmarkStart w:id="15" w:name="dst100116"/>
      <w:bookmarkEnd w:id="15"/>
      <w:r w:rsidRPr="00EB1A8A">
        <w:rPr>
          <w:rFonts w:ascii="Times New Roman" w:eastAsia="Calibri" w:hAnsi="Times New Roman" w:cs="Times New Roman"/>
          <w:sz w:val="24"/>
          <w:szCs w:val="24"/>
        </w:rPr>
        <w:t>3.9. В приобретении членства Товарищества должно быть отказано в случае, если лицо, подавшее указанное в п. 3.2. настоящего Устава Товарищества, заявление:</w:t>
      </w:r>
    </w:p>
    <w:p w:rsidR="00EB1A8A" w:rsidRPr="00EB1A8A" w:rsidRDefault="00EB1A8A" w:rsidP="00EB1A8A">
      <w:pPr>
        <w:spacing w:after="0"/>
        <w:jc w:val="both"/>
        <w:rPr>
          <w:rFonts w:ascii="Times New Roman" w:eastAsia="Calibri" w:hAnsi="Times New Roman" w:cs="Times New Roman"/>
          <w:sz w:val="24"/>
          <w:szCs w:val="24"/>
        </w:rPr>
      </w:pPr>
      <w:bookmarkStart w:id="16" w:name="dst100117"/>
      <w:bookmarkEnd w:id="16"/>
      <w:r w:rsidRPr="00EB1A8A">
        <w:rPr>
          <w:rFonts w:ascii="Times New Roman" w:eastAsia="Calibri" w:hAnsi="Times New Roman" w:cs="Times New Roman"/>
          <w:sz w:val="24"/>
          <w:szCs w:val="24"/>
        </w:rPr>
        <w:t>3.9.1. было ранее исключено из числа членов Товарищества в связи с нарушением обязанности по оплате взносов и не устранило указанное нарушение;</w:t>
      </w:r>
    </w:p>
    <w:p w:rsidR="00EB1A8A" w:rsidRPr="00EB1A8A" w:rsidRDefault="00EB1A8A" w:rsidP="00EB1A8A">
      <w:pPr>
        <w:spacing w:after="0"/>
        <w:jc w:val="both"/>
        <w:rPr>
          <w:rFonts w:ascii="Times New Roman" w:eastAsia="Calibri" w:hAnsi="Times New Roman" w:cs="Times New Roman"/>
          <w:sz w:val="24"/>
          <w:szCs w:val="24"/>
        </w:rPr>
      </w:pPr>
      <w:bookmarkStart w:id="17" w:name="dst100118"/>
      <w:bookmarkEnd w:id="17"/>
      <w:r w:rsidRPr="00EB1A8A">
        <w:rPr>
          <w:rFonts w:ascii="Times New Roman" w:eastAsia="Calibri" w:hAnsi="Times New Roman" w:cs="Times New Roman"/>
          <w:sz w:val="24"/>
          <w:szCs w:val="24"/>
        </w:rPr>
        <w:t>3.9.2. не является собственником или правообладателем земельного участка, расположенного в границах территории Товарищества;</w:t>
      </w:r>
    </w:p>
    <w:p w:rsidR="00EB1A8A" w:rsidRPr="00EB1A8A" w:rsidRDefault="00EB1A8A" w:rsidP="00EB1A8A">
      <w:pPr>
        <w:spacing w:after="0"/>
        <w:jc w:val="both"/>
        <w:rPr>
          <w:rFonts w:ascii="Times New Roman" w:eastAsia="Calibri" w:hAnsi="Times New Roman" w:cs="Times New Roman"/>
          <w:sz w:val="24"/>
          <w:szCs w:val="24"/>
        </w:rPr>
      </w:pPr>
      <w:bookmarkStart w:id="18" w:name="dst100119"/>
      <w:bookmarkEnd w:id="18"/>
      <w:r w:rsidRPr="00EB1A8A">
        <w:rPr>
          <w:rFonts w:ascii="Times New Roman" w:eastAsia="Calibri" w:hAnsi="Times New Roman" w:cs="Times New Roman"/>
          <w:sz w:val="24"/>
          <w:szCs w:val="24"/>
        </w:rPr>
        <w:t>3.9.3. не представило документы, предусмотренные п. 3.6. настоящего Устава Товарищества;</w:t>
      </w:r>
    </w:p>
    <w:p w:rsidR="00EB1A8A" w:rsidRPr="00EB1A8A" w:rsidRDefault="00EB1A8A" w:rsidP="00EB1A8A">
      <w:pPr>
        <w:spacing w:after="0"/>
        <w:jc w:val="both"/>
        <w:rPr>
          <w:rFonts w:ascii="Times New Roman" w:eastAsia="Calibri" w:hAnsi="Times New Roman" w:cs="Times New Roman"/>
          <w:sz w:val="24"/>
          <w:szCs w:val="24"/>
        </w:rPr>
      </w:pPr>
      <w:bookmarkStart w:id="19" w:name="dst100120"/>
      <w:bookmarkEnd w:id="19"/>
      <w:r w:rsidRPr="00EB1A8A">
        <w:rPr>
          <w:rFonts w:ascii="Times New Roman" w:eastAsia="Calibri" w:hAnsi="Times New Roman" w:cs="Times New Roman"/>
          <w:sz w:val="24"/>
          <w:szCs w:val="24"/>
        </w:rPr>
        <w:t>3.9.4. представило заявление, не соответствующее требованиям, п. 3.5. настоящего Устава Товарищества.</w:t>
      </w:r>
    </w:p>
    <w:p w:rsidR="00EB1A8A" w:rsidRPr="00EB1A8A" w:rsidRDefault="00EB1A8A" w:rsidP="00EB1A8A">
      <w:pPr>
        <w:spacing w:after="0"/>
        <w:jc w:val="both"/>
        <w:rPr>
          <w:rFonts w:ascii="Times New Roman" w:eastAsia="Calibri" w:hAnsi="Times New Roman" w:cs="Times New Roman"/>
          <w:sz w:val="24"/>
          <w:szCs w:val="24"/>
        </w:rPr>
      </w:pPr>
      <w:bookmarkStart w:id="20" w:name="dst100121"/>
      <w:bookmarkEnd w:id="20"/>
      <w:r w:rsidRPr="00EB1A8A">
        <w:rPr>
          <w:rFonts w:ascii="Times New Roman" w:eastAsia="Calibri" w:hAnsi="Times New Roman" w:cs="Times New Roman"/>
          <w:sz w:val="24"/>
          <w:szCs w:val="24"/>
        </w:rPr>
        <w:t xml:space="preserve">3.10. В случае, если садовые земельные участки, находящиеся в государственной или муниципальной собственности и расположенные в границах Товарищества, принадлежат гражданам на праве пожизненного наследуемого владения или постоянного (бессрочного) </w:t>
      </w:r>
      <w:r w:rsidRPr="00EB1A8A">
        <w:rPr>
          <w:rFonts w:ascii="Times New Roman" w:eastAsia="Calibri" w:hAnsi="Times New Roman" w:cs="Times New Roman"/>
          <w:sz w:val="24"/>
          <w:szCs w:val="24"/>
        </w:rPr>
        <w:lastRenderedPageBreak/>
        <w:t>пользования либо эти земельные участки предоставлены гражданам в аренду, право участия в товариществе осуществляют данные землевладельцы, землепользователи и арендаторы земельных участков. При этом для приобретения такими гражданами членства в товариществе принятие каких-либо решений органов государственной власти или органов местного самоуправления не требуется.</w:t>
      </w:r>
    </w:p>
    <w:p w:rsidR="00EB1A8A" w:rsidRPr="00EB1A8A" w:rsidRDefault="00EB1A8A" w:rsidP="00EB1A8A">
      <w:pPr>
        <w:spacing w:after="0"/>
        <w:jc w:val="both"/>
        <w:rPr>
          <w:rFonts w:ascii="Times New Roman" w:eastAsia="Calibri" w:hAnsi="Times New Roman" w:cs="Times New Roman"/>
          <w:sz w:val="24"/>
          <w:szCs w:val="24"/>
        </w:rPr>
      </w:pPr>
      <w:bookmarkStart w:id="21" w:name="dst100123"/>
      <w:bookmarkEnd w:id="21"/>
      <w:r w:rsidRPr="00EB1A8A">
        <w:rPr>
          <w:rFonts w:ascii="Times New Roman" w:eastAsia="Calibri" w:hAnsi="Times New Roman" w:cs="Times New Roman"/>
          <w:sz w:val="24"/>
          <w:szCs w:val="24"/>
        </w:rPr>
        <w:t>3.11. Каждому члену Товарищества в течение трех месяцев со дня приема в члены товарищества председателем товарищества выдается членская книжка или другой заменяющий ее документ, подтверждающий членство в товариществе. Форма и содержание членской книжки, устанавливаются решением общего собрания членов товарищества.</w:t>
      </w:r>
    </w:p>
    <w:p w:rsidR="00EB1A8A" w:rsidRPr="00EB1A8A" w:rsidRDefault="00EB1A8A" w:rsidP="00EB1A8A">
      <w:pPr>
        <w:spacing w:after="0"/>
        <w:jc w:val="both"/>
        <w:rPr>
          <w:rFonts w:ascii="Times New Roman" w:eastAsia="Calibri" w:hAnsi="Times New Roman" w:cs="Times New Roman"/>
          <w:sz w:val="24"/>
          <w:szCs w:val="24"/>
        </w:rPr>
      </w:pPr>
      <w:r w:rsidRPr="00EB1A8A">
        <w:rPr>
          <w:rFonts w:ascii="Times New Roman" w:eastAsia="Calibri" w:hAnsi="Times New Roman" w:cs="Times New Roman"/>
          <w:sz w:val="24"/>
          <w:szCs w:val="24"/>
        </w:rPr>
        <w:t>3.12. Членство в Товариществе может быть прекращено добровольно или принудительно, а также в связи с прекращением у члена Товарищества прав на принадлежащий ему садовый земельный участок либо в связи со смертью члена товарищества.</w:t>
      </w:r>
    </w:p>
    <w:p w:rsidR="00EB1A8A" w:rsidRPr="00EB1A8A" w:rsidRDefault="00EB1A8A" w:rsidP="00EB1A8A">
      <w:pPr>
        <w:spacing w:after="0"/>
        <w:jc w:val="both"/>
        <w:rPr>
          <w:rFonts w:ascii="Times New Roman" w:eastAsia="Calibri" w:hAnsi="Times New Roman" w:cs="Times New Roman"/>
          <w:sz w:val="24"/>
          <w:szCs w:val="24"/>
        </w:rPr>
      </w:pPr>
      <w:bookmarkStart w:id="22" w:name="dst100127"/>
      <w:bookmarkEnd w:id="22"/>
      <w:r w:rsidRPr="00EB1A8A">
        <w:rPr>
          <w:rFonts w:ascii="Times New Roman" w:eastAsia="Calibri" w:hAnsi="Times New Roman" w:cs="Times New Roman"/>
          <w:sz w:val="24"/>
          <w:szCs w:val="24"/>
        </w:rPr>
        <w:t>3.13. Добровольное прекращение членства в Товариществе осуществляется путем выхода из Товарищества.</w:t>
      </w:r>
    </w:p>
    <w:p w:rsidR="00EB1A8A" w:rsidRPr="00EB1A8A" w:rsidRDefault="00EB1A8A" w:rsidP="00EB1A8A">
      <w:pPr>
        <w:spacing w:after="0"/>
        <w:jc w:val="both"/>
        <w:rPr>
          <w:rFonts w:ascii="Times New Roman" w:eastAsia="Calibri" w:hAnsi="Times New Roman" w:cs="Times New Roman"/>
          <w:sz w:val="24"/>
          <w:szCs w:val="24"/>
        </w:rPr>
      </w:pPr>
      <w:bookmarkStart w:id="23" w:name="dst100128"/>
      <w:bookmarkEnd w:id="23"/>
      <w:r w:rsidRPr="00EB1A8A">
        <w:rPr>
          <w:rFonts w:ascii="Times New Roman" w:eastAsia="Calibri" w:hAnsi="Times New Roman" w:cs="Times New Roman"/>
          <w:sz w:val="24"/>
          <w:szCs w:val="24"/>
        </w:rPr>
        <w:t>3.14. Членство в Товариществе в связи с выходом из Товарищества прекращается со дня подачи членом Товарищества соответствующего заявления в правление Товарищества. При этом принятие решения органами Товарищества о прекращении членства в Товариществе не требуется.</w:t>
      </w:r>
    </w:p>
    <w:p w:rsidR="00EB1A8A" w:rsidRPr="00EB1A8A" w:rsidRDefault="00EB1A8A" w:rsidP="00EB1A8A">
      <w:pPr>
        <w:spacing w:after="0"/>
        <w:jc w:val="both"/>
        <w:rPr>
          <w:rFonts w:ascii="Times New Roman" w:eastAsia="Calibri" w:hAnsi="Times New Roman" w:cs="Times New Roman"/>
          <w:sz w:val="24"/>
          <w:szCs w:val="24"/>
        </w:rPr>
      </w:pPr>
      <w:bookmarkStart w:id="24" w:name="dst100129"/>
      <w:bookmarkEnd w:id="24"/>
      <w:r w:rsidRPr="00EB1A8A">
        <w:rPr>
          <w:rFonts w:ascii="Times New Roman" w:eastAsia="Calibri" w:hAnsi="Times New Roman" w:cs="Times New Roman"/>
          <w:sz w:val="24"/>
          <w:szCs w:val="24"/>
        </w:rPr>
        <w:t>3.15. Членство в Товариществе прекращается принудительно решением общего собрания членов Товарищества со дня принятия такого решения или с иной даты, определенной данным решением, в связи с неуплатой взносов в течение более двух месяцев с момента возникновения этой обязанности.</w:t>
      </w:r>
    </w:p>
    <w:p w:rsidR="00EB1A8A" w:rsidRPr="00EB1A8A" w:rsidRDefault="00EB1A8A" w:rsidP="00EB1A8A">
      <w:pPr>
        <w:spacing w:after="0"/>
        <w:jc w:val="both"/>
        <w:rPr>
          <w:rFonts w:ascii="Times New Roman" w:eastAsia="Calibri" w:hAnsi="Times New Roman" w:cs="Times New Roman"/>
          <w:sz w:val="24"/>
          <w:szCs w:val="24"/>
        </w:rPr>
      </w:pPr>
      <w:bookmarkStart w:id="25" w:name="dst100130"/>
      <w:bookmarkEnd w:id="25"/>
      <w:r w:rsidRPr="00EB1A8A">
        <w:rPr>
          <w:rFonts w:ascii="Times New Roman" w:eastAsia="Calibri" w:hAnsi="Times New Roman" w:cs="Times New Roman"/>
          <w:sz w:val="24"/>
          <w:szCs w:val="24"/>
        </w:rPr>
        <w:t>3.16. Председатель Товарищества не позднее чем за месяц до дня проведения общего собрания членов Товарищества, на котором планируется рассмотреть вопрос об исключении члена Товарищества, направляет данному члену Товарищества предупреждение о недопустимости неисполнения обязанности по оплате членских и целевых взносов, содержащее рекомендации по устранению нарушения исполнения этой обязанности, заказным письмом с уведомлением о вручении по указанным в реестре членов товарищества адресу места жительства и адресу электронной почты (при наличии), по которому данным членом Товарищества могут быть получены электронные сообщения.</w:t>
      </w:r>
    </w:p>
    <w:p w:rsidR="00EB1A8A" w:rsidRPr="00EB1A8A" w:rsidRDefault="00EB1A8A" w:rsidP="00EB1A8A">
      <w:pPr>
        <w:spacing w:after="0"/>
        <w:jc w:val="both"/>
        <w:rPr>
          <w:rFonts w:ascii="Times New Roman" w:eastAsia="Calibri" w:hAnsi="Times New Roman" w:cs="Times New Roman"/>
          <w:sz w:val="24"/>
          <w:szCs w:val="24"/>
        </w:rPr>
      </w:pPr>
      <w:bookmarkStart w:id="26" w:name="dst100131"/>
      <w:bookmarkEnd w:id="26"/>
      <w:r w:rsidRPr="00EB1A8A">
        <w:rPr>
          <w:rFonts w:ascii="Times New Roman" w:eastAsia="Calibri" w:hAnsi="Times New Roman" w:cs="Times New Roman"/>
          <w:sz w:val="24"/>
          <w:szCs w:val="24"/>
        </w:rPr>
        <w:t>3.17. Член товарищества должен быть проинформирован в порядке, установленном настоящим Уставом и законом, о дате, времени и месте проведения общего собрания членов Товарищества, на котором должен быть рассмотрен вопрос об исключении его из числа членов Товарищества.</w:t>
      </w:r>
    </w:p>
    <w:p w:rsidR="00EB1A8A" w:rsidRPr="00EB1A8A" w:rsidRDefault="00EB1A8A" w:rsidP="00EB1A8A">
      <w:pPr>
        <w:spacing w:after="0"/>
        <w:jc w:val="both"/>
        <w:rPr>
          <w:rFonts w:ascii="Times New Roman" w:eastAsia="Calibri" w:hAnsi="Times New Roman" w:cs="Times New Roman"/>
          <w:sz w:val="24"/>
          <w:szCs w:val="24"/>
        </w:rPr>
      </w:pPr>
      <w:bookmarkStart w:id="27" w:name="dst100132"/>
      <w:bookmarkEnd w:id="27"/>
      <w:r w:rsidRPr="00EB1A8A">
        <w:rPr>
          <w:rFonts w:ascii="Times New Roman" w:eastAsia="Calibri" w:hAnsi="Times New Roman" w:cs="Times New Roman"/>
          <w:sz w:val="24"/>
          <w:szCs w:val="24"/>
        </w:rPr>
        <w:t>3.18. Решение общего собрания членов Товарищества о принудительном прекращении членства в Товариществе может быть обжаловано в судебном порядке.</w:t>
      </w:r>
    </w:p>
    <w:p w:rsidR="00EB1A8A" w:rsidRPr="00EB1A8A" w:rsidRDefault="00EB1A8A" w:rsidP="00EB1A8A">
      <w:pPr>
        <w:spacing w:after="0"/>
        <w:jc w:val="both"/>
        <w:rPr>
          <w:rFonts w:ascii="Times New Roman" w:eastAsia="Calibri" w:hAnsi="Times New Roman" w:cs="Times New Roman"/>
          <w:sz w:val="24"/>
          <w:szCs w:val="24"/>
        </w:rPr>
      </w:pPr>
      <w:bookmarkStart w:id="28" w:name="dst100133"/>
      <w:bookmarkEnd w:id="28"/>
      <w:r w:rsidRPr="00EB1A8A">
        <w:rPr>
          <w:rFonts w:ascii="Times New Roman" w:eastAsia="Calibri" w:hAnsi="Times New Roman" w:cs="Times New Roman"/>
          <w:sz w:val="24"/>
          <w:szCs w:val="24"/>
        </w:rPr>
        <w:t>3.19. В случае исключения члена Товарищества в порядке, установленном настоящим Уставом, в течение десяти дней с момента вынесения такого решения ему по указанным в реестре членов Товарищества адресу места жительства и адресу электронной почты (при наличии), по которому данным членом Товарищества могут быть получены электронные сообщения, направляется копия такого решения, а также уведомление, в котором указываются:</w:t>
      </w:r>
    </w:p>
    <w:p w:rsidR="00EB1A8A" w:rsidRPr="00EB1A8A" w:rsidRDefault="00EB1A8A" w:rsidP="00EB1A8A">
      <w:pPr>
        <w:spacing w:after="0"/>
        <w:jc w:val="both"/>
        <w:rPr>
          <w:rFonts w:ascii="Times New Roman" w:eastAsia="Calibri" w:hAnsi="Times New Roman" w:cs="Times New Roman"/>
          <w:sz w:val="24"/>
          <w:szCs w:val="24"/>
        </w:rPr>
      </w:pPr>
      <w:bookmarkStart w:id="29" w:name="dst100134"/>
      <w:bookmarkEnd w:id="29"/>
      <w:r w:rsidRPr="00EB1A8A">
        <w:rPr>
          <w:rFonts w:ascii="Times New Roman" w:eastAsia="Calibri" w:hAnsi="Times New Roman" w:cs="Times New Roman"/>
          <w:sz w:val="24"/>
          <w:szCs w:val="24"/>
        </w:rPr>
        <w:t>1) дата проведения общего собрания членов Товарищества, на котором было принято решение об исключении члена Товарищества;</w:t>
      </w:r>
    </w:p>
    <w:p w:rsidR="00EB1A8A" w:rsidRPr="00EB1A8A" w:rsidRDefault="00EB1A8A" w:rsidP="00EB1A8A">
      <w:pPr>
        <w:spacing w:after="0"/>
        <w:jc w:val="both"/>
        <w:rPr>
          <w:rFonts w:ascii="Times New Roman" w:eastAsia="Calibri" w:hAnsi="Times New Roman" w:cs="Times New Roman"/>
          <w:sz w:val="24"/>
          <w:szCs w:val="24"/>
        </w:rPr>
      </w:pPr>
      <w:bookmarkStart w:id="30" w:name="dst100135"/>
      <w:bookmarkEnd w:id="30"/>
      <w:r w:rsidRPr="00EB1A8A">
        <w:rPr>
          <w:rFonts w:ascii="Times New Roman" w:eastAsia="Calibri" w:hAnsi="Times New Roman" w:cs="Times New Roman"/>
          <w:sz w:val="24"/>
          <w:szCs w:val="24"/>
        </w:rPr>
        <w:t>2) обстоятельства, послужившие основанием для прекращения членства в Товариществе;</w:t>
      </w:r>
    </w:p>
    <w:p w:rsidR="00EB1A8A" w:rsidRPr="00EB1A8A" w:rsidRDefault="00EB1A8A" w:rsidP="00EB1A8A">
      <w:pPr>
        <w:spacing w:after="0"/>
        <w:jc w:val="both"/>
        <w:rPr>
          <w:rFonts w:ascii="Times New Roman" w:eastAsia="Calibri" w:hAnsi="Times New Roman" w:cs="Times New Roman"/>
          <w:sz w:val="24"/>
          <w:szCs w:val="24"/>
        </w:rPr>
      </w:pPr>
      <w:bookmarkStart w:id="31" w:name="dst100136"/>
      <w:bookmarkEnd w:id="31"/>
      <w:r w:rsidRPr="00EB1A8A">
        <w:rPr>
          <w:rFonts w:ascii="Times New Roman" w:eastAsia="Calibri" w:hAnsi="Times New Roman" w:cs="Times New Roman"/>
          <w:sz w:val="24"/>
          <w:szCs w:val="24"/>
        </w:rPr>
        <w:t xml:space="preserve">3) условия, при выполнении которых исключенный из числа членов Товарищества гражданин может быть принят в Товарищество вновь после устранения нарушения, </w:t>
      </w:r>
      <w:r w:rsidRPr="00EB1A8A">
        <w:rPr>
          <w:rFonts w:ascii="Times New Roman" w:eastAsia="Calibri" w:hAnsi="Times New Roman" w:cs="Times New Roman"/>
          <w:sz w:val="24"/>
          <w:szCs w:val="24"/>
        </w:rPr>
        <w:lastRenderedPageBreak/>
        <w:t>послужившего основанием для принудительного прекращения его членства в Товариществе.</w:t>
      </w:r>
    </w:p>
    <w:p w:rsidR="00EB1A8A" w:rsidRPr="00EB1A8A" w:rsidRDefault="00EB1A8A" w:rsidP="00EB1A8A">
      <w:pPr>
        <w:spacing w:after="0"/>
        <w:jc w:val="both"/>
        <w:rPr>
          <w:rFonts w:ascii="Times New Roman" w:eastAsia="Calibri" w:hAnsi="Times New Roman" w:cs="Times New Roman"/>
          <w:sz w:val="24"/>
          <w:szCs w:val="24"/>
        </w:rPr>
      </w:pPr>
      <w:bookmarkStart w:id="32" w:name="dst100137"/>
      <w:bookmarkEnd w:id="32"/>
      <w:r w:rsidRPr="00EB1A8A">
        <w:rPr>
          <w:rFonts w:ascii="Times New Roman" w:eastAsia="Calibri" w:hAnsi="Times New Roman" w:cs="Times New Roman"/>
          <w:sz w:val="24"/>
          <w:szCs w:val="24"/>
        </w:rPr>
        <w:t>3.20. В связи с прекращением у члена Товарищества прав на садовый земельный участок или вследствие смерти члена Товарищества членство в Товариществе прекращается в день наступления соответствующего события. Решение общего собрания членов Товарищества в связи с указанным обстоятельством не принимается.</w:t>
      </w:r>
    </w:p>
    <w:p w:rsidR="00EB1A8A" w:rsidRPr="00EB1A8A" w:rsidRDefault="00EB1A8A" w:rsidP="00EB1A8A">
      <w:pPr>
        <w:spacing w:after="0"/>
        <w:jc w:val="both"/>
        <w:rPr>
          <w:rFonts w:ascii="Times New Roman" w:eastAsia="Calibri" w:hAnsi="Times New Roman" w:cs="Times New Roman"/>
          <w:sz w:val="24"/>
          <w:szCs w:val="24"/>
        </w:rPr>
      </w:pPr>
      <w:bookmarkStart w:id="33" w:name="dst100138"/>
      <w:bookmarkEnd w:id="33"/>
      <w:r w:rsidRPr="00EB1A8A">
        <w:rPr>
          <w:rFonts w:ascii="Times New Roman" w:eastAsia="Calibri" w:hAnsi="Times New Roman" w:cs="Times New Roman"/>
          <w:sz w:val="24"/>
          <w:szCs w:val="24"/>
        </w:rPr>
        <w:t>3.21. Бывший член Товарищества в течение десяти календарных дней со дня прекращения прав на садовый земельный участок обязан уведомить в письменной форме об этом правление, Товарищества с предоставлением копий документов, подтверждающих такое прекращение.</w:t>
      </w:r>
    </w:p>
    <w:p w:rsidR="00EB1A8A" w:rsidRPr="00EB1A8A" w:rsidRDefault="00EB1A8A" w:rsidP="00EB1A8A">
      <w:pPr>
        <w:spacing w:after="0"/>
        <w:jc w:val="both"/>
        <w:rPr>
          <w:rFonts w:ascii="Times New Roman" w:eastAsia="Calibri" w:hAnsi="Times New Roman" w:cs="Times New Roman"/>
          <w:sz w:val="24"/>
          <w:szCs w:val="24"/>
        </w:rPr>
      </w:pPr>
      <w:bookmarkStart w:id="34" w:name="dst100139"/>
      <w:bookmarkEnd w:id="34"/>
      <w:r w:rsidRPr="00EB1A8A">
        <w:rPr>
          <w:rFonts w:ascii="Times New Roman" w:eastAsia="Calibri" w:hAnsi="Times New Roman" w:cs="Times New Roman"/>
          <w:sz w:val="24"/>
          <w:szCs w:val="24"/>
        </w:rPr>
        <w:t>3.22. В случае неисполнения требования, установленного п. 3.21 настоящего Устава, бывший член Товарищества несет риск отнесения на него расходов Товарищества, связанных с отсутствием у правления Товарищества информации о прекращении его членства в Товариществе.</w:t>
      </w:r>
    </w:p>
    <w:p w:rsidR="00EB1A8A" w:rsidRPr="00EB1A8A" w:rsidRDefault="00EB1A8A" w:rsidP="00EB1A8A">
      <w:pPr>
        <w:spacing w:after="0"/>
        <w:jc w:val="both"/>
        <w:rPr>
          <w:rFonts w:ascii="Times New Roman" w:eastAsia="Calibri" w:hAnsi="Times New Roman" w:cs="Times New Roman"/>
          <w:sz w:val="24"/>
          <w:szCs w:val="24"/>
        </w:rPr>
      </w:pPr>
    </w:p>
    <w:p w:rsidR="00EB1A8A" w:rsidRPr="00EB1A8A" w:rsidRDefault="00EB1A8A" w:rsidP="00EB1A8A">
      <w:pPr>
        <w:pBdr>
          <w:top w:val="single" w:sz="6" w:space="6" w:color="E2E2E2"/>
          <w:left w:val="single" w:sz="6" w:space="7" w:color="E2E2E2"/>
          <w:bottom w:val="single" w:sz="6" w:space="6" w:color="E2E2E2"/>
          <w:right w:val="single" w:sz="6" w:space="7" w:color="E2E2E2"/>
        </w:pBdr>
        <w:shd w:val="clear" w:color="auto" w:fill="F5F5F5"/>
        <w:spacing w:after="0" w:line="336" w:lineRule="atLeast"/>
        <w:jc w:val="center"/>
        <w:textAlignment w:val="baseline"/>
        <w:outlineLvl w:val="0"/>
        <w:rPr>
          <w:rFonts w:ascii="Times New Roman" w:eastAsia="Times New Roman" w:hAnsi="Times New Roman" w:cs="Times New Roman"/>
          <w:b/>
          <w:bCs/>
          <w:kern w:val="36"/>
          <w:sz w:val="24"/>
          <w:szCs w:val="24"/>
          <w:lang w:eastAsia="ru-RU"/>
        </w:rPr>
      </w:pPr>
      <w:r w:rsidRPr="00EB1A8A">
        <w:rPr>
          <w:rFonts w:ascii="Times New Roman" w:eastAsia="Times New Roman" w:hAnsi="Times New Roman" w:cs="Times New Roman"/>
          <w:b/>
          <w:bCs/>
          <w:kern w:val="36"/>
          <w:sz w:val="24"/>
          <w:szCs w:val="24"/>
          <w:lang w:eastAsia="ru-RU"/>
        </w:rPr>
        <w:t>4. Права и обязанности Товарищества</w:t>
      </w:r>
    </w:p>
    <w:p w:rsidR="00EB1A8A" w:rsidRPr="00EB1A8A" w:rsidRDefault="00EB1A8A" w:rsidP="00EB1A8A">
      <w:pPr>
        <w:spacing w:after="0" w:line="384" w:lineRule="atLeast"/>
        <w:jc w:val="both"/>
        <w:textAlignment w:val="baseline"/>
        <w:rPr>
          <w:rFonts w:ascii="Times New Roman" w:eastAsia="Times New Roman" w:hAnsi="Times New Roman" w:cs="Times New Roman"/>
          <w:sz w:val="24"/>
          <w:szCs w:val="24"/>
          <w:lang w:eastAsia="ru-RU"/>
        </w:rPr>
      </w:pPr>
      <w:r w:rsidRPr="00EB1A8A">
        <w:rPr>
          <w:rFonts w:ascii="Times New Roman" w:eastAsia="Times New Roman" w:hAnsi="Times New Roman" w:cs="Times New Roman"/>
          <w:sz w:val="24"/>
          <w:szCs w:val="24"/>
          <w:lang w:eastAsia="ru-RU"/>
        </w:rPr>
        <w:t>4.1. Товарищество вправе:</w:t>
      </w:r>
    </w:p>
    <w:p w:rsidR="00EB1A8A" w:rsidRPr="00EB1A8A" w:rsidRDefault="00EB1A8A" w:rsidP="00EB1A8A">
      <w:pPr>
        <w:spacing w:after="0" w:line="384" w:lineRule="atLeast"/>
        <w:jc w:val="both"/>
        <w:textAlignment w:val="baseline"/>
        <w:rPr>
          <w:rFonts w:ascii="Times New Roman" w:eastAsia="Times New Roman" w:hAnsi="Times New Roman" w:cs="Times New Roman"/>
          <w:sz w:val="24"/>
          <w:szCs w:val="24"/>
          <w:lang w:eastAsia="ru-RU"/>
        </w:rPr>
      </w:pPr>
      <w:r w:rsidRPr="00EB1A8A">
        <w:rPr>
          <w:rFonts w:ascii="Times New Roman" w:eastAsia="Times New Roman" w:hAnsi="Times New Roman" w:cs="Times New Roman"/>
          <w:sz w:val="24"/>
          <w:szCs w:val="24"/>
          <w:lang w:eastAsia="ru-RU"/>
        </w:rPr>
        <w:t>4.1.1. осуществлять действия, необходимые для достижения целей и задач, предусмотренных Уставом Товарищества;</w:t>
      </w:r>
    </w:p>
    <w:p w:rsidR="00EB1A8A" w:rsidRPr="00EB1A8A" w:rsidRDefault="00EB1A8A" w:rsidP="00EB1A8A">
      <w:pPr>
        <w:spacing w:after="0" w:line="384" w:lineRule="atLeast"/>
        <w:jc w:val="both"/>
        <w:textAlignment w:val="baseline"/>
        <w:rPr>
          <w:rFonts w:ascii="Times New Roman" w:eastAsia="Times New Roman" w:hAnsi="Times New Roman" w:cs="Times New Roman"/>
          <w:sz w:val="24"/>
          <w:szCs w:val="24"/>
          <w:lang w:eastAsia="ru-RU"/>
        </w:rPr>
      </w:pPr>
      <w:r w:rsidRPr="00EB1A8A">
        <w:rPr>
          <w:rFonts w:ascii="Times New Roman" w:eastAsia="Times New Roman" w:hAnsi="Times New Roman" w:cs="Times New Roman"/>
          <w:sz w:val="24"/>
          <w:szCs w:val="24"/>
          <w:lang w:eastAsia="ru-RU"/>
        </w:rPr>
        <w:t>4.1.2. от своего имени приобретать и осуществлять имущественные и неимущественные права;</w:t>
      </w:r>
    </w:p>
    <w:p w:rsidR="00EB1A8A" w:rsidRPr="00EB1A8A" w:rsidRDefault="00EB1A8A" w:rsidP="00EB1A8A">
      <w:pPr>
        <w:spacing w:after="0" w:line="384" w:lineRule="atLeast"/>
        <w:jc w:val="both"/>
        <w:textAlignment w:val="baseline"/>
        <w:rPr>
          <w:rFonts w:ascii="Times New Roman" w:eastAsia="Times New Roman" w:hAnsi="Times New Roman" w:cs="Times New Roman"/>
          <w:sz w:val="24"/>
          <w:szCs w:val="24"/>
          <w:lang w:eastAsia="ru-RU"/>
        </w:rPr>
      </w:pPr>
      <w:r w:rsidRPr="00EB1A8A">
        <w:rPr>
          <w:rFonts w:ascii="Times New Roman" w:eastAsia="Times New Roman" w:hAnsi="Times New Roman" w:cs="Times New Roman"/>
          <w:sz w:val="24"/>
          <w:szCs w:val="24"/>
          <w:lang w:eastAsia="ru-RU"/>
        </w:rPr>
        <w:t>4.1.3. заключать договоры;</w:t>
      </w:r>
    </w:p>
    <w:p w:rsidR="00EB1A8A" w:rsidRPr="00EB1A8A" w:rsidRDefault="00EB1A8A" w:rsidP="00EB1A8A">
      <w:pPr>
        <w:spacing w:after="0" w:line="384" w:lineRule="atLeast"/>
        <w:jc w:val="both"/>
        <w:textAlignment w:val="baseline"/>
        <w:rPr>
          <w:rFonts w:ascii="Times New Roman" w:eastAsia="Times New Roman" w:hAnsi="Times New Roman" w:cs="Times New Roman"/>
          <w:sz w:val="24"/>
          <w:szCs w:val="24"/>
          <w:lang w:eastAsia="ru-RU"/>
        </w:rPr>
      </w:pPr>
      <w:r w:rsidRPr="00EB1A8A">
        <w:rPr>
          <w:rFonts w:ascii="Times New Roman" w:eastAsia="Times New Roman" w:hAnsi="Times New Roman" w:cs="Times New Roman"/>
          <w:sz w:val="24"/>
          <w:szCs w:val="24"/>
          <w:lang w:eastAsia="ru-RU"/>
        </w:rPr>
        <w:t>4.1.4. выступать истцом и ответчиком в судах;</w:t>
      </w:r>
    </w:p>
    <w:p w:rsidR="00EB1A8A" w:rsidRPr="00EB1A8A" w:rsidRDefault="00EB1A8A" w:rsidP="00EB1A8A">
      <w:pPr>
        <w:spacing w:after="0" w:line="384" w:lineRule="atLeast"/>
        <w:jc w:val="both"/>
        <w:textAlignment w:val="baseline"/>
        <w:rPr>
          <w:rFonts w:ascii="Times New Roman" w:eastAsia="Times New Roman" w:hAnsi="Times New Roman" w:cs="Times New Roman"/>
          <w:sz w:val="24"/>
          <w:szCs w:val="24"/>
          <w:lang w:eastAsia="ru-RU"/>
        </w:rPr>
      </w:pPr>
      <w:r w:rsidRPr="00EB1A8A">
        <w:rPr>
          <w:rFonts w:ascii="Times New Roman" w:eastAsia="Times New Roman" w:hAnsi="Times New Roman" w:cs="Times New Roman"/>
          <w:sz w:val="24"/>
          <w:szCs w:val="24"/>
          <w:lang w:eastAsia="ru-RU"/>
        </w:rPr>
        <w:t>4.1.5. вступать в ассоциации (союзы) садоводческих некоммерческих объединений;</w:t>
      </w:r>
    </w:p>
    <w:p w:rsidR="00EB1A8A" w:rsidRPr="00EB1A8A" w:rsidRDefault="00EB1A8A" w:rsidP="00EB1A8A">
      <w:pPr>
        <w:spacing w:after="0" w:line="384" w:lineRule="atLeast"/>
        <w:jc w:val="both"/>
        <w:textAlignment w:val="baseline"/>
        <w:rPr>
          <w:rFonts w:ascii="Times New Roman" w:eastAsia="Times New Roman" w:hAnsi="Times New Roman" w:cs="Times New Roman"/>
          <w:sz w:val="24"/>
          <w:szCs w:val="24"/>
          <w:lang w:eastAsia="ru-RU"/>
        </w:rPr>
      </w:pPr>
      <w:r w:rsidRPr="00EB1A8A">
        <w:rPr>
          <w:rFonts w:ascii="Times New Roman" w:eastAsia="Times New Roman" w:hAnsi="Times New Roman" w:cs="Times New Roman"/>
          <w:sz w:val="24"/>
          <w:szCs w:val="24"/>
          <w:lang w:eastAsia="ru-RU"/>
        </w:rPr>
        <w:t>4.1.6. осуществлять иные не противоречащие законодательству Российской Федерации и законодательству субъектов Российской Федерации правомочия.</w:t>
      </w:r>
    </w:p>
    <w:p w:rsidR="00EB1A8A" w:rsidRPr="00EB1A8A" w:rsidRDefault="00EB1A8A" w:rsidP="00EB1A8A">
      <w:pPr>
        <w:spacing w:after="0" w:line="384" w:lineRule="atLeast"/>
        <w:jc w:val="both"/>
        <w:textAlignment w:val="baseline"/>
        <w:rPr>
          <w:rFonts w:ascii="Times New Roman" w:eastAsia="Times New Roman" w:hAnsi="Times New Roman" w:cs="Times New Roman"/>
          <w:sz w:val="24"/>
          <w:szCs w:val="24"/>
          <w:lang w:eastAsia="ru-RU"/>
        </w:rPr>
      </w:pPr>
      <w:r w:rsidRPr="00EB1A8A">
        <w:rPr>
          <w:rFonts w:ascii="Times New Roman" w:eastAsia="Times New Roman" w:hAnsi="Times New Roman" w:cs="Times New Roman"/>
          <w:sz w:val="24"/>
          <w:szCs w:val="24"/>
          <w:lang w:eastAsia="ru-RU"/>
        </w:rPr>
        <w:t>4.2. Товарищество обязано:</w:t>
      </w:r>
    </w:p>
    <w:p w:rsidR="00EB1A8A" w:rsidRPr="00EB1A8A" w:rsidRDefault="00EB1A8A" w:rsidP="00EB1A8A">
      <w:pPr>
        <w:spacing w:after="0" w:line="384" w:lineRule="atLeast"/>
        <w:jc w:val="both"/>
        <w:textAlignment w:val="baseline"/>
        <w:rPr>
          <w:rFonts w:ascii="Times New Roman" w:eastAsia="Times New Roman" w:hAnsi="Times New Roman" w:cs="Times New Roman"/>
          <w:sz w:val="24"/>
          <w:szCs w:val="24"/>
          <w:lang w:eastAsia="ru-RU"/>
        </w:rPr>
      </w:pPr>
      <w:r w:rsidRPr="00EB1A8A">
        <w:rPr>
          <w:rFonts w:ascii="Times New Roman" w:eastAsia="Times New Roman" w:hAnsi="Times New Roman" w:cs="Times New Roman"/>
          <w:sz w:val="24"/>
          <w:szCs w:val="24"/>
          <w:lang w:eastAsia="ru-RU"/>
        </w:rPr>
        <w:t>4.2.1. обеспечивать исполнение членами Товарищества требований настоящего Устава, законодательства, актов местных органов самоуправления, действующих норм, правил и нормативов по вопросам, относящимся к деятельности Товарищества;</w:t>
      </w:r>
    </w:p>
    <w:p w:rsidR="00EB1A8A" w:rsidRPr="00EB1A8A" w:rsidRDefault="00EB1A8A" w:rsidP="00EB1A8A">
      <w:pPr>
        <w:spacing w:after="0" w:line="384" w:lineRule="atLeast"/>
        <w:jc w:val="both"/>
        <w:textAlignment w:val="baseline"/>
        <w:rPr>
          <w:rFonts w:ascii="Times New Roman" w:eastAsia="Times New Roman" w:hAnsi="Times New Roman" w:cs="Times New Roman"/>
          <w:sz w:val="24"/>
          <w:szCs w:val="24"/>
          <w:lang w:eastAsia="ru-RU"/>
        </w:rPr>
      </w:pPr>
      <w:r w:rsidRPr="00EB1A8A">
        <w:rPr>
          <w:rFonts w:ascii="Times New Roman" w:eastAsia="Times New Roman" w:hAnsi="Times New Roman" w:cs="Times New Roman"/>
          <w:sz w:val="24"/>
          <w:szCs w:val="24"/>
          <w:lang w:eastAsia="ru-RU"/>
        </w:rPr>
        <w:t>4.2.2. выполнять в порядке, предусмотренном законодательством, договорные обязательства;</w:t>
      </w:r>
    </w:p>
    <w:p w:rsidR="00EB1A8A" w:rsidRPr="00EB1A8A" w:rsidRDefault="00EB1A8A" w:rsidP="00EB1A8A">
      <w:pPr>
        <w:spacing w:after="0" w:line="384" w:lineRule="atLeast"/>
        <w:jc w:val="both"/>
        <w:textAlignment w:val="baseline"/>
        <w:rPr>
          <w:rFonts w:ascii="Times New Roman" w:eastAsia="Times New Roman" w:hAnsi="Times New Roman" w:cs="Times New Roman"/>
          <w:sz w:val="24"/>
          <w:szCs w:val="24"/>
          <w:lang w:eastAsia="ru-RU"/>
        </w:rPr>
      </w:pPr>
      <w:r w:rsidRPr="00EB1A8A">
        <w:rPr>
          <w:rFonts w:ascii="Times New Roman" w:eastAsia="Times New Roman" w:hAnsi="Times New Roman" w:cs="Times New Roman"/>
          <w:sz w:val="24"/>
          <w:szCs w:val="24"/>
          <w:lang w:eastAsia="ru-RU"/>
        </w:rPr>
        <w:t>4.2.3. обеспечивать надлежащее техническое, противопожарное, экологическое и санитарное состояние общего имущества Товарищества;</w:t>
      </w:r>
    </w:p>
    <w:p w:rsidR="00EB1A8A" w:rsidRPr="00EB1A8A" w:rsidRDefault="00EB1A8A" w:rsidP="00EB1A8A">
      <w:pPr>
        <w:spacing w:after="0" w:line="384" w:lineRule="atLeast"/>
        <w:jc w:val="both"/>
        <w:textAlignment w:val="baseline"/>
        <w:rPr>
          <w:rFonts w:ascii="Times New Roman" w:eastAsia="Times New Roman" w:hAnsi="Times New Roman" w:cs="Times New Roman"/>
          <w:sz w:val="24"/>
          <w:szCs w:val="24"/>
          <w:lang w:eastAsia="ru-RU"/>
        </w:rPr>
      </w:pPr>
      <w:r w:rsidRPr="00EB1A8A">
        <w:rPr>
          <w:rFonts w:ascii="Times New Roman" w:eastAsia="Times New Roman" w:hAnsi="Times New Roman" w:cs="Times New Roman"/>
          <w:sz w:val="24"/>
          <w:szCs w:val="24"/>
          <w:lang w:eastAsia="ru-RU"/>
        </w:rPr>
        <w:t>4.2.4. выступать в интересах членов Товарищества заказчиком коммунальных услуг и представлять интересы владельцев земельных участков при расчетах за такие услуги в отношениях с соответствующими службами;</w:t>
      </w:r>
    </w:p>
    <w:p w:rsidR="00EB1A8A" w:rsidRPr="00EB1A8A" w:rsidRDefault="00EB1A8A" w:rsidP="00EB1A8A">
      <w:pPr>
        <w:spacing w:after="0" w:line="384" w:lineRule="atLeast"/>
        <w:jc w:val="both"/>
        <w:textAlignment w:val="baseline"/>
        <w:rPr>
          <w:rFonts w:ascii="Times New Roman" w:eastAsia="Times New Roman" w:hAnsi="Times New Roman" w:cs="Times New Roman"/>
          <w:sz w:val="24"/>
          <w:szCs w:val="24"/>
          <w:lang w:eastAsia="ru-RU"/>
        </w:rPr>
      </w:pPr>
      <w:r w:rsidRPr="00EB1A8A">
        <w:rPr>
          <w:rFonts w:ascii="Times New Roman" w:eastAsia="Times New Roman" w:hAnsi="Times New Roman" w:cs="Times New Roman"/>
          <w:sz w:val="24"/>
          <w:szCs w:val="24"/>
          <w:lang w:eastAsia="ru-RU"/>
        </w:rPr>
        <w:t xml:space="preserve">4.2.5. обеспечивать соблюдение интересов всех членов Товарищества при установлении условий и порядка владения, пользования и распоряжения общей собственностью, </w:t>
      </w:r>
      <w:r w:rsidRPr="00EB1A8A">
        <w:rPr>
          <w:rFonts w:ascii="Times New Roman" w:eastAsia="Times New Roman" w:hAnsi="Times New Roman" w:cs="Times New Roman"/>
          <w:sz w:val="24"/>
          <w:szCs w:val="24"/>
          <w:lang w:eastAsia="ru-RU"/>
        </w:rPr>
        <w:lastRenderedPageBreak/>
        <w:t>распределении между владельцами земельных участков издержек по содержанию и ремонту общего имущества в Товариществе;</w:t>
      </w:r>
    </w:p>
    <w:p w:rsidR="00EB1A8A" w:rsidRPr="00EB1A8A" w:rsidRDefault="00EB1A8A" w:rsidP="00EB1A8A">
      <w:pPr>
        <w:spacing w:after="0" w:line="384" w:lineRule="atLeast"/>
        <w:jc w:val="both"/>
        <w:textAlignment w:val="baseline"/>
        <w:rPr>
          <w:rFonts w:ascii="Times New Roman" w:eastAsia="Times New Roman" w:hAnsi="Times New Roman" w:cs="Times New Roman"/>
          <w:sz w:val="24"/>
          <w:szCs w:val="24"/>
          <w:lang w:eastAsia="ru-RU"/>
        </w:rPr>
      </w:pPr>
      <w:r w:rsidRPr="00EB1A8A">
        <w:rPr>
          <w:rFonts w:ascii="Times New Roman" w:eastAsia="Times New Roman" w:hAnsi="Times New Roman" w:cs="Times New Roman"/>
          <w:sz w:val="24"/>
          <w:szCs w:val="24"/>
          <w:lang w:eastAsia="ru-RU"/>
        </w:rPr>
        <w:t>4.2.6. в случаях, предусмотренных законодательством, Уставом Товарищества, решениями общих собраний представлять интересы членов Товарищества в отношениях собственности в Товариществе, а также в иных отношениях с третьими лицами.</w:t>
      </w:r>
    </w:p>
    <w:p w:rsidR="00EB1A8A" w:rsidRPr="00EB1A8A" w:rsidRDefault="00EB1A8A" w:rsidP="00EB1A8A">
      <w:pPr>
        <w:spacing w:before="100" w:beforeAutospacing="1" w:after="100" w:afterAutospacing="1" w:line="384" w:lineRule="atLeast"/>
        <w:rPr>
          <w:rFonts w:ascii="Times New Roman" w:eastAsia="Times New Roman" w:hAnsi="Times New Roman" w:cs="Times New Roman"/>
          <w:color w:val="FF0000"/>
          <w:sz w:val="24"/>
          <w:szCs w:val="24"/>
          <w:lang w:eastAsia="ru-RU"/>
        </w:rPr>
      </w:pPr>
      <w:r w:rsidRPr="00EB1A8A">
        <w:rPr>
          <w:rFonts w:ascii="Times New Roman" w:eastAsia="Times New Roman" w:hAnsi="Times New Roman" w:cs="Times New Roman"/>
          <w:color w:val="FF0000"/>
          <w:sz w:val="24"/>
          <w:szCs w:val="24"/>
          <w:lang w:eastAsia="ru-RU"/>
        </w:rPr>
        <w:t>4.3. Товарищество, заключая договоры с подрядчиками и поставщиками, в том числе с поставщиками коммунальных ресурсов, а также договора (гражданско-правовые, трудовые) со специалистами, выступает в имущественном обороте не в своих интересах, а в интересах членов Товарищества, всегда действует в интересах и по поручению своих членов (поручение выражается в утверждении сметы расходов и (или) сметы доходов и расходов и плана работ), все действия санкционируются органами управления Товарищества.</w:t>
      </w:r>
    </w:p>
    <w:p w:rsidR="00EB1A8A" w:rsidRPr="00EB1A8A" w:rsidRDefault="00EB1A8A" w:rsidP="00EB1A8A">
      <w:pPr>
        <w:spacing w:after="0" w:line="384" w:lineRule="atLeast"/>
        <w:jc w:val="both"/>
        <w:textAlignment w:val="baseline"/>
        <w:rPr>
          <w:rFonts w:ascii="Times New Roman" w:eastAsia="Times New Roman" w:hAnsi="Times New Roman" w:cs="Times New Roman"/>
          <w:sz w:val="24"/>
          <w:szCs w:val="24"/>
          <w:lang w:eastAsia="ru-RU"/>
        </w:rPr>
      </w:pPr>
    </w:p>
    <w:p w:rsidR="00EB1A8A" w:rsidRPr="00EB1A8A" w:rsidRDefault="00EB1A8A" w:rsidP="00EB1A8A">
      <w:pPr>
        <w:spacing w:after="0" w:line="384" w:lineRule="atLeast"/>
        <w:jc w:val="both"/>
        <w:textAlignment w:val="baseline"/>
        <w:rPr>
          <w:rFonts w:ascii="Times New Roman" w:eastAsia="Times New Roman" w:hAnsi="Times New Roman" w:cs="Times New Roman"/>
          <w:sz w:val="24"/>
          <w:szCs w:val="24"/>
          <w:lang w:eastAsia="ru-RU"/>
        </w:rPr>
      </w:pPr>
    </w:p>
    <w:p w:rsidR="00EB1A8A" w:rsidRPr="00EB1A8A" w:rsidRDefault="00EB1A8A" w:rsidP="00EB1A8A">
      <w:pPr>
        <w:pBdr>
          <w:top w:val="single" w:sz="6" w:space="6" w:color="E2E2E2"/>
          <w:left w:val="single" w:sz="6" w:space="7" w:color="E2E2E2"/>
          <w:bottom w:val="single" w:sz="6" w:space="6" w:color="E2E2E2"/>
          <w:right w:val="single" w:sz="6" w:space="7" w:color="E2E2E2"/>
        </w:pBdr>
        <w:shd w:val="clear" w:color="auto" w:fill="F5F5F5"/>
        <w:spacing w:after="0" w:line="336" w:lineRule="atLeast"/>
        <w:jc w:val="center"/>
        <w:textAlignment w:val="baseline"/>
        <w:outlineLvl w:val="0"/>
        <w:rPr>
          <w:rFonts w:ascii="Times New Roman" w:eastAsia="Times New Roman" w:hAnsi="Times New Roman" w:cs="Times New Roman"/>
          <w:b/>
          <w:bCs/>
          <w:kern w:val="36"/>
          <w:sz w:val="24"/>
          <w:szCs w:val="24"/>
          <w:lang w:eastAsia="ru-RU"/>
        </w:rPr>
      </w:pPr>
      <w:r w:rsidRPr="00EB1A8A">
        <w:rPr>
          <w:rFonts w:ascii="Times New Roman" w:eastAsia="Times New Roman" w:hAnsi="Times New Roman" w:cs="Times New Roman"/>
          <w:b/>
          <w:bCs/>
          <w:kern w:val="36"/>
          <w:sz w:val="24"/>
          <w:szCs w:val="24"/>
          <w:lang w:eastAsia="ru-RU"/>
        </w:rPr>
        <w:t>5. Права, обязанности, ответственность членов Товарищества</w:t>
      </w:r>
    </w:p>
    <w:p w:rsidR="00EB1A8A" w:rsidRPr="00EB1A8A" w:rsidRDefault="00EB1A8A" w:rsidP="00EB1A8A">
      <w:pPr>
        <w:spacing w:after="0"/>
        <w:jc w:val="both"/>
        <w:rPr>
          <w:rFonts w:ascii="Times New Roman" w:eastAsia="Calibri" w:hAnsi="Times New Roman" w:cs="Times New Roman"/>
          <w:sz w:val="24"/>
          <w:szCs w:val="24"/>
        </w:rPr>
      </w:pPr>
      <w:r w:rsidRPr="00EB1A8A">
        <w:rPr>
          <w:rFonts w:ascii="Times New Roman" w:eastAsia="Calibri" w:hAnsi="Times New Roman" w:cs="Times New Roman"/>
          <w:sz w:val="24"/>
          <w:szCs w:val="24"/>
        </w:rPr>
        <w:t>5.1. Член Товарищества имеет право:</w:t>
      </w:r>
    </w:p>
    <w:p w:rsidR="00EB1A8A" w:rsidRPr="00EB1A8A" w:rsidRDefault="00EB1A8A" w:rsidP="00EB1A8A">
      <w:pPr>
        <w:spacing w:after="0"/>
        <w:jc w:val="both"/>
        <w:rPr>
          <w:rFonts w:ascii="Times New Roman" w:eastAsia="Calibri" w:hAnsi="Times New Roman" w:cs="Times New Roman"/>
          <w:sz w:val="24"/>
          <w:szCs w:val="24"/>
        </w:rPr>
      </w:pPr>
      <w:bookmarkStart w:id="35" w:name="dst100081"/>
      <w:bookmarkEnd w:id="35"/>
      <w:r w:rsidRPr="00EB1A8A">
        <w:rPr>
          <w:rFonts w:ascii="Times New Roman" w:eastAsia="Calibri" w:hAnsi="Times New Roman" w:cs="Times New Roman"/>
          <w:sz w:val="24"/>
          <w:szCs w:val="24"/>
        </w:rPr>
        <w:t>5.1.1. в случаях и в порядке, которые предусмотрены настоящим Уставом и законом, получать от органов Товарищества информацию о деятельности товарищества и знакомиться с бухгалтерской (финансовой) отчетностью и иной документацией Товарищества;</w:t>
      </w:r>
    </w:p>
    <w:p w:rsidR="00EB1A8A" w:rsidRPr="00EB1A8A" w:rsidRDefault="00EB1A8A" w:rsidP="00EB1A8A">
      <w:pPr>
        <w:spacing w:after="0"/>
        <w:jc w:val="both"/>
        <w:rPr>
          <w:rFonts w:ascii="Times New Roman" w:eastAsia="Calibri" w:hAnsi="Times New Roman" w:cs="Times New Roman"/>
          <w:sz w:val="24"/>
          <w:szCs w:val="24"/>
        </w:rPr>
      </w:pPr>
      <w:bookmarkStart w:id="36" w:name="dst100082"/>
      <w:bookmarkEnd w:id="36"/>
      <w:r w:rsidRPr="00EB1A8A">
        <w:rPr>
          <w:rFonts w:ascii="Times New Roman" w:eastAsia="Calibri" w:hAnsi="Times New Roman" w:cs="Times New Roman"/>
          <w:sz w:val="24"/>
          <w:szCs w:val="24"/>
        </w:rPr>
        <w:t>5.1.2. участвовать в управлении делами Товарищества, избирать и быть избранным в органы управления Товарищества и его орган контроля;</w:t>
      </w:r>
    </w:p>
    <w:p w:rsidR="00EB1A8A" w:rsidRPr="00EB1A8A" w:rsidRDefault="00EB1A8A" w:rsidP="00EB1A8A">
      <w:pPr>
        <w:spacing w:after="0"/>
        <w:jc w:val="both"/>
        <w:rPr>
          <w:rFonts w:ascii="Times New Roman" w:eastAsia="Calibri" w:hAnsi="Times New Roman" w:cs="Times New Roman"/>
          <w:sz w:val="24"/>
          <w:szCs w:val="24"/>
        </w:rPr>
      </w:pPr>
      <w:bookmarkStart w:id="37" w:name="dst100083"/>
      <w:bookmarkEnd w:id="37"/>
      <w:r w:rsidRPr="00EB1A8A">
        <w:rPr>
          <w:rFonts w:ascii="Times New Roman" w:eastAsia="Calibri" w:hAnsi="Times New Roman" w:cs="Times New Roman"/>
          <w:sz w:val="24"/>
          <w:szCs w:val="24"/>
        </w:rPr>
        <w:t>5.1.3. добровольно прекратить членство в Товариществе;</w:t>
      </w:r>
    </w:p>
    <w:p w:rsidR="00EB1A8A" w:rsidRPr="00EB1A8A" w:rsidRDefault="00EB1A8A" w:rsidP="00EB1A8A">
      <w:pPr>
        <w:spacing w:after="0"/>
        <w:jc w:val="both"/>
        <w:rPr>
          <w:rFonts w:ascii="Times New Roman" w:eastAsia="Calibri" w:hAnsi="Times New Roman" w:cs="Times New Roman"/>
          <w:sz w:val="24"/>
          <w:szCs w:val="24"/>
        </w:rPr>
      </w:pPr>
      <w:bookmarkStart w:id="38" w:name="dst100084"/>
      <w:bookmarkEnd w:id="38"/>
      <w:r w:rsidRPr="00EB1A8A">
        <w:rPr>
          <w:rFonts w:ascii="Times New Roman" w:eastAsia="Calibri" w:hAnsi="Times New Roman" w:cs="Times New Roman"/>
          <w:sz w:val="24"/>
          <w:szCs w:val="24"/>
        </w:rPr>
        <w:t>5.1.4. обжаловать решения органов Товарищества, влекущие гражданско-правовые последствия, в случаях и в порядке, которые предусмотрены законом;</w:t>
      </w:r>
    </w:p>
    <w:p w:rsidR="00EB1A8A" w:rsidRPr="00EB1A8A" w:rsidRDefault="00EB1A8A" w:rsidP="00EB1A8A">
      <w:pPr>
        <w:spacing w:after="0"/>
        <w:jc w:val="both"/>
        <w:rPr>
          <w:rFonts w:ascii="Times New Roman" w:eastAsia="Calibri" w:hAnsi="Times New Roman" w:cs="Times New Roman"/>
          <w:sz w:val="24"/>
          <w:szCs w:val="24"/>
        </w:rPr>
      </w:pPr>
      <w:bookmarkStart w:id="39" w:name="dst100085"/>
      <w:bookmarkEnd w:id="39"/>
      <w:r w:rsidRPr="00EB1A8A">
        <w:rPr>
          <w:rFonts w:ascii="Times New Roman" w:eastAsia="Calibri" w:hAnsi="Times New Roman" w:cs="Times New Roman"/>
          <w:sz w:val="24"/>
          <w:szCs w:val="24"/>
        </w:rPr>
        <w:t>5.1.5. подавать в органы Товарищества заявления (обращения, жалобы) в порядке, установленном настоящим Уставом и законом;</w:t>
      </w:r>
    </w:p>
    <w:p w:rsidR="00EB1A8A" w:rsidRPr="00EB1A8A" w:rsidRDefault="00EB1A8A" w:rsidP="00EB1A8A">
      <w:pPr>
        <w:spacing w:after="0"/>
        <w:jc w:val="both"/>
        <w:rPr>
          <w:rFonts w:ascii="Times New Roman" w:eastAsia="Calibri" w:hAnsi="Times New Roman" w:cs="Times New Roman"/>
          <w:sz w:val="24"/>
          <w:szCs w:val="24"/>
        </w:rPr>
      </w:pPr>
      <w:r w:rsidRPr="00EB1A8A">
        <w:rPr>
          <w:rFonts w:ascii="Times New Roman" w:eastAsia="Calibri" w:hAnsi="Times New Roman" w:cs="Times New Roman"/>
          <w:sz w:val="24"/>
          <w:szCs w:val="24"/>
        </w:rPr>
        <w:t>5.1.6. самостоятельно хозяйствовать на своем земельном участке в соответствии с его разрешенным использованием;</w:t>
      </w:r>
    </w:p>
    <w:p w:rsidR="00EB1A8A" w:rsidRPr="00EB1A8A" w:rsidRDefault="00EB1A8A" w:rsidP="00EB1A8A">
      <w:pPr>
        <w:spacing w:after="0"/>
        <w:jc w:val="both"/>
        <w:rPr>
          <w:rFonts w:ascii="Times New Roman" w:eastAsia="Calibri" w:hAnsi="Times New Roman" w:cs="Times New Roman"/>
          <w:sz w:val="24"/>
          <w:szCs w:val="24"/>
        </w:rPr>
      </w:pPr>
      <w:r w:rsidRPr="00EB1A8A">
        <w:rPr>
          <w:rFonts w:ascii="Times New Roman" w:eastAsia="Calibri" w:hAnsi="Times New Roman" w:cs="Times New Roman"/>
          <w:sz w:val="24"/>
          <w:szCs w:val="24"/>
        </w:rPr>
        <w:t>5.1.7. осуществлять в соответствии с градостроительными, строительными, экологическими, санитарно-гигиеническими, противопожарными и иными установленными требованиями (нормами, правилами и нормативами) строительство и перестройку жилого строения, хозяйственных строений и сооружений на своем садовом земельном участке.</w:t>
      </w:r>
    </w:p>
    <w:p w:rsidR="00EB1A8A" w:rsidRPr="00EB1A8A" w:rsidRDefault="00EB1A8A" w:rsidP="00EB1A8A">
      <w:pPr>
        <w:spacing w:after="0"/>
        <w:jc w:val="both"/>
        <w:rPr>
          <w:rFonts w:ascii="Times New Roman" w:eastAsia="Calibri" w:hAnsi="Times New Roman" w:cs="Times New Roman"/>
          <w:sz w:val="24"/>
          <w:szCs w:val="24"/>
        </w:rPr>
      </w:pPr>
      <w:bookmarkStart w:id="40" w:name="dst100086"/>
      <w:bookmarkEnd w:id="40"/>
      <w:r w:rsidRPr="00EB1A8A">
        <w:rPr>
          <w:rFonts w:ascii="Times New Roman" w:eastAsia="Calibri" w:hAnsi="Times New Roman" w:cs="Times New Roman"/>
          <w:sz w:val="24"/>
          <w:szCs w:val="24"/>
        </w:rPr>
        <w:t xml:space="preserve">5.2. Члены Товарищества обладают иными правами, предусмотренными Гражданским </w:t>
      </w:r>
      <w:hyperlink r:id="rId6" w:anchor="dst0" w:history="1">
        <w:r w:rsidRPr="00EB1A8A">
          <w:rPr>
            <w:rFonts w:ascii="Times New Roman" w:eastAsia="Calibri" w:hAnsi="Times New Roman" w:cs="Times New Roman"/>
            <w:color w:val="0000FF"/>
            <w:sz w:val="24"/>
            <w:szCs w:val="24"/>
            <w:u w:val="single"/>
          </w:rPr>
          <w:t>кодексом</w:t>
        </w:r>
      </w:hyperlink>
      <w:r w:rsidRPr="00EB1A8A">
        <w:rPr>
          <w:rFonts w:ascii="Times New Roman" w:eastAsia="Calibri" w:hAnsi="Times New Roman" w:cs="Times New Roman"/>
          <w:sz w:val="24"/>
          <w:szCs w:val="24"/>
        </w:rPr>
        <w:t xml:space="preserve"> Российской Федерации, Федеральным законом Российской Федерации от 29 июля 2017 года № 217-ФЗ "О ведении гражданами садоводства и огородничества для собственных нужд и о внесении изменений в отдельные законодательные акты Российской Федерации" и иными нормативными правовыми актами Российской Федерации.</w:t>
      </w:r>
    </w:p>
    <w:p w:rsidR="00EB1A8A" w:rsidRPr="00EB1A8A" w:rsidRDefault="00EB1A8A" w:rsidP="00EB1A8A">
      <w:pPr>
        <w:spacing w:after="0"/>
        <w:jc w:val="both"/>
        <w:rPr>
          <w:rFonts w:ascii="Times New Roman" w:eastAsia="Calibri" w:hAnsi="Times New Roman" w:cs="Times New Roman"/>
          <w:sz w:val="24"/>
          <w:szCs w:val="24"/>
        </w:rPr>
      </w:pPr>
      <w:bookmarkStart w:id="41" w:name="dst100087"/>
      <w:bookmarkEnd w:id="41"/>
      <w:r w:rsidRPr="00EB1A8A">
        <w:rPr>
          <w:rFonts w:ascii="Times New Roman" w:eastAsia="Calibri" w:hAnsi="Times New Roman" w:cs="Times New Roman"/>
          <w:sz w:val="24"/>
          <w:szCs w:val="24"/>
        </w:rPr>
        <w:t>5.3. Члены Товарищества имеют право знакомиться и по заявлению получать за плату, размер которой устанавливается решением общего собрания членов товарищества, заверенные в порядке, установленном настоящим Уставом, копии:</w:t>
      </w:r>
    </w:p>
    <w:p w:rsidR="00EB1A8A" w:rsidRPr="00EB1A8A" w:rsidRDefault="00EB1A8A" w:rsidP="00EB1A8A">
      <w:pPr>
        <w:spacing w:after="0"/>
        <w:jc w:val="both"/>
        <w:rPr>
          <w:rFonts w:ascii="Times New Roman" w:eastAsia="Calibri" w:hAnsi="Times New Roman" w:cs="Times New Roman"/>
          <w:sz w:val="24"/>
          <w:szCs w:val="24"/>
        </w:rPr>
      </w:pPr>
      <w:bookmarkStart w:id="42" w:name="dst100088"/>
      <w:bookmarkEnd w:id="42"/>
      <w:r w:rsidRPr="00EB1A8A">
        <w:rPr>
          <w:rFonts w:ascii="Times New Roman" w:eastAsia="Calibri" w:hAnsi="Times New Roman" w:cs="Times New Roman"/>
          <w:sz w:val="24"/>
          <w:szCs w:val="24"/>
        </w:rPr>
        <w:lastRenderedPageBreak/>
        <w:t>5.3.1. Устава Товарищества с внесенными в него изменениями, документа, подтверждающего факт внесения записи в единый государственный реестр юридических лиц;</w:t>
      </w:r>
    </w:p>
    <w:p w:rsidR="00EB1A8A" w:rsidRPr="00EB1A8A" w:rsidRDefault="00EB1A8A" w:rsidP="00EB1A8A">
      <w:pPr>
        <w:spacing w:after="0"/>
        <w:jc w:val="both"/>
        <w:rPr>
          <w:rFonts w:ascii="Times New Roman" w:eastAsia="Calibri" w:hAnsi="Times New Roman" w:cs="Times New Roman"/>
          <w:sz w:val="24"/>
          <w:szCs w:val="24"/>
        </w:rPr>
      </w:pPr>
      <w:bookmarkStart w:id="43" w:name="dst100089"/>
      <w:bookmarkEnd w:id="43"/>
      <w:r w:rsidRPr="00EB1A8A">
        <w:rPr>
          <w:rFonts w:ascii="Times New Roman" w:eastAsia="Calibri" w:hAnsi="Times New Roman" w:cs="Times New Roman"/>
          <w:sz w:val="24"/>
          <w:szCs w:val="24"/>
        </w:rPr>
        <w:t>5.3.2. бухгалтерской (финансовой) отчетности Товарищества, приходно-расходных смет Товарищества, отчетов об исполнении таких смет, аудиторских заключений (в случае проведения аудиторских проверок);</w:t>
      </w:r>
    </w:p>
    <w:p w:rsidR="00EB1A8A" w:rsidRPr="00EB1A8A" w:rsidRDefault="00EB1A8A" w:rsidP="00EB1A8A">
      <w:pPr>
        <w:spacing w:after="0"/>
        <w:jc w:val="both"/>
        <w:rPr>
          <w:rFonts w:ascii="Times New Roman" w:eastAsia="Calibri" w:hAnsi="Times New Roman" w:cs="Times New Roman"/>
          <w:sz w:val="24"/>
          <w:szCs w:val="24"/>
        </w:rPr>
      </w:pPr>
      <w:bookmarkStart w:id="44" w:name="dst100090"/>
      <w:bookmarkEnd w:id="44"/>
      <w:r w:rsidRPr="00EB1A8A">
        <w:rPr>
          <w:rFonts w:ascii="Times New Roman" w:eastAsia="Calibri" w:hAnsi="Times New Roman" w:cs="Times New Roman"/>
          <w:sz w:val="24"/>
          <w:szCs w:val="24"/>
        </w:rPr>
        <w:t>5.3.3. заключения ревизионной комиссии (ревизора) Товарищества;</w:t>
      </w:r>
    </w:p>
    <w:p w:rsidR="00EB1A8A" w:rsidRPr="00EB1A8A" w:rsidRDefault="00EB1A8A" w:rsidP="00EB1A8A">
      <w:pPr>
        <w:spacing w:after="0"/>
        <w:jc w:val="both"/>
        <w:rPr>
          <w:rFonts w:ascii="Times New Roman" w:eastAsia="Calibri" w:hAnsi="Times New Roman" w:cs="Times New Roman"/>
          <w:sz w:val="24"/>
          <w:szCs w:val="24"/>
        </w:rPr>
      </w:pPr>
      <w:bookmarkStart w:id="45" w:name="dst100091"/>
      <w:bookmarkEnd w:id="45"/>
      <w:r w:rsidRPr="00EB1A8A">
        <w:rPr>
          <w:rFonts w:ascii="Times New Roman" w:eastAsia="Calibri" w:hAnsi="Times New Roman" w:cs="Times New Roman"/>
          <w:sz w:val="24"/>
          <w:szCs w:val="24"/>
        </w:rPr>
        <w:t>5.3.4. документов, подтверждающих права Товарищества на имущество, отражаемое на его балансе;</w:t>
      </w:r>
    </w:p>
    <w:p w:rsidR="00EB1A8A" w:rsidRPr="00EB1A8A" w:rsidRDefault="00EB1A8A" w:rsidP="00EB1A8A">
      <w:pPr>
        <w:spacing w:after="0"/>
        <w:jc w:val="both"/>
        <w:rPr>
          <w:rFonts w:ascii="Times New Roman" w:eastAsia="Calibri" w:hAnsi="Times New Roman" w:cs="Times New Roman"/>
          <w:sz w:val="24"/>
          <w:szCs w:val="24"/>
        </w:rPr>
      </w:pPr>
      <w:bookmarkStart w:id="46" w:name="dst100092"/>
      <w:bookmarkEnd w:id="46"/>
      <w:r w:rsidRPr="00EB1A8A">
        <w:rPr>
          <w:rFonts w:ascii="Times New Roman" w:eastAsia="Calibri" w:hAnsi="Times New Roman" w:cs="Times New Roman"/>
          <w:sz w:val="24"/>
          <w:szCs w:val="24"/>
        </w:rPr>
        <w:t>5.3.5. протокола собрания об учреждении Товарищества, протоколов общих собраний членов Товарищества, заседаний правления Товарищества и ревизионной комиссии Товарищества;</w:t>
      </w:r>
    </w:p>
    <w:p w:rsidR="00EB1A8A" w:rsidRPr="00EB1A8A" w:rsidRDefault="00EB1A8A" w:rsidP="00EB1A8A">
      <w:pPr>
        <w:spacing w:after="0"/>
        <w:jc w:val="both"/>
        <w:rPr>
          <w:rFonts w:ascii="Times New Roman" w:eastAsia="Calibri" w:hAnsi="Times New Roman" w:cs="Times New Roman"/>
          <w:sz w:val="24"/>
          <w:szCs w:val="24"/>
        </w:rPr>
      </w:pPr>
      <w:bookmarkStart w:id="47" w:name="dst100093"/>
      <w:bookmarkEnd w:id="47"/>
      <w:r w:rsidRPr="00EB1A8A">
        <w:rPr>
          <w:rFonts w:ascii="Times New Roman" w:eastAsia="Calibri" w:hAnsi="Times New Roman" w:cs="Times New Roman"/>
          <w:sz w:val="24"/>
          <w:szCs w:val="24"/>
        </w:rPr>
        <w:t>5.3.6. финансово-экономического обоснования размера взносов;</w:t>
      </w:r>
    </w:p>
    <w:p w:rsidR="00EB1A8A" w:rsidRPr="00EB1A8A" w:rsidRDefault="00EB1A8A" w:rsidP="00EB1A8A">
      <w:pPr>
        <w:spacing w:after="0"/>
        <w:jc w:val="both"/>
        <w:rPr>
          <w:rFonts w:ascii="Times New Roman" w:eastAsia="Calibri" w:hAnsi="Times New Roman" w:cs="Times New Roman"/>
          <w:sz w:val="24"/>
          <w:szCs w:val="24"/>
        </w:rPr>
      </w:pPr>
      <w:bookmarkStart w:id="48" w:name="dst100094"/>
      <w:bookmarkEnd w:id="48"/>
      <w:r w:rsidRPr="00EB1A8A">
        <w:rPr>
          <w:rFonts w:ascii="Times New Roman" w:eastAsia="Calibri" w:hAnsi="Times New Roman" w:cs="Times New Roman"/>
          <w:sz w:val="24"/>
          <w:szCs w:val="24"/>
        </w:rPr>
        <w:t>5.3.7. иных предусмотренных настоящим законом, настоящим Уставом Товарищества и решениями общего собрания членов Товарищества внутренних документов Товарищества.</w:t>
      </w:r>
    </w:p>
    <w:p w:rsidR="00EB1A8A" w:rsidRPr="00EB1A8A" w:rsidRDefault="00EB1A8A" w:rsidP="00EB1A8A">
      <w:pPr>
        <w:spacing w:after="0"/>
        <w:jc w:val="both"/>
        <w:rPr>
          <w:rFonts w:ascii="Times New Roman" w:eastAsia="Calibri" w:hAnsi="Times New Roman" w:cs="Times New Roman"/>
          <w:sz w:val="24"/>
          <w:szCs w:val="24"/>
        </w:rPr>
      </w:pPr>
      <w:bookmarkStart w:id="49" w:name="dst100095"/>
      <w:bookmarkEnd w:id="49"/>
      <w:r w:rsidRPr="00EB1A8A">
        <w:rPr>
          <w:rFonts w:ascii="Times New Roman" w:eastAsia="Calibri" w:hAnsi="Times New Roman" w:cs="Times New Roman"/>
          <w:sz w:val="24"/>
          <w:szCs w:val="24"/>
        </w:rPr>
        <w:t>5.4. Плата, взимаемая Товариществом за предоставление копий документов, указанных в п. 5.3. настоящего Устава, не может превышать затраты на их изготовление. Предоставление копий указанных документов ревизионной комиссии (ревизору), органу государственной власти субъекта Российской Федерации или органу местного самоуправления муниципального образования по месту нахождения территории садоводства, судам и правоохранительным органам осуществляется бесплатно в соответствии с их запросами в письменной форме.</w:t>
      </w:r>
    </w:p>
    <w:p w:rsidR="00EB1A8A" w:rsidRPr="00EB1A8A" w:rsidRDefault="00EB1A8A" w:rsidP="00EB1A8A">
      <w:pPr>
        <w:spacing w:after="0"/>
        <w:jc w:val="both"/>
        <w:rPr>
          <w:rFonts w:ascii="Times New Roman" w:eastAsia="Calibri" w:hAnsi="Times New Roman" w:cs="Times New Roman"/>
          <w:sz w:val="24"/>
          <w:szCs w:val="24"/>
        </w:rPr>
      </w:pPr>
      <w:bookmarkStart w:id="50" w:name="dst100096"/>
      <w:bookmarkEnd w:id="50"/>
      <w:r w:rsidRPr="00EB1A8A">
        <w:rPr>
          <w:rFonts w:ascii="Times New Roman" w:eastAsia="Calibri" w:hAnsi="Times New Roman" w:cs="Times New Roman"/>
          <w:sz w:val="24"/>
          <w:szCs w:val="24"/>
        </w:rPr>
        <w:t>5.5. Члены Товарищества имеют право в течение тридцати дней с момента подачи заявления о предоставлении выписки из реестра членов Товарищества в правление Товарищества получать указанные выписки, заверенные в порядке, установленном настоящим Уставом и законом.</w:t>
      </w:r>
    </w:p>
    <w:p w:rsidR="00EB1A8A" w:rsidRPr="00EB1A8A" w:rsidRDefault="00EB1A8A" w:rsidP="00EB1A8A">
      <w:pPr>
        <w:spacing w:after="0"/>
        <w:jc w:val="both"/>
        <w:rPr>
          <w:rFonts w:ascii="Times New Roman" w:eastAsia="Calibri" w:hAnsi="Times New Roman" w:cs="Times New Roman"/>
          <w:sz w:val="24"/>
          <w:szCs w:val="24"/>
        </w:rPr>
      </w:pPr>
      <w:bookmarkStart w:id="51" w:name="dst100097"/>
      <w:bookmarkEnd w:id="51"/>
      <w:r w:rsidRPr="00EB1A8A">
        <w:rPr>
          <w:rFonts w:ascii="Times New Roman" w:eastAsia="Calibri" w:hAnsi="Times New Roman" w:cs="Times New Roman"/>
          <w:sz w:val="24"/>
          <w:szCs w:val="24"/>
        </w:rPr>
        <w:t>5.6. Член Товарищества обязан:</w:t>
      </w:r>
    </w:p>
    <w:p w:rsidR="00EB1A8A" w:rsidRPr="00EB1A8A" w:rsidRDefault="00EB1A8A" w:rsidP="00EB1A8A">
      <w:pPr>
        <w:spacing w:after="0"/>
        <w:jc w:val="both"/>
        <w:rPr>
          <w:rFonts w:ascii="Times New Roman" w:eastAsia="Calibri" w:hAnsi="Times New Roman" w:cs="Times New Roman"/>
          <w:color w:val="000000"/>
          <w:sz w:val="24"/>
          <w:szCs w:val="24"/>
        </w:rPr>
      </w:pPr>
      <w:r w:rsidRPr="00EB1A8A">
        <w:rPr>
          <w:rFonts w:ascii="Times New Roman" w:eastAsia="Calibri" w:hAnsi="Times New Roman" w:cs="Times New Roman"/>
          <w:color w:val="000000"/>
          <w:sz w:val="24"/>
          <w:szCs w:val="24"/>
        </w:rPr>
        <w:t>5.6.1. исполнять решения, принятые председателем Товарищества и правлением Товарищества, в рамках полномочий, установленных настоящим Уставом или возложенных на них общим собранием членов Товарищества;</w:t>
      </w:r>
    </w:p>
    <w:p w:rsidR="00EB1A8A" w:rsidRPr="00EB1A8A" w:rsidRDefault="00EB1A8A" w:rsidP="00EB1A8A">
      <w:pPr>
        <w:spacing w:after="0"/>
        <w:jc w:val="both"/>
        <w:rPr>
          <w:rFonts w:ascii="Times New Roman" w:eastAsia="Calibri" w:hAnsi="Times New Roman" w:cs="Times New Roman"/>
          <w:sz w:val="24"/>
          <w:szCs w:val="24"/>
        </w:rPr>
      </w:pPr>
      <w:bookmarkStart w:id="52" w:name="dst100098"/>
      <w:bookmarkEnd w:id="52"/>
      <w:r w:rsidRPr="00EB1A8A">
        <w:rPr>
          <w:rFonts w:ascii="Times New Roman" w:eastAsia="Calibri" w:hAnsi="Times New Roman" w:cs="Times New Roman"/>
          <w:sz w:val="24"/>
          <w:szCs w:val="24"/>
        </w:rPr>
        <w:t>5.6.2. не нарушать права других членов Товарищества и лиц, осуществляющих ведение садоводства на земельных участках, расположенных в границах территории садоводства, без участия в Товариществе;</w:t>
      </w:r>
    </w:p>
    <w:p w:rsidR="00EB1A8A" w:rsidRPr="00EB1A8A" w:rsidRDefault="00EB1A8A" w:rsidP="00EB1A8A">
      <w:pPr>
        <w:spacing w:after="0"/>
        <w:jc w:val="both"/>
        <w:rPr>
          <w:rFonts w:ascii="Times New Roman" w:eastAsia="Calibri" w:hAnsi="Times New Roman" w:cs="Times New Roman"/>
          <w:color w:val="FF0000"/>
          <w:sz w:val="24"/>
          <w:szCs w:val="24"/>
        </w:rPr>
      </w:pPr>
      <w:r w:rsidRPr="00EB1A8A">
        <w:rPr>
          <w:rFonts w:ascii="Times New Roman" w:eastAsia="Calibri" w:hAnsi="Times New Roman" w:cs="Times New Roman"/>
          <w:color w:val="FF0000"/>
          <w:sz w:val="24"/>
          <w:szCs w:val="24"/>
        </w:rPr>
        <w:t>5.6.3. при нанесении членом Товарищества лично или лицами, проживающими с ним совместно, а также им приглашенными в гости, осуществляющими деятельность в Товариществе в соответствии с договором аренды или на ином законном основании, ущерба имуществу других членов либо общему имуществу Товарищества, член Товарищества обязан за свой счет устранить нанесенный ущерб;</w:t>
      </w:r>
    </w:p>
    <w:p w:rsidR="00EB1A8A" w:rsidRPr="00EB1A8A" w:rsidRDefault="00EB1A8A" w:rsidP="00EB1A8A">
      <w:pPr>
        <w:spacing w:after="0"/>
        <w:jc w:val="both"/>
        <w:rPr>
          <w:rFonts w:ascii="Times New Roman" w:eastAsia="Calibri" w:hAnsi="Times New Roman" w:cs="Times New Roman"/>
          <w:sz w:val="24"/>
          <w:szCs w:val="24"/>
        </w:rPr>
      </w:pPr>
      <w:r w:rsidRPr="00EB1A8A">
        <w:rPr>
          <w:rFonts w:ascii="Times New Roman" w:eastAsia="Calibri" w:hAnsi="Times New Roman" w:cs="Times New Roman"/>
          <w:sz w:val="24"/>
          <w:szCs w:val="24"/>
        </w:rPr>
        <w:t>5.6.4. нести бремя содержания земельного участка и бремя ответственности за нарушение законодательства;</w:t>
      </w:r>
    </w:p>
    <w:p w:rsidR="00EB1A8A" w:rsidRPr="00EB1A8A" w:rsidRDefault="00EB1A8A" w:rsidP="00EB1A8A">
      <w:pPr>
        <w:spacing w:after="0"/>
        <w:jc w:val="both"/>
        <w:rPr>
          <w:rFonts w:ascii="Times New Roman" w:eastAsia="Calibri" w:hAnsi="Times New Roman" w:cs="Times New Roman"/>
          <w:sz w:val="24"/>
          <w:szCs w:val="24"/>
        </w:rPr>
      </w:pPr>
      <w:r w:rsidRPr="00EB1A8A">
        <w:rPr>
          <w:rFonts w:ascii="Times New Roman" w:eastAsia="Calibri" w:hAnsi="Times New Roman" w:cs="Times New Roman"/>
          <w:sz w:val="24"/>
          <w:szCs w:val="24"/>
        </w:rPr>
        <w:t>5.6.5. использовать земельный участок в соответствии с его целевым назначением и разрешенным использованием, не наносить ущерб земле как природному и хозяйственному объекту;</w:t>
      </w:r>
    </w:p>
    <w:p w:rsidR="00EB1A8A" w:rsidRPr="00EB1A8A" w:rsidRDefault="00EB1A8A" w:rsidP="00EB1A8A">
      <w:pPr>
        <w:spacing w:after="0"/>
        <w:jc w:val="both"/>
        <w:rPr>
          <w:rFonts w:ascii="Times New Roman" w:eastAsia="Calibri" w:hAnsi="Times New Roman" w:cs="Times New Roman"/>
          <w:sz w:val="24"/>
          <w:szCs w:val="24"/>
        </w:rPr>
      </w:pPr>
      <w:r w:rsidRPr="00EB1A8A">
        <w:rPr>
          <w:rFonts w:ascii="Times New Roman" w:eastAsia="Calibri" w:hAnsi="Times New Roman" w:cs="Times New Roman"/>
          <w:sz w:val="24"/>
          <w:szCs w:val="24"/>
        </w:rPr>
        <w:t>5.6.6. участвовать в общих собраниях членов Товарищества лично или через свое доверенное лицо;</w:t>
      </w:r>
    </w:p>
    <w:p w:rsidR="00EB1A8A" w:rsidRPr="00EB1A8A" w:rsidRDefault="00EB1A8A" w:rsidP="00EB1A8A">
      <w:pPr>
        <w:spacing w:after="0"/>
        <w:jc w:val="both"/>
        <w:rPr>
          <w:rFonts w:ascii="Times New Roman" w:eastAsia="Calibri" w:hAnsi="Times New Roman" w:cs="Times New Roman"/>
          <w:sz w:val="24"/>
          <w:szCs w:val="24"/>
        </w:rPr>
      </w:pPr>
      <w:bookmarkStart w:id="53" w:name="dst100099"/>
      <w:bookmarkEnd w:id="53"/>
      <w:r w:rsidRPr="00EB1A8A">
        <w:rPr>
          <w:rFonts w:ascii="Times New Roman" w:eastAsia="Calibri" w:hAnsi="Times New Roman" w:cs="Times New Roman"/>
          <w:sz w:val="24"/>
          <w:szCs w:val="24"/>
        </w:rPr>
        <w:t>5.6.7. своевременно уплачивать установленные законом налоги, членские и целевые взносы, а также другие платежи, предусмотренные законодательством и настоящим Уставом, в размерах и в сроки, определяемые законодательством и общим собранием;</w:t>
      </w:r>
    </w:p>
    <w:p w:rsidR="00EB1A8A" w:rsidRPr="00EB1A8A" w:rsidRDefault="00EB1A8A" w:rsidP="00EB1A8A">
      <w:pPr>
        <w:spacing w:after="0"/>
        <w:jc w:val="both"/>
        <w:rPr>
          <w:rFonts w:ascii="Times New Roman" w:eastAsia="Calibri" w:hAnsi="Times New Roman" w:cs="Times New Roman"/>
          <w:color w:val="FF0000"/>
          <w:sz w:val="24"/>
          <w:szCs w:val="24"/>
        </w:rPr>
      </w:pPr>
      <w:r w:rsidRPr="00EB1A8A">
        <w:rPr>
          <w:rFonts w:ascii="Times New Roman" w:eastAsia="Calibri" w:hAnsi="Times New Roman" w:cs="Times New Roman"/>
          <w:color w:val="FF0000"/>
          <w:sz w:val="24"/>
          <w:szCs w:val="24"/>
        </w:rPr>
        <w:lastRenderedPageBreak/>
        <w:t xml:space="preserve">5.6.8. предоставлять достоверные сведения, позволяющие идентифицировать его, как члена Товарищества, а также осуществлять связь с ним, в том числе экстренную и своевременно информировать правление Товарищества об изменении этих данных. </w:t>
      </w:r>
    </w:p>
    <w:p w:rsidR="00EB1A8A" w:rsidRPr="00EB1A8A" w:rsidRDefault="00EB1A8A" w:rsidP="00EB1A8A">
      <w:pPr>
        <w:spacing w:after="0"/>
        <w:jc w:val="both"/>
        <w:rPr>
          <w:rFonts w:ascii="Times New Roman" w:eastAsia="Calibri" w:hAnsi="Times New Roman" w:cs="Times New Roman"/>
          <w:color w:val="FF0000"/>
          <w:sz w:val="24"/>
          <w:szCs w:val="24"/>
        </w:rPr>
      </w:pPr>
      <w:r w:rsidRPr="00EB1A8A">
        <w:rPr>
          <w:rFonts w:ascii="Times New Roman" w:eastAsia="Calibri" w:hAnsi="Times New Roman" w:cs="Times New Roman"/>
          <w:color w:val="FF0000"/>
          <w:sz w:val="24"/>
          <w:szCs w:val="24"/>
        </w:rPr>
        <w:t>5.6.9. неиспользование членом Товарищества земельного участка, либо отказ от пользования общим имуществом не является основанием для освобождения его полностью или частично от участия в общих расходах на содержание и ремонт общего имущества;</w:t>
      </w:r>
    </w:p>
    <w:p w:rsidR="00EB1A8A" w:rsidRPr="00EB1A8A" w:rsidRDefault="00EB1A8A" w:rsidP="00EB1A8A">
      <w:pPr>
        <w:spacing w:after="0"/>
        <w:jc w:val="both"/>
        <w:rPr>
          <w:rFonts w:ascii="Times New Roman" w:eastAsia="Calibri" w:hAnsi="Times New Roman" w:cs="Times New Roman"/>
          <w:color w:val="FF0000"/>
          <w:sz w:val="24"/>
          <w:szCs w:val="24"/>
        </w:rPr>
      </w:pPr>
      <w:bookmarkStart w:id="54" w:name="dst100100"/>
      <w:bookmarkEnd w:id="54"/>
      <w:r w:rsidRPr="00EB1A8A">
        <w:rPr>
          <w:rFonts w:ascii="Times New Roman" w:eastAsia="Calibri" w:hAnsi="Times New Roman" w:cs="Times New Roman"/>
          <w:color w:val="FF0000"/>
          <w:sz w:val="24"/>
          <w:szCs w:val="24"/>
        </w:rPr>
        <w:t>5.6.10. не допускать зарастания сорняками и кустарниками участков, расположенных с внешней стороны дачного участка вдоль проезжей части дороги;</w:t>
      </w:r>
    </w:p>
    <w:p w:rsidR="00EB1A8A" w:rsidRPr="00EB1A8A" w:rsidRDefault="00EB1A8A" w:rsidP="00EB1A8A">
      <w:pPr>
        <w:spacing w:after="0"/>
        <w:jc w:val="both"/>
        <w:rPr>
          <w:rFonts w:ascii="Times New Roman" w:eastAsia="Calibri" w:hAnsi="Times New Roman" w:cs="Times New Roman"/>
          <w:color w:val="FF0000"/>
          <w:sz w:val="24"/>
          <w:szCs w:val="24"/>
        </w:rPr>
      </w:pPr>
      <w:r w:rsidRPr="00EB1A8A">
        <w:rPr>
          <w:rFonts w:ascii="Times New Roman" w:eastAsia="Calibri" w:hAnsi="Times New Roman" w:cs="Times New Roman"/>
          <w:color w:val="FF0000"/>
          <w:sz w:val="24"/>
          <w:szCs w:val="24"/>
        </w:rPr>
        <w:t>5.6.11. не производить посадку деревьев и кустарников вблизи от внешней границы участка в сторону дороги, систематически обрезать ветки деревьев, и кустарников выступающие на проезжую часть и мешающие движению людей и транспорта;</w:t>
      </w:r>
    </w:p>
    <w:p w:rsidR="00EB1A8A" w:rsidRPr="00EB1A8A" w:rsidRDefault="00EB1A8A" w:rsidP="00EB1A8A">
      <w:pPr>
        <w:spacing w:after="0"/>
        <w:jc w:val="both"/>
        <w:rPr>
          <w:rFonts w:ascii="Times New Roman" w:eastAsia="Calibri" w:hAnsi="Times New Roman" w:cs="Times New Roman"/>
          <w:color w:val="FF0000"/>
          <w:sz w:val="24"/>
          <w:szCs w:val="24"/>
        </w:rPr>
      </w:pPr>
      <w:r w:rsidRPr="00EB1A8A">
        <w:rPr>
          <w:rFonts w:ascii="Times New Roman" w:eastAsia="Calibri" w:hAnsi="Times New Roman" w:cs="Times New Roman"/>
          <w:color w:val="FF0000"/>
          <w:sz w:val="24"/>
          <w:szCs w:val="24"/>
        </w:rPr>
        <w:t>5.6.12 выполнять законные требования Товарищества (Устав, Положения, Правила, инструкции и прочие внутренние документы, утвержденные общим собранием);</w:t>
      </w:r>
    </w:p>
    <w:p w:rsidR="00EB1A8A" w:rsidRPr="00EB1A8A" w:rsidRDefault="00EB1A8A" w:rsidP="00EB1A8A">
      <w:pPr>
        <w:spacing w:after="0"/>
        <w:jc w:val="both"/>
        <w:rPr>
          <w:rFonts w:ascii="Times New Roman" w:eastAsia="Calibri" w:hAnsi="Times New Roman" w:cs="Times New Roman"/>
          <w:sz w:val="24"/>
          <w:szCs w:val="24"/>
        </w:rPr>
      </w:pPr>
      <w:bookmarkStart w:id="55" w:name="dst100101"/>
      <w:bookmarkEnd w:id="55"/>
      <w:r w:rsidRPr="00EB1A8A">
        <w:rPr>
          <w:rFonts w:ascii="Times New Roman" w:eastAsia="Calibri" w:hAnsi="Times New Roman" w:cs="Times New Roman"/>
          <w:sz w:val="24"/>
          <w:szCs w:val="24"/>
        </w:rPr>
        <w:t>5.6.13. соблюдать иные обязанности, связанные с осуществлением деятельности в границах территории садоводства, установленные законодательством Российской Федерации и настоящим Уставом.</w:t>
      </w:r>
    </w:p>
    <w:p w:rsidR="00EB1A8A" w:rsidRPr="00EB1A8A" w:rsidRDefault="00EB1A8A" w:rsidP="00EB1A8A">
      <w:pPr>
        <w:spacing w:after="0" w:line="384" w:lineRule="atLeast"/>
        <w:jc w:val="both"/>
        <w:textAlignment w:val="baseline"/>
        <w:rPr>
          <w:rFonts w:ascii="Times New Roman" w:eastAsia="Times New Roman" w:hAnsi="Times New Roman" w:cs="Times New Roman"/>
          <w:sz w:val="24"/>
          <w:szCs w:val="24"/>
          <w:lang w:eastAsia="ru-RU"/>
        </w:rPr>
      </w:pPr>
    </w:p>
    <w:p w:rsidR="00EB1A8A" w:rsidRPr="00EB1A8A" w:rsidRDefault="00EB1A8A" w:rsidP="00EB1A8A">
      <w:pPr>
        <w:pBdr>
          <w:top w:val="single" w:sz="6" w:space="6" w:color="E2E2E2"/>
          <w:left w:val="single" w:sz="6" w:space="7" w:color="E2E2E2"/>
          <w:bottom w:val="single" w:sz="6" w:space="6" w:color="E2E2E2"/>
          <w:right w:val="single" w:sz="6" w:space="7" w:color="E2E2E2"/>
        </w:pBdr>
        <w:shd w:val="clear" w:color="auto" w:fill="F5F5F5"/>
        <w:spacing w:after="0" w:line="336" w:lineRule="atLeast"/>
        <w:jc w:val="center"/>
        <w:textAlignment w:val="baseline"/>
        <w:outlineLvl w:val="0"/>
        <w:rPr>
          <w:rFonts w:ascii="Times New Roman" w:eastAsia="Times New Roman" w:hAnsi="Times New Roman" w:cs="Times New Roman"/>
          <w:b/>
          <w:bCs/>
          <w:kern w:val="36"/>
          <w:sz w:val="24"/>
          <w:szCs w:val="24"/>
          <w:lang w:eastAsia="ru-RU"/>
        </w:rPr>
      </w:pPr>
      <w:r w:rsidRPr="00EB1A8A">
        <w:rPr>
          <w:rFonts w:ascii="Times New Roman" w:eastAsia="Times New Roman" w:hAnsi="Times New Roman" w:cs="Times New Roman"/>
          <w:b/>
          <w:bCs/>
          <w:kern w:val="36"/>
          <w:sz w:val="24"/>
          <w:szCs w:val="24"/>
          <w:lang w:eastAsia="ru-RU"/>
        </w:rPr>
        <w:t>6. Порядок внесения и учета взносов, ответственность членов Товарищества за нарушение обязательств по внесению взносов</w:t>
      </w:r>
    </w:p>
    <w:p w:rsidR="00EB1A8A" w:rsidRPr="00EB1A8A" w:rsidRDefault="00EB1A8A" w:rsidP="00EB1A8A">
      <w:pPr>
        <w:spacing w:after="0"/>
        <w:jc w:val="both"/>
        <w:rPr>
          <w:rFonts w:ascii="Times New Roman" w:eastAsia="Calibri" w:hAnsi="Times New Roman" w:cs="Times New Roman"/>
          <w:sz w:val="24"/>
          <w:szCs w:val="24"/>
        </w:rPr>
      </w:pPr>
      <w:r w:rsidRPr="00EB1A8A">
        <w:rPr>
          <w:rFonts w:ascii="Times New Roman" w:eastAsia="Calibri" w:hAnsi="Times New Roman" w:cs="Times New Roman"/>
          <w:sz w:val="24"/>
          <w:szCs w:val="24"/>
        </w:rPr>
        <w:t>6.1. Взносы членов Товарищества могут быть следующих видов:</w:t>
      </w:r>
    </w:p>
    <w:p w:rsidR="00EB1A8A" w:rsidRPr="00EB1A8A" w:rsidRDefault="00EB1A8A" w:rsidP="00EB1A8A">
      <w:pPr>
        <w:spacing w:after="0"/>
        <w:jc w:val="both"/>
        <w:rPr>
          <w:rFonts w:ascii="Times New Roman" w:eastAsia="Calibri" w:hAnsi="Times New Roman" w:cs="Times New Roman"/>
          <w:sz w:val="24"/>
          <w:szCs w:val="24"/>
        </w:rPr>
      </w:pPr>
      <w:bookmarkStart w:id="56" w:name="dst100142"/>
      <w:bookmarkEnd w:id="56"/>
      <w:r w:rsidRPr="00EB1A8A">
        <w:rPr>
          <w:rFonts w:ascii="Times New Roman" w:eastAsia="Calibri" w:hAnsi="Times New Roman" w:cs="Times New Roman"/>
          <w:sz w:val="24"/>
          <w:szCs w:val="24"/>
        </w:rPr>
        <w:t>1) членские взносы;</w:t>
      </w:r>
    </w:p>
    <w:p w:rsidR="00EB1A8A" w:rsidRPr="00EB1A8A" w:rsidRDefault="00EB1A8A" w:rsidP="00EB1A8A">
      <w:pPr>
        <w:spacing w:after="0"/>
        <w:jc w:val="both"/>
        <w:rPr>
          <w:rFonts w:ascii="Times New Roman" w:eastAsia="Calibri" w:hAnsi="Times New Roman" w:cs="Times New Roman"/>
          <w:sz w:val="24"/>
          <w:szCs w:val="24"/>
        </w:rPr>
      </w:pPr>
      <w:bookmarkStart w:id="57" w:name="dst100143"/>
      <w:bookmarkEnd w:id="57"/>
      <w:r w:rsidRPr="00EB1A8A">
        <w:rPr>
          <w:rFonts w:ascii="Times New Roman" w:eastAsia="Calibri" w:hAnsi="Times New Roman" w:cs="Times New Roman"/>
          <w:sz w:val="24"/>
          <w:szCs w:val="24"/>
        </w:rPr>
        <w:t>2) целевые взносы.</w:t>
      </w:r>
    </w:p>
    <w:p w:rsidR="00EB1A8A" w:rsidRPr="00EB1A8A" w:rsidRDefault="00EB1A8A" w:rsidP="00EB1A8A">
      <w:pPr>
        <w:spacing w:after="0"/>
        <w:jc w:val="both"/>
        <w:rPr>
          <w:rFonts w:ascii="Times New Roman" w:eastAsia="Calibri" w:hAnsi="Times New Roman" w:cs="Times New Roman"/>
          <w:sz w:val="24"/>
          <w:szCs w:val="24"/>
        </w:rPr>
      </w:pPr>
      <w:bookmarkStart w:id="58" w:name="dst100144"/>
      <w:bookmarkEnd w:id="58"/>
      <w:r w:rsidRPr="00EB1A8A">
        <w:rPr>
          <w:rFonts w:ascii="Times New Roman" w:eastAsia="Calibri" w:hAnsi="Times New Roman" w:cs="Times New Roman"/>
          <w:sz w:val="24"/>
          <w:szCs w:val="24"/>
        </w:rPr>
        <w:t>6.2. Обязанность по внесению взносов распространяется на всех членов Товарищества.</w:t>
      </w:r>
    </w:p>
    <w:p w:rsidR="00EB1A8A" w:rsidRPr="00EB1A8A" w:rsidRDefault="00EB1A8A" w:rsidP="00EB1A8A">
      <w:pPr>
        <w:spacing w:after="0"/>
        <w:jc w:val="both"/>
        <w:rPr>
          <w:rFonts w:ascii="Times New Roman" w:eastAsia="Calibri" w:hAnsi="Times New Roman" w:cs="Times New Roman"/>
          <w:sz w:val="24"/>
          <w:szCs w:val="24"/>
        </w:rPr>
      </w:pPr>
      <w:bookmarkStart w:id="59" w:name="dst100145"/>
      <w:bookmarkEnd w:id="59"/>
      <w:r w:rsidRPr="00EB1A8A">
        <w:rPr>
          <w:rFonts w:ascii="Times New Roman" w:eastAsia="Calibri" w:hAnsi="Times New Roman" w:cs="Times New Roman"/>
          <w:sz w:val="24"/>
          <w:szCs w:val="24"/>
        </w:rPr>
        <w:t>6.3. Членские взносы вносятся членами Товарищества в порядке, установленном настоящим Уставом Товарищества, на расчетный счет Товарищества.</w:t>
      </w:r>
    </w:p>
    <w:p w:rsidR="00EB1A8A" w:rsidRPr="00EB1A8A" w:rsidRDefault="00EB1A8A" w:rsidP="00EB1A8A">
      <w:pPr>
        <w:spacing w:after="0"/>
        <w:jc w:val="both"/>
        <w:rPr>
          <w:rFonts w:ascii="Times New Roman" w:eastAsia="Calibri" w:hAnsi="Times New Roman" w:cs="Times New Roman"/>
          <w:sz w:val="24"/>
          <w:szCs w:val="24"/>
        </w:rPr>
      </w:pPr>
      <w:bookmarkStart w:id="60" w:name="dst100146"/>
      <w:bookmarkEnd w:id="60"/>
      <w:r w:rsidRPr="00EB1A8A">
        <w:rPr>
          <w:rFonts w:ascii="Times New Roman" w:eastAsia="Calibri" w:hAnsi="Times New Roman" w:cs="Times New Roman"/>
          <w:sz w:val="24"/>
          <w:szCs w:val="24"/>
        </w:rPr>
        <w:t>6.4. Периодичность внесения членских взносов: взносы вносятся в срок до 10 июля каждого текущего года.</w:t>
      </w:r>
    </w:p>
    <w:p w:rsidR="00EB1A8A" w:rsidRPr="00EB1A8A" w:rsidRDefault="00EB1A8A" w:rsidP="00EB1A8A">
      <w:pPr>
        <w:spacing w:after="0"/>
        <w:jc w:val="both"/>
        <w:rPr>
          <w:rFonts w:ascii="Times New Roman" w:eastAsia="Calibri" w:hAnsi="Times New Roman" w:cs="Times New Roman"/>
          <w:color w:val="FF0000"/>
          <w:sz w:val="24"/>
          <w:szCs w:val="24"/>
        </w:rPr>
      </w:pPr>
      <w:r w:rsidRPr="00EB1A8A">
        <w:rPr>
          <w:rFonts w:ascii="Times New Roman" w:eastAsia="Calibri" w:hAnsi="Times New Roman" w:cs="Times New Roman"/>
          <w:color w:val="FF0000"/>
          <w:sz w:val="24"/>
          <w:szCs w:val="24"/>
        </w:rPr>
        <w:t>6.4.1. При наличии просроченной задолженности уплачиваемые взносы принимаются в порядке «сначала погашается более старый долг».</w:t>
      </w:r>
    </w:p>
    <w:p w:rsidR="00EB1A8A" w:rsidRPr="00EB1A8A" w:rsidRDefault="00EB1A8A" w:rsidP="00EB1A8A">
      <w:pPr>
        <w:spacing w:after="0"/>
        <w:jc w:val="both"/>
        <w:rPr>
          <w:rFonts w:ascii="Times New Roman" w:eastAsia="Calibri" w:hAnsi="Times New Roman" w:cs="Times New Roman"/>
          <w:sz w:val="24"/>
          <w:szCs w:val="24"/>
        </w:rPr>
      </w:pPr>
      <w:bookmarkStart w:id="61" w:name="dst100147"/>
      <w:bookmarkEnd w:id="61"/>
      <w:r w:rsidRPr="00EB1A8A">
        <w:rPr>
          <w:rFonts w:ascii="Times New Roman" w:eastAsia="Calibri" w:hAnsi="Times New Roman" w:cs="Times New Roman"/>
          <w:sz w:val="24"/>
          <w:szCs w:val="24"/>
        </w:rPr>
        <w:t>6.5. Членские взносы могут быть использованы исключительно на расходы, связанные:</w:t>
      </w:r>
    </w:p>
    <w:p w:rsidR="00EB1A8A" w:rsidRPr="00EB1A8A" w:rsidRDefault="00EB1A8A" w:rsidP="00EB1A8A">
      <w:pPr>
        <w:spacing w:after="0"/>
        <w:jc w:val="both"/>
        <w:rPr>
          <w:rFonts w:ascii="Times New Roman" w:eastAsia="Calibri" w:hAnsi="Times New Roman" w:cs="Times New Roman"/>
          <w:sz w:val="24"/>
          <w:szCs w:val="24"/>
        </w:rPr>
      </w:pPr>
      <w:bookmarkStart w:id="62" w:name="dst100148"/>
      <w:bookmarkEnd w:id="62"/>
      <w:r w:rsidRPr="00EB1A8A">
        <w:rPr>
          <w:rFonts w:ascii="Times New Roman" w:eastAsia="Calibri" w:hAnsi="Times New Roman" w:cs="Times New Roman"/>
          <w:sz w:val="24"/>
          <w:szCs w:val="24"/>
        </w:rPr>
        <w:t>6.5.1. с содержанием имущества общего пользования товарищества, в том числе уплатой арендных платежей за данное имущество;</w:t>
      </w:r>
    </w:p>
    <w:p w:rsidR="00EB1A8A" w:rsidRPr="00EB1A8A" w:rsidRDefault="00EB1A8A" w:rsidP="00EB1A8A">
      <w:pPr>
        <w:spacing w:after="0"/>
        <w:jc w:val="both"/>
        <w:rPr>
          <w:rFonts w:ascii="Times New Roman" w:eastAsia="Calibri" w:hAnsi="Times New Roman" w:cs="Times New Roman"/>
          <w:sz w:val="24"/>
          <w:szCs w:val="24"/>
        </w:rPr>
      </w:pPr>
    </w:p>
    <w:p w:rsidR="00EB1A8A" w:rsidRPr="00EB1A8A" w:rsidRDefault="00EB1A8A" w:rsidP="00EB1A8A">
      <w:pPr>
        <w:spacing w:after="0"/>
        <w:jc w:val="both"/>
        <w:rPr>
          <w:rFonts w:ascii="Times New Roman" w:eastAsia="Calibri" w:hAnsi="Times New Roman" w:cs="Times New Roman"/>
          <w:sz w:val="24"/>
          <w:szCs w:val="24"/>
        </w:rPr>
      </w:pPr>
      <w:bookmarkStart w:id="63" w:name="dst100149"/>
      <w:bookmarkEnd w:id="63"/>
      <w:r w:rsidRPr="00EB1A8A">
        <w:rPr>
          <w:rFonts w:ascii="Times New Roman" w:eastAsia="Calibri" w:hAnsi="Times New Roman" w:cs="Times New Roman"/>
          <w:sz w:val="24"/>
          <w:szCs w:val="24"/>
        </w:rPr>
        <w:t>6.5.2. с осуществлением расчетов с организациями, осуществляющими снабжение электрической энергией, водой, газом, водоотведение на основании договоров, заключенных с этими организациями;</w:t>
      </w:r>
    </w:p>
    <w:p w:rsidR="00EB1A8A" w:rsidRPr="00EB1A8A" w:rsidRDefault="00EB1A8A" w:rsidP="00EB1A8A">
      <w:pPr>
        <w:spacing w:after="0"/>
        <w:jc w:val="both"/>
        <w:rPr>
          <w:rFonts w:ascii="Times New Roman" w:eastAsia="Calibri" w:hAnsi="Times New Roman" w:cs="Times New Roman"/>
          <w:sz w:val="24"/>
          <w:szCs w:val="24"/>
        </w:rPr>
      </w:pPr>
      <w:bookmarkStart w:id="64" w:name="dst100150"/>
      <w:bookmarkEnd w:id="64"/>
      <w:r w:rsidRPr="00EB1A8A">
        <w:rPr>
          <w:rFonts w:ascii="Times New Roman" w:eastAsia="Calibri" w:hAnsi="Times New Roman" w:cs="Times New Roman"/>
          <w:sz w:val="24"/>
          <w:szCs w:val="24"/>
        </w:rPr>
        <w:t>6.5.3. с осуществлением расчетов с оператором по обращению с твердыми коммунальными отходами, региональным оператором по обращению с твердыми коммунальными отходами на основании договоров, заключенных товариществом с этими организациями;</w:t>
      </w:r>
    </w:p>
    <w:p w:rsidR="00EB1A8A" w:rsidRPr="00EB1A8A" w:rsidRDefault="00EB1A8A" w:rsidP="00EB1A8A">
      <w:pPr>
        <w:spacing w:after="0"/>
        <w:jc w:val="both"/>
        <w:rPr>
          <w:rFonts w:ascii="Times New Roman" w:eastAsia="Calibri" w:hAnsi="Times New Roman" w:cs="Times New Roman"/>
          <w:sz w:val="24"/>
          <w:szCs w:val="24"/>
        </w:rPr>
      </w:pPr>
      <w:bookmarkStart w:id="65" w:name="dst100151"/>
      <w:bookmarkEnd w:id="65"/>
      <w:r w:rsidRPr="00EB1A8A">
        <w:rPr>
          <w:rFonts w:ascii="Times New Roman" w:eastAsia="Calibri" w:hAnsi="Times New Roman" w:cs="Times New Roman"/>
          <w:sz w:val="24"/>
          <w:szCs w:val="24"/>
        </w:rPr>
        <w:t>6.5.4. с благоустройством земельных участков общего назначения;</w:t>
      </w:r>
    </w:p>
    <w:p w:rsidR="00EB1A8A" w:rsidRPr="00EB1A8A" w:rsidRDefault="00EB1A8A" w:rsidP="00EB1A8A">
      <w:pPr>
        <w:spacing w:after="0"/>
        <w:jc w:val="both"/>
        <w:rPr>
          <w:rFonts w:ascii="Times New Roman" w:eastAsia="Calibri" w:hAnsi="Times New Roman" w:cs="Times New Roman"/>
          <w:sz w:val="24"/>
          <w:szCs w:val="24"/>
        </w:rPr>
      </w:pPr>
      <w:bookmarkStart w:id="66" w:name="dst100152"/>
      <w:bookmarkEnd w:id="66"/>
      <w:r w:rsidRPr="00EB1A8A">
        <w:rPr>
          <w:rFonts w:ascii="Times New Roman" w:eastAsia="Calibri" w:hAnsi="Times New Roman" w:cs="Times New Roman"/>
          <w:sz w:val="24"/>
          <w:szCs w:val="24"/>
        </w:rPr>
        <w:t>6.5.5. с охраной территории Товарищества и обеспечением в границах такой территории пожарной безопасности;</w:t>
      </w:r>
    </w:p>
    <w:p w:rsidR="00EB1A8A" w:rsidRPr="00EB1A8A" w:rsidRDefault="00EB1A8A" w:rsidP="00EB1A8A">
      <w:pPr>
        <w:spacing w:after="0"/>
        <w:jc w:val="both"/>
        <w:rPr>
          <w:rFonts w:ascii="Times New Roman" w:eastAsia="Calibri" w:hAnsi="Times New Roman" w:cs="Times New Roman"/>
          <w:sz w:val="24"/>
          <w:szCs w:val="24"/>
        </w:rPr>
      </w:pPr>
      <w:bookmarkStart w:id="67" w:name="dst100153"/>
      <w:bookmarkEnd w:id="67"/>
      <w:r w:rsidRPr="00EB1A8A">
        <w:rPr>
          <w:rFonts w:ascii="Times New Roman" w:eastAsia="Calibri" w:hAnsi="Times New Roman" w:cs="Times New Roman"/>
          <w:sz w:val="24"/>
          <w:szCs w:val="24"/>
        </w:rPr>
        <w:t>6.5.6. с проведением аудиторских проверок Товарищества;</w:t>
      </w:r>
    </w:p>
    <w:p w:rsidR="00EB1A8A" w:rsidRPr="00EB1A8A" w:rsidRDefault="00EB1A8A" w:rsidP="00EB1A8A">
      <w:pPr>
        <w:spacing w:after="0"/>
        <w:jc w:val="both"/>
        <w:rPr>
          <w:rFonts w:ascii="Times New Roman" w:eastAsia="Calibri" w:hAnsi="Times New Roman" w:cs="Times New Roman"/>
          <w:sz w:val="24"/>
          <w:szCs w:val="24"/>
        </w:rPr>
      </w:pPr>
      <w:bookmarkStart w:id="68" w:name="dst100154"/>
      <w:bookmarkEnd w:id="68"/>
      <w:r w:rsidRPr="00EB1A8A">
        <w:rPr>
          <w:rFonts w:ascii="Times New Roman" w:eastAsia="Calibri" w:hAnsi="Times New Roman" w:cs="Times New Roman"/>
          <w:sz w:val="24"/>
          <w:szCs w:val="24"/>
        </w:rPr>
        <w:t>6.5.7. с выплатой заработной платы лицам, с которыми Товариществом заключены трудовые договоры;</w:t>
      </w:r>
    </w:p>
    <w:p w:rsidR="00EB1A8A" w:rsidRPr="00EB1A8A" w:rsidRDefault="00EB1A8A" w:rsidP="00EB1A8A">
      <w:pPr>
        <w:spacing w:after="0"/>
        <w:jc w:val="both"/>
        <w:rPr>
          <w:rFonts w:ascii="Times New Roman" w:eastAsia="Calibri" w:hAnsi="Times New Roman" w:cs="Times New Roman"/>
          <w:sz w:val="24"/>
          <w:szCs w:val="24"/>
        </w:rPr>
      </w:pPr>
      <w:bookmarkStart w:id="69" w:name="dst100155"/>
      <w:bookmarkEnd w:id="69"/>
      <w:r w:rsidRPr="00EB1A8A">
        <w:rPr>
          <w:rFonts w:ascii="Times New Roman" w:eastAsia="Calibri" w:hAnsi="Times New Roman" w:cs="Times New Roman"/>
          <w:sz w:val="24"/>
          <w:szCs w:val="24"/>
        </w:rPr>
        <w:t>6.5.8. с организацией и проведением общих собраний членов Товарищества, выполнением решений этих собраний;</w:t>
      </w:r>
    </w:p>
    <w:p w:rsidR="00EB1A8A" w:rsidRPr="00EB1A8A" w:rsidRDefault="00EB1A8A" w:rsidP="00EB1A8A">
      <w:pPr>
        <w:spacing w:after="0"/>
        <w:jc w:val="both"/>
        <w:rPr>
          <w:rFonts w:ascii="Times New Roman" w:eastAsia="Calibri" w:hAnsi="Times New Roman" w:cs="Times New Roman"/>
          <w:sz w:val="24"/>
          <w:szCs w:val="24"/>
        </w:rPr>
      </w:pPr>
      <w:bookmarkStart w:id="70" w:name="dst100156"/>
      <w:bookmarkEnd w:id="70"/>
      <w:r w:rsidRPr="00EB1A8A">
        <w:rPr>
          <w:rFonts w:ascii="Times New Roman" w:eastAsia="Calibri" w:hAnsi="Times New Roman" w:cs="Times New Roman"/>
          <w:sz w:val="24"/>
          <w:szCs w:val="24"/>
        </w:rPr>
        <w:lastRenderedPageBreak/>
        <w:t>6.5.9. с уплатой налогов и сборов, связанных с деятельностью Товарищества, в соответствии с законодательством о налогах и сборах.</w:t>
      </w:r>
    </w:p>
    <w:p w:rsidR="00EB1A8A" w:rsidRPr="00EB1A8A" w:rsidRDefault="00EB1A8A" w:rsidP="00EB1A8A">
      <w:pPr>
        <w:spacing w:after="0"/>
        <w:jc w:val="both"/>
        <w:rPr>
          <w:rFonts w:ascii="Times New Roman" w:eastAsia="Calibri" w:hAnsi="Times New Roman" w:cs="Times New Roman"/>
          <w:sz w:val="24"/>
          <w:szCs w:val="24"/>
        </w:rPr>
      </w:pPr>
      <w:bookmarkStart w:id="71" w:name="dst100157"/>
      <w:bookmarkEnd w:id="71"/>
      <w:r w:rsidRPr="00EB1A8A">
        <w:rPr>
          <w:rFonts w:ascii="Times New Roman" w:eastAsia="Calibri" w:hAnsi="Times New Roman" w:cs="Times New Roman"/>
          <w:sz w:val="24"/>
          <w:szCs w:val="24"/>
        </w:rPr>
        <w:t>6.6. Целевые взносы вносятся членами Товарищества на расчетный счет Товарищества по решению общего собрания членов Товарищества, определяющему их размер и срок внесения, в порядке, установленном уставом Товарищества, и могут быть направлены на расходы, исключительно связанные:</w:t>
      </w:r>
    </w:p>
    <w:p w:rsidR="00EB1A8A" w:rsidRPr="00EB1A8A" w:rsidRDefault="00EB1A8A" w:rsidP="00EB1A8A">
      <w:pPr>
        <w:spacing w:after="0"/>
        <w:jc w:val="both"/>
        <w:rPr>
          <w:rFonts w:ascii="Times New Roman" w:eastAsia="Calibri" w:hAnsi="Times New Roman" w:cs="Times New Roman"/>
          <w:sz w:val="24"/>
          <w:szCs w:val="24"/>
        </w:rPr>
      </w:pPr>
      <w:bookmarkStart w:id="72" w:name="dst100158"/>
      <w:bookmarkEnd w:id="72"/>
      <w:r w:rsidRPr="00EB1A8A">
        <w:rPr>
          <w:rFonts w:ascii="Times New Roman" w:eastAsia="Calibri" w:hAnsi="Times New Roman" w:cs="Times New Roman"/>
          <w:sz w:val="24"/>
          <w:szCs w:val="24"/>
        </w:rPr>
        <w:t>6.6.1. с подготовкой документов, необходимых для образования земельного участка, находящегося в государственной или муниципальной собственности, в целях дальнейшего предоставления Товариществу такого земельного участка;</w:t>
      </w:r>
    </w:p>
    <w:p w:rsidR="00EB1A8A" w:rsidRPr="00EB1A8A" w:rsidRDefault="00EB1A8A" w:rsidP="00EB1A8A">
      <w:pPr>
        <w:spacing w:after="0"/>
        <w:jc w:val="both"/>
        <w:rPr>
          <w:rFonts w:ascii="Times New Roman" w:eastAsia="Calibri" w:hAnsi="Times New Roman" w:cs="Times New Roman"/>
          <w:sz w:val="24"/>
          <w:szCs w:val="24"/>
        </w:rPr>
      </w:pPr>
      <w:bookmarkStart w:id="73" w:name="dst100159"/>
      <w:bookmarkEnd w:id="73"/>
      <w:r w:rsidRPr="00EB1A8A">
        <w:rPr>
          <w:rFonts w:ascii="Times New Roman" w:eastAsia="Calibri" w:hAnsi="Times New Roman" w:cs="Times New Roman"/>
          <w:sz w:val="24"/>
          <w:szCs w:val="24"/>
        </w:rPr>
        <w:t>6.6.2. с подготовкой документации по планировке территории в отношении территории Товарищества;</w:t>
      </w:r>
    </w:p>
    <w:p w:rsidR="00EB1A8A" w:rsidRPr="00EB1A8A" w:rsidRDefault="00EB1A8A" w:rsidP="00EB1A8A">
      <w:pPr>
        <w:spacing w:after="0"/>
        <w:jc w:val="both"/>
        <w:rPr>
          <w:rFonts w:ascii="Times New Roman" w:eastAsia="Calibri" w:hAnsi="Times New Roman" w:cs="Times New Roman"/>
          <w:sz w:val="24"/>
          <w:szCs w:val="24"/>
        </w:rPr>
      </w:pPr>
      <w:bookmarkStart w:id="74" w:name="dst100160"/>
      <w:bookmarkEnd w:id="74"/>
      <w:r w:rsidRPr="00EB1A8A">
        <w:rPr>
          <w:rFonts w:ascii="Times New Roman" w:eastAsia="Calibri" w:hAnsi="Times New Roman" w:cs="Times New Roman"/>
          <w:sz w:val="24"/>
          <w:szCs w:val="24"/>
        </w:rPr>
        <w:t>6.6.3. с проведением кадастровых работ для целей внесения в Единый государственный реестр недвижимости сведений о садовых земельных участках, земельных участках общего назначения, об иных объектах недвижимости, относящихся к имуществу общего пользования;</w:t>
      </w:r>
    </w:p>
    <w:p w:rsidR="00EB1A8A" w:rsidRPr="00EB1A8A" w:rsidRDefault="00EB1A8A" w:rsidP="00EB1A8A">
      <w:pPr>
        <w:spacing w:after="0"/>
        <w:jc w:val="both"/>
        <w:rPr>
          <w:rFonts w:ascii="Times New Roman" w:eastAsia="Calibri" w:hAnsi="Times New Roman" w:cs="Times New Roman"/>
          <w:sz w:val="24"/>
          <w:szCs w:val="24"/>
        </w:rPr>
      </w:pPr>
      <w:bookmarkStart w:id="75" w:name="dst100161"/>
      <w:bookmarkEnd w:id="75"/>
      <w:r w:rsidRPr="00EB1A8A">
        <w:rPr>
          <w:rFonts w:ascii="Times New Roman" w:eastAsia="Calibri" w:hAnsi="Times New Roman" w:cs="Times New Roman"/>
          <w:sz w:val="24"/>
          <w:szCs w:val="24"/>
        </w:rPr>
        <w:t>6.6.4. с созданием или приобретением необходимого для деятельности Товарищества имущества общего пользования;</w:t>
      </w:r>
    </w:p>
    <w:p w:rsidR="00EB1A8A" w:rsidRPr="00EB1A8A" w:rsidRDefault="00EB1A8A" w:rsidP="00EB1A8A">
      <w:pPr>
        <w:spacing w:after="0"/>
        <w:jc w:val="both"/>
        <w:rPr>
          <w:rFonts w:ascii="Times New Roman" w:eastAsia="Calibri" w:hAnsi="Times New Roman" w:cs="Times New Roman"/>
          <w:sz w:val="24"/>
          <w:szCs w:val="24"/>
        </w:rPr>
      </w:pPr>
      <w:bookmarkStart w:id="76" w:name="dst100162"/>
      <w:bookmarkEnd w:id="76"/>
      <w:r w:rsidRPr="00EB1A8A">
        <w:rPr>
          <w:rFonts w:ascii="Times New Roman" w:eastAsia="Calibri" w:hAnsi="Times New Roman" w:cs="Times New Roman"/>
          <w:sz w:val="24"/>
          <w:szCs w:val="24"/>
        </w:rPr>
        <w:t>6.6.5. с реализацией мероприятий, предусмотренных решением общего собрания членов Товарищества.</w:t>
      </w:r>
    </w:p>
    <w:p w:rsidR="00EB1A8A" w:rsidRPr="00EB1A8A" w:rsidRDefault="00EB1A8A" w:rsidP="00EB1A8A">
      <w:pPr>
        <w:spacing w:after="0"/>
        <w:jc w:val="both"/>
        <w:rPr>
          <w:rFonts w:ascii="Times New Roman" w:eastAsia="Calibri" w:hAnsi="Times New Roman" w:cs="Times New Roman"/>
          <w:sz w:val="24"/>
          <w:szCs w:val="24"/>
        </w:rPr>
      </w:pPr>
      <w:bookmarkStart w:id="77" w:name="dst100163"/>
      <w:bookmarkEnd w:id="77"/>
      <w:r w:rsidRPr="00EB1A8A">
        <w:rPr>
          <w:rFonts w:ascii="Times New Roman" w:eastAsia="Calibri" w:hAnsi="Times New Roman" w:cs="Times New Roman"/>
          <w:sz w:val="24"/>
          <w:szCs w:val="24"/>
        </w:rPr>
        <w:t>6.7. Размер взносов определяется на основании приходно-расходной сметы Товарищества и финансово-экономического обоснования, утвержденных общим собранием членов Товарищества.</w:t>
      </w:r>
    </w:p>
    <w:p w:rsidR="00EB1A8A" w:rsidRPr="00EB1A8A" w:rsidRDefault="00EB1A8A" w:rsidP="00EB1A8A">
      <w:pPr>
        <w:spacing w:after="0" w:line="384" w:lineRule="atLeast"/>
        <w:jc w:val="both"/>
        <w:textAlignment w:val="baseline"/>
        <w:rPr>
          <w:rFonts w:ascii="Times New Roman" w:eastAsia="Times New Roman" w:hAnsi="Times New Roman" w:cs="Times New Roman"/>
          <w:sz w:val="24"/>
          <w:szCs w:val="24"/>
          <w:lang w:eastAsia="ru-RU"/>
        </w:rPr>
      </w:pPr>
      <w:bookmarkStart w:id="78" w:name="dst100165"/>
      <w:bookmarkEnd w:id="78"/>
      <w:r w:rsidRPr="00EB1A8A">
        <w:rPr>
          <w:rFonts w:ascii="Times New Roman" w:eastAsia="Times New Roman" w:hAnsi="Times New Roman" w:cs="Times New Roman"/>
          <w:sz w:val="24"/>
          <w:szCs w:val="24"/>
          <w:lang w:eastAsia="ru-RU"/>
        </w:rPr>
        <w:t>6.8. В случае несвоевременной уплаты взноса с просрочившего взимается пеня в размере, определяемом общим собранием. Сумма уплаченных пеней не вносится в книжку. Общее собрание вправе изменить сроки внесения взносов малообеспеченными членами Товарищества и(или) освободить их от уплаты пеней. В случае длительного отсутствия члена Товарищества (командировка, выезд за рубеж и т.д.), такой член Товарищества обязан заранее внести взносы за весь период своего отсутствия.</w:t>
      </w:r>
    </w:p>
    <w:p w:rsidR="00EB1A8A" w:rsidRPr="00EB1A8A" w:rsidRDefault="00EB1A8A" w:rsidP="00EB1A8A">
      <w:pPr>
        <w:spacing w:after="0" w:line="384" w:lineRule="atLeast"/>
        <w:jc w:val="both"/>
        <w:textAlignment w:val="baseline"/>
        <w:rPr>
          <w:rFonts w:ascii="Times New Roman" w:eastAsia="Times New Roman" w:hAnsi="Times New Roman" w:cs="Times New Roman"/>
          <w:sz w:val="24"/>
          <w:szCs w:val="24"/>
          <w:lang w:eastAsia="ru-RU"/>
        </w:rPr>
      </w:pPr>
      <w:r w:rsidRPr="00EB1A8A">
        <w:rPr>
          <w:rFonts w:ascii="Times New Roman" w:eastAsia="Times New Roman" w:hAnsi="Times New Roman" w:cs="Times New Roman"/>
          <w:sz w:val="24"/>
          <w:szCs w:val="24"/>
          <w:lang w:eastAsia="ru-RU"/>
        </w:rPr>
        <w:t>6.9. В случае неисполнения членами Товарищества своих обязательств по внесению взносов и платежей Товарищество вправе применить к нарушителям меры воздействия, предусмотренные настоящим Уставом и законодательством, предъявить иск с требованием компенсировать неуплату взносов и платежей, требовать полного возмещения причиненных убытков в установленном законом порядке, в том числе судебном.</w:t>
      </w:r>
    </w:p>
    <w:p w:rsidR="00EB1A8A" w:rsidRPr="00EB1A8A" w:rsidRDefault="00EB1A8A" w:rsidP="00EB1A8A">
      <w:pPr>
        <w:spacing w:before="100" w:beforeAutospacing="1" w:after="100" w:afterAutospacing="1" w:line="384" w:lineRule="atLeast"/>
        <w:rPr>
          <w:rFonts w:ascii="Times New Roman" w:eastAsia="Times New Roman" w:hAnsi="Times New Roman" w:cs="Times New Roman"/>
          <w:color w:val="FF0000"/>
          <w:sz w:val="24"/>
          <w:szCs w:val="24"/>
          <w:lang w:eastAsia="ru-RU"/>
        </w:rPr>
      </w:pPr>
      <w:r w:rsidRPr="00EB1A8A">
        <w:rPr>
          <w:rFonts w:ascii="Times New Roman" w:eastAsia="Times New Roman" w:hAnsi="Times New Roman" w:cs="Times New Roman"/>
          <w:color w:val="FF0000"/>
          <w:sz w:val="24"/>
          <w:szCs w:val="24"/>
          <w:lang w:eastAsia="ru-RU"/>
        </w:rPr>
        <w:t xml:space="preserve">6.10. По решению общего собрания Товарищество может образовать специальные фонды (резервы), используемые на цели, соответствующие предусмотренным в Уставе Товарищества. Порядок образования специальных фондов (резервов) определяется общим собранием. </w:t>
      </w:r>
    </w:p>
    <w:p w:rsidR="00EB1A8A" w:rsidRPr="00EB1A8A" w:rsidRDefault="00EB1A8A" w:rsidP="00EB1A8A">
      <w:pPr>
        <w:spacing w:before="100" w:beforeAutospacing="1" w:after="100" w:afterAutospacing="1" w:line="384" w:lineRule="atLeast"/>
        <w:rPr>
          <w:rFonts w:ascii="Times New Roman" w:eastAsia="Times New Roman" w:hAnsi="Times New Roman" w:cs="Times New Roman"/>
          <w:color w:val="FF0000"/>
          <w:sz w:val="24"/>
          <w:szCs w:val="24"/>
          <w:lang w:eastAsia="ru-RU"/>
        </w:rPr>
      </w:pPr>
      <w:r w:rsidRPr="00EB1A8A">
        <w:rPr>
          <w:rFonts w:ascii="Times New Roman" w:eastAsia="Times New Roman" w:hAnsi="Times New Roman" w:cs="Times New Roman"/>
          <w:color w:val="FF0000"/>
          <w:sz w:val="24"/>
          <w:szCs w:val="24"/>
          <w:lang w:eastAsia="ru-RU"/>
        </w:rPr>
        <w:t xml:space="preserve">6.10.1. Специальные фонды (резервы) капитализируются на расчетном счете Товарищества, максимальной суммой не ограничиваются, предназначены для финансирования текущей Уставной деятельности Товарищества и расходуются по мере необходимости для приобретения материалов, выполнения работ по содержанию и </w:t>
      </w:r>
      <w:r w:rsidRPr="00EB1A8A">
        <w:rPr>
          <w:rFonts w:ascii="Times New Roman" w:eastAsia="Times New Roman" w:hAnsi="Times New Roman" w:cs="Times New Roman"/>
          <w:color w:val="FF0000"/>
          <w:sz w:val="24"/>
          <w:szCs w:val="24"/>
          <w:lang w:eastAsia="ru-RU"/>
        </w:rPr>
        <w:lastRenderedPageBreak/>
        <w:t xml:space="preserve">ремонтам общего имущества, выполнения аварийных и непредвиденных работ и прочих необходимых затрат. В Товариществе могут утверждаться Положения о специальных фондах (о резервном фонде и прочих) общим собранием членов Товарищества. </w:t>
      </w:r>
    </w:p>
    <w:p w:rsidR="00EB1A8A" w:rsidRPr="00EB1A8A" w:rsidRDefault="00EB1A8A" w:rsidP="00EB1A8A">
      <w:pPr>
        <w:spacing w:before="100" w:beforeAutospacing="1" w:after="100" w:afterAutospacing="1" w:line="384" w:lineRule="atLeast"/>
        <w:rPr>
          <w:rFonts w:ascii="Times New Roman" w:eastAsia="Times New Roman" w:hAnsi="Times New Roman" w:cs="Times New Roman"/>
          <w:color w:val="FF0000"/>
          <w:sz w:val="24"/>
          <w:szCs w:val="24"/>
          <w:lang w:eastAsia="ru-RU"/>
        </w:rPr>
      </w:pPr>
      <w:r w:rsidRPr="00EB1A8A">
        <w:rPr>
          <w:rFonts w:ascii="Times New Roman" w:eastAsia="Times New Roman" w:hAnsi="Times New Roman" w:cs="Times New Roman"/>
          <w:color w:val="FF0000"/>
          <w:sz w:val="24"/>
          <w:szCs w:val="24"/>
          <w:lang w:eastAsia="ru-RU"/>
        </w:rPr>
        <w:t xml:space="preserve">6.10.2. В случае непредвиденных расходов по какой-либо статье, в том числе неплатежей некоторых членов и (или) не членов Товарищества, расход компенсируется за счет средств из других статей или из специального (резервного) фонда (при наличии). </w:t>
      </w:r>
    </w:p>
    <w:p w:rsidR="00EB1A8A" w:rsidRPr="00EB1A8A" w:rsidRDefault="00EB1A8A" w:rsidP="00EB1A8A">
      <w:pPr>
        <w:spacing w:before="100" w:beforeAutospacing="1" w:after="100" w:afterAutospacing="1" w:line="384" w:lineRule="atLeast"/>
        <w:rPr>
          <w:rFonts w:ascii="Times New Roman" w:eastAsia="Times New Roman" w:hAnsi="Times New Roman" w:cs="Times New Roman"/>
          <w:color w:val="FF0000"/>
          <w:sz w:val="24"/>
          <w:szCs w:val="24"/>
          <w:lang w:eastAsia="ru-RU"/>
        </w:rPr>
      </w:pPr>
      <w:r w:rsidRPr="00EB1A8A">
        <w:rPr>
          <w:rFonts w:ascii="Times New Roman" w:eastAsia="Times New Roman" w:hAnsi="Times New Roman" w:cs="Times New Roman"/>
          <w:color w:val="FF0000"/>
          <w:sz w:val="24"/>
          <w:szCs w:val="24"/>
          <w:lang w:eastAsia="ru-RU"/>
        </w:rPr>
        <w:t xml:space="preserve">Постатейные остатки при условии экономии средств на конец финансового года используются в расходах будущих периодов по данным статьям прихода, определяемых отчетом по исполнению сметы дохода и расхода. </w:t>
      </w:r>
    </w:p>
    <w:p w:rsidR="00EB1A8A" w:rsidRPr="00EB1A8A" w:rsidRDefault="00EB1A8A" w:rsidP="00EB1A8A">
      <w:pPr>
        <w:spacing w:before="100" w:beforeAutospacing="1" w:after="100" w:afterAutospacing="1" w:line="384" w:lineRule="atLeast"/>
        <w:rPr>
          <w:rFonts w:ascii="Times New Roman" w:eastAsia="Times New Roman" w:hAnsi="Times New Roman" w:cs="Times New Roman"/>
          <w:color w:val="FF0000"/>
          <w:sz w:val="24"/>
          <w:szCs w:val="24"/>
          <w:lang w:eastAsia="ru-RU"/>
        </w:rPr>
      </w:pPr>
      <w:r w:rsidRPr="00EB1A8A">
        <w:rPr>
          <w:rFonts w:ascii="Times New Roman" w:eastAsia="Times New Roman" w:hAnsi="Times New Roman" w:cs="Times New Roman"/>
          <w:color w:val="FF0000"/>
          <w:sz w:val="24"/>
          <w:szCs w:val="24"/>
          <w:lang w:eastAsia="ru-RU"/>
        </w:rPr>
        <w:t xml:space="preserve">6.10.3. В исключительных случаях решением органов управления данные средства могут перераспределяться по приоритетным сметным направлениям расхода. </w:t>
      </w:r>
    </w:p>
    <w:p w:rsidR="00EB1A8A" w:rsidRPr="00EB1A8A" w:rsidRDefault="00EB1A8A" w:rsidP="00EB1A8A">
      <w:pPr>
        <w:spacing w:after="0" w:line="384" w:lineRule="atLeast"/>
        <w:jc w:val="both"/>
        <w:textAlignment w:val="baseline"/>
        <w:rPr>
          <w:rFonts w:ascii="Times New Roman" w:eastAsia="Times New Roman" w:hAnsi="Times New Roman" w:cs="Times New Roman"/>
          <w:sz w:val="24"/>
          <w:szCs w:val="24"/>
          <w:lang w:eastAsia="ru-RU"/>
        </w:rPr>
      </w:pPr>
    </w:p>
    <w:p w:rsidR="00EB1A8A" w:rsidRPr="00EB1A8A" w:rsidRDefault="00EB1A8A" w:rsidP="00EB1A8A">
      <w:pPr>
        <w:spacing w:after="0" w:line="384" w:lineRule="atLeast"/>
        <w:jc w:val="both"/>
        <w:textAlignment w:val="baseline"/>
        <w:rPr>
          <w:rFonts w:ascii="Times New Roman" w:eastAsia="Times New Roman" w:hAnsi="Times New Roman" w:cs="Times New Roman"/>
          <w:sz w:val="24"/>
          <w:szCs w:val="24"/>
          <w:lang w:eastAsia="ru-RU"/>
        </w:rPr>
      </w:pPr>
    </w:p>
    <w:p w:rsidR="00EB1A8A" w:rsidRPr="00EB1A8A" w:rsidRDefault="00EB1A8A" w:rsidP="00EB1A8A">
      <w:pPr>
        <w:pBdr>
          <w:top w:val="single" w:sz="6" w:space="6" w:color="E2E2E2"/>
          <w:left w:val="single" w:sz="6" w:space="7" w:color="E2E2E2"/>
          <w:bottom w:val="single" w:sz="6" w:space="6" w:color="E2E2E2"/>
          <w:right w:val="single" w:sz="6" w:space="7" w:color="E2E2E2"/>
        </w:pBdr>
        <w:shd w:val="clear" w:color="auto" w:fill="F5F5F5"/>
        <w:spacing w:after="0" w:line="336" w:lineRule="atLeast"/>
        <w:jc w:val="center"/>
        <w:textAlignment w:val="baseline"/>
        <w:outlineLvl w:val="0"/>
        <w:rPr>
          <w:rFonts w:ascii="Times New Roman" w:eastAsia="Times New Roman" w:hAnsi="Times New Roman" w:cs="Times New Roman"/>
          <w:b/>
          <w:bCs/>
          <w:kern w:val="36"/>
          <w:sz w:val="24"/>
          <w:szCs w:val="24"/>
          <w:lang w:eastAsia="ru-RU"/>
        </w:rPr>
      </w:pPr>
      <w:r w:rsidRPr="00EB1A8A">
        <w:rPr>
          <w:rFonts w:ascii="Times New Roman" w:eastAsia="Times New Roman" w:hAnsi="Times New Roman" w:cs="Times New Roman"/>
          <w:b/>
          <w:bCs/>
          <w:kern w:val="36"/>
          <w:sz w:val="24"/>
          <w:szCs w:val="24"/>
          <w:lang w:eastAsia="ru-RU"/>
        </w:rPr>
        <w:t>7. Порядок ведения реестра членов Товарищества</w:t>
      </w:r>
    </w:p>
    <w:p w:rsidR="00EB1A8A" w:rsidRPr="00EB1A8A" w:rsidRDefault="00EB1A8A" w:rsidP="00EB1A8A">
      <w:pPr>
        <w:spacing w:after="0"/>
        <w:jc w:val="both"/>
        <w:rPr>
          <w:rFonts w:ascii="Times New Roman" w:eastAsia="Calibri" w:hAnsi="Times New Roman" w:cs="Times New Roman"/>
          <w:sz w:val="24"/>
          <w:szCs w:val="24"/>
        </w:rPr>
      </w:pPr>
      <w:r w:rsidRPr="00EB1A8A">
        <w:rPr>
          <w:rFonts w:ascii="Times New Roman" w:eastAsia="Calibri" w:hAnsi="Times New Roman" w:cs="Times New Roman"/>
          <w:sz w:val="24"/>
          <w:szCs w:val="24"/>
        </w:rPr>
        <w:t>7.1. В соответствии с настоящим Уставом Товарищества председателем Товарищества или иным уполномоченным членом правления Товарищества создается реестр членов Товарищества и осуществляется его ведение.</w:t>
      </w:r>
    </w:p>
    <w:p w:rsidR="00EB1A8A" w:rsidRPr="00EB1A8A" w:rsidRDefault="00EB1A8A" w:rsidP="00EB1A8A">
      <w:pPr>
        <w:spacing w:after="0"/>
        <w:jc w:val="both"/>
        <w:rPr>
          <w:rFonts w:ascii="Times New Roman" w:eastAsia="Calibri" w:hAnsi="Times New Roman" w:cs="Times New Roman"/>
          <w:sz w:val="24"/>
          <w:szCs w:val="24"/>
        </w:rPr>
      </w:pPr>
      <w:bookmarkStart w:id="79" w:name="dst100169"/>
      <w:bookmarkEnd w:id="79"/>
      <w:r w:rsidRPr="00EB1A8A">
        <w:rPr>
          <w:rFonts w:ascii="Times New Roman" w:eastAsia="Calibri" w:hAnsi="Times New Roman" w:cs="Times New Roman"/>
          <w:sz w:val="24"/>
          <w:szCs w:val="24"/>
        </w:rPr>
        <w:t>7.2. Обработка персональных данных, необходимых для ведения реестра членов товарищества, осуществляется в соответствии с Федеральным законом № 217-ФЗ от 29.07.2017 года и законода</w:t>
      </w:r>
      <w:r w:rsidR="00A32173">
        <w:rPr>
          <w:rFonts w:ascii="Times New Roman" w:eastAsia="Calibri" w:hAnsi="Times New Roman" w:cs="Times New Roman"/>
          <w:sz w:val="24"/>
          <w:szCs w:val="24"/>
        </w:rPr>
        <w:t>тельством о персональных данных №152-ФЗ.</w:t>
      </w:r>
    </w:p>
    <w:p w:rsidR="00EB1A8A" w:rsidRPr="00EB1A8A" w:rsidRDefault="00EB1A8A" w:rsidP="00EB1A8A">
      <w:pPr>
        <w:spacing w:after="0"/>
        <w:jc w:val="both"/>
        <w:rPr>
          <w:rFonts w:ascii="Times New Roman" w:eastAsia="Calibri" w:hAnsi="Times New Roman" w:cs="Times New Roman"/>
          <w:sz w:val="24"/>
          <w:szCs w:val="24"/>
        </w:rPr>
      </w:pPr>
      <w:bookmarkStart w:id="80" w:name="dst100170"/>
      <w:bookmarkEnd w:id="80"/>
      <w:r w:rsidRPr="00EB1A8A">
        <w:rPr>
          <w:rFonts w:ascii="Times New Roman" w:eastAsia="Calibri" w:hAnsi="Times New Roman" w:cs="Times New Roman"/>
          <w:sz w:val="24"/>
          <w:szCs w:val="24"/>
        </w:rPr>
        <w:t xml:space="preserve">7.3. Реестр членов Товарищества должен содержать следующие данные о членах Товарищества: </w:t>
      </w:r>
    </w:p>
    <w:p w:rsidR="00EB1A8A" w:rsidRPr="00EB1A8A" w:rsidRDefault="00EB1A8A" w:rsidP="00EB1A8A">
      <w:pPr>
        <w:spacing w:after="0"/>
        <w:jc w:val="both"/>
        <w:rPr>
          <w:rFonts w:ascii="Times New Roman" w:eastAsia="Calibri" w:hAnsi="Times New Roman" w:cs="Times New Roman"/>
          <w:sz w:val="24"/>
          <w:szCs w:val="24"/>
        </w:rPr>
      </w:pPr>
      <w:r w:rsidRPr="00EB1A8A">
        <w:rPr>
          <w:rFonts w:ascii="Times New Roman" w:eastAsia="Calibri" w:hAnsi="Times New Roman" w:cs="Times New Roman"/>
          <w:sz w:val="24"/>
          <w:szCs w:val="24"/>
        </w:rPr>
        <w:t>7.3.1. фамилия, имя, отчество (последнее - при наличии) заявителя;</w:t>
      </w:r>
    </w:p>
    <w:p w:rsidR="00EB1A8A" w:rsidRPr="00EB1A8A" w:rsidRDefault="00EB1A8A" w:rsidP="00EB1A8A">
      <w:pPr>
        <w:spacing w:after="0"/>
        <w:jc w:val="both"/>
        <w:rPr>
          <w:rFonts w:ascii="Times New Roman" w:eastAsia="Calibri" w:hAnsi="Times New Roman" w:cs="Times New Roman"/>
          <w:sz w:val="24"/>
          <w:szCs w:val="24"/>
        </w:rPr>
      </w:pPr>
      <w:r w:rsidRPr="00EB1A8A">
        <w:rPr>
          <w:rFonts w:ascii="Times New Roman" w:eastAsia="Calibri" w:hAnsi="Times New Roman" w:cs="Times New Roman"/>
          <w:sz w:val="24"/>
          <w:szCs w:val="24"/>
        </w:rPr>
        <w:t>7.3.2. адрес места жительства заявителя;</w:t>
      </w:r>
    </w:p>
    <w:p w:rsidR="00EB1A8A" w:rsidRPr="00EB1A8A" w:rsidRDefault="00EB1A8A" w:rsidP="00EB1A8A">
      <w:pPr>
        <w:spacing w:after="0"/>
        <w:jc w:val="both"/>
        <w:rPr>
          <w:rFonts w:ascii="Times New Roman" w:eastAsia="Calibri" w:hAnsi="Times New Roman" w:cs="Times New Roman"/>
          <w:sz w:val="24"/>
          <w:szCs w:val="24"/>
        </w:rPr>
      </w:pPr>
      <w:r w:rsidRPr="00EB1A8A">
        <w:rPr>
          <w:rFonts w:ascii="Times New Roman" w:eastAsia="Calibri" w:hAnsi="Times New Roman" w:cs="Times New Roman"/>
          <w:sz w:val="24"/>
          <w:szCs w:val="24"/>
        </w:rPr>
        <w:t>7.3.3. почтовый адрес, по которому заявителем могут быть получены почтовые сообщения, за исключением случаев, если такие сообщения могут быть получены по адресу места жительства;</w:t>
      </w:r>
    </w:p>
    <w:p w:rsidR="00EB1A8A" w:rsidRPr="00EB1A8A" w:rsidRDefault="00EB1A8A" w:rsidP="00EB1A8A">
      <w:pPr>
        <w:spacing w:after="0"/>
        <w:jc w:val="both"/>
        <w:rPr>
          <w:rFonts w:ascii="Times New Roman" w:eastAsia="Calibri" w:hAnsi="Times New Roman" w:cs="Times New Roman"/>
          <w:sz w:val="24"/>
          <w:szCs w:val="24"/>
        </w:rPr>
      </w:pPr>
      <w:r w:rsidRPr="00EB1A8A">
        <w:rPr>
          <w:rFonts w:ascii="Times New Roman" w:eastAsia="Calibri" w:hAnsi="Times New Roman" w:cs="Times New Roman"/>
          <w:sz w:val="24"/>
          <w:szCs w:val="24"/>
        </w:rPr>
        <w:t>7.3.4. адрес электронной почты, по которому заявителем могут быть получены электронные сообщения (при наличии);</w:t>
      </w:r>
    </w:p>
    <w:p w:rsidR="00EB1A8A" w:rsidRPr="00EB1A8A" w:rsidRDefault="00EB1A8A" w:rsidP="00EB1A8A">
      <w:pPr>
        <w:spacing w:after="0"/>
        <w:jc w:val="both"/>
        <w:rPr>
          <w:rFonts w:ascii="Times New Roman" w:eastAsia="Calibri" w:hAnsi="Times New Roman" w:cs="Times New Roman"/>
          <w:sz w:val="24"/>
          <w:szCs w:val="24"/>
        </w:rPr>
      </w:pPr>
      <w:r w:rsidRPr="00EB1A8A">
        <w:rPr>
          <w:rFonts w:ascii="Times New Roman" w:eastAsia="Calibri" w:hAnsi="Times New Roman" w:cs="Times New Roman"/>
          <w:sz w:val="24"/>
          <w:szCs w:val="24"/>
        </w:rPr>
        <w:t>7.3.5. согласие заявителя на соблюдение требований устава Товарищества;</w:t>
      </w:r>
    </w:p>
    <w:p w:rsidR="00EB1A8A" w:rsidRPr="00EB1A8A" w:rsidRDefault="00EB1A8A" w:rsidP="00EB1A8A">
      <w:pPr>
        <w:spacing w:after="0"/>
        <w:jc w:val="both"/>
        <w:rPr>
          <w:rFonts w:ascii="Times New Roman" w:eastAsia="Calibri" w:hAnsi="Times New Roman" w:cs="Times New Roman"/>
          <w:sz w:val="24"/>
          <w:szCs w:val="24"/>
        </w:rPr>
      </w:pPr>
      <w:r w:rsidRPr="00EB1A8A">
        <w:rPr>
          <w:rFonts w:ascii="Times New Roman" w:eastAsia="Calibri" w:hAnsi="Times New Roman" w:cs="Times New Roman"/>
          <w:sz w:val="24"/>
          <w:szCs w:val="24"/>
        </w:rPr>
        <w:t>7.3.6. кадастровый (условный) номер земельного участка, правообладателем которого является член Товарищества (после осуществления распределения земельных участков между членами товарищества).</w:t>
      </w:r>
    </w:p>
    <w:p w:rsidR="00EB1A8A" w:rsidRPr="00EB1A8A" w:rsidRDefault="00EB1A8A" w:rsidP="00EB1A8A">
      <w:pPr>
        <w:spacing w:after="0"/>
        <w:jc w:val="both"/>
        <w:rPr>
          <w:rFonts w:ascii="Times New Roman" w:eastAsia="Calibri" w:hAnsi="Times New Roman" w:cs="Times New Roman"/>
          <w:sz w:val="24"/>
          <w:szCs w:val="24"/>
        </w:rPr>
      </w:pPr>
      <w:bookmarkStart w:id="81" w:name="dst100171"/>
      <w:bookmarkEnd w:id="81"/>
      <w:r w:rsidRPr="00EB1A8A">
        <w:rPr>
          <w:rFonts w:ascii="Times New Roman" w:eastAsia="Calibri" w:hAnsi="Times New Roman" w:cs="Times New Roman"/>
          <w:sz w:val="24"/>
          <w:szCs w:val="24"/>
        </w:rPr>
        <w:t>7.4. Член Товарищества обязан предоставлять достоверные сведения, необходимые для ведения реестра членов Товарищества, и своевременно информировать председателя Товарищества или иного уполномоченного члена правления Товарищества об их изменении.</w:t>
      </w:r>
    </w:p>
    <w:p w:rsidR="00EB1A8A" w:rsidRPr="00EB1A8A" w:rsidRDefault="00EB1A8A" w:rsidP="00EB1A8A">
      <w:pPr>
        <w:spacing w:after="0"/>
        <w:jc w:val="both"/>
        <w:rPr>
          <w:rFonts w:ascii="Times New Roman" w:eastAsia="Calibri" w:hAnsi="Times New Roman" w:cs="Times New Roman"/>
          <w:sz w:val="24"/>
          <w:szCs w:val="24"/>
        </w:rPr>
      </w:pPr>
      <w:bookmarkStart w:id="82" w:name="dst100172"/>
      <w:bookmarkEnd w:id="82"/>
      <w:r w:rsidRPr="00EB1A8A">
        <w:rPr>
          <w:rFonts w:ascii="Times New Roman" w:eastAsia="Calibri" w:hAnsi="Times New Roman" w:cs="Times New Roman"/>
          <w:sz w:val="24"/>
          <w:szCs w:val="24"/>
        </w:rPr>
        <w:t>7.5. В случае неисполнения требования, установленного пунктом 7.4. настоящего Устава, член Товарищества несет риск отнесения на него расходов Товарищества, связанных с отсутствием в реестре членов Товарищества актуальной информации.</w:t>
      </w:r>
    </w:p>
    <w:p w:rsidR="00EB1A8A" w:rsidRPr="00EB1A8A" w:rsidRDefault="00EB1A8A" w:rsidP="00EB1A8A">
      <w:pPr>
        <w:spacing w:after="0"/>
        <w:jc w:val="both"/>
        <w:rPr>
          <w:rFonts w:ascii="Times New Roman" w:eastAsia="Calibri" w:hAnsi="Times New Roman" w:cs="Times New Roman"/>
          <w:sz w:val="24"/>
          <w:szCs w:val="24"/>
        </w:rPr>
      </w:pPr>
      <w:bookmarkStart w:id="83" w:name="dst100173"/>
      <w:bookmarkEnd w:id="83"/>
      <w:r w:rsidRPr="00EB1A8A">
        <w:rPr>
          <w:rFonts w:ascii="Times New Roman" w:eastAsia="Calibri" w:hAnsi="Times New Roman" w:cs="Times New Roman"/>
          <w:sz w:val="24"/>
          <w:szCs w:val="24"/>
        </w:rPr>
        <w:lastRenderedPageBreak/>
        <w:t xml:space="preserve">7.6. В отдельный раздел реестра членов Товарищества в порядке, установленном настоящим Уставом, могут быть внесены сведения </w:t>
      </w:r>
      <w:proofErr w:type="gramStart"/>
      <w:r w:rsidRPr="00EB1A8A">
        <w:rPr>
          <w:rFonts w:ascii="Times New Roman" w:eastAsia="Calibri" w:hAnsi="Times New Roman" w:cs="Times New Roman"/>
          <w:sz w:val="24"/>
          <w:szCs w:val="24"/>
        </w:rPr>
        <w:t>о лицах</w:t>
      </w:r>
      <w:proofErr w:type="gramEnd"/>
      <w:r w:rsidRPr="00EB1A8A">
        <w:rPr>
          <w:rFonts w:ascii="Times New Roman" w:eastAsia="Calibri" w:hAnsi="Times New Roman" w:cs="Times New Roman"/>
          <w:sz w:val="24"/>
          <w:szCs w:val="24"/>
        </w:rPr>
        <w:t xml:space="preserve"> ведущих садоводство на земельных участках, расположенных в границах территории Товарищества, без участия в Товариществе, с согласия таких лиц.</w:t>
      </w:r>
    </w:p>
    <w:p w:rsidR="00EB1A8A" w:rsidRPr="00EB1A8A" w:rsidRDefault="00EB1A8A" w:rsidP="00EB1A8A">
      <w:pPr>
        <w:spacing w:after="0" w:line="384" w:lineRule="atLeast"/>
        <w:jc w:val="both"/>
        <w:textAlignment w:val="baseline"/>
        <w:rPr>
          <w:rFonts w:ascii="Times New Roman" w:eastAsia="Times New Roman" w:hAnsi="Times New Roman" w:cs="Times New Roman"/>
          <w:sz w:val="24"/>
          <w:szCs w:val="24"/>
          <w:lang w:eastAsia="ru-RU"/>
        </w:rPr>
      </w:pPr>
      <w:r w:rsidRPr="00EB1A8A">
        <w:rPr>
          <w:rFonts w:ascii="Times New Roman" w:eastAsia="Times New Roman" w:hAnsi="Times New Roman" w:cs="Times New Roman"/>
          <w:sz w:val="24"/>
          <w:szCs w:val="24"/>
          <w:lang w:eastAsia="ru-RU"/>
        </w:rPr>
        <w:t>7.7. Персональные данные члена Товарищества, содержащиеся в реестре членов Товарищества, могут быть предоставлены третьим лицам только с согласия этого члена Товарищества.</w:t>
      </w:r>
    </w:p>
    <w:p w:rsidR="00EB1A8A" w:rsidRPr="00EB1A8A" w:rsidRDefault="00EB1A8A" w:rsidP="00EB1A8A">
      <w:pPr>
        <w:tabs>
          <w:tab w:val="left" w:pos="1134"/>
        </w:tabs>
        <w:spacing w:after="0" w:line="240" w:lineRule="auto"/>
        <w:jc w:val="both"/>
        <w:rPr>
          <w:rFonts w:ascii="Times New Roman" w:eastAsia="Times New Roman" w:hAnsi="Times New Roman" w:cs="Times New Roman"/>
          <w:color w:val="FF0000"/>
          <w:sz w:val="24"/>
          <w:szCs w:val="24"/>
          <w:lang w:eastAsia="ru-RU"/>
        </w:rPr>
      </w:pPr>
      <w:r w:rsidRPr="00EB1A8A">
        <w:rPr>
          <w:rFonts w:ascii="Times New Roman" w:eastAsia="Times New Roman" w:hAnsi="Times New Roman" w:cs="Times New Roman"/>
          <w:color w:val="FF0000"/>
          <w:sz w:val="24"/>
          <w:szCs w:val="24"/>
          <w:lang w:eastAsia="ru-RU"/>
        </w:rPr>
        <w:t xml:space="preserve">7.8.  В целях обеспечения прав и свобод человека и гражданина при обработке и использовании персональных данных Товарищество обязано соблюдать установленные законом требования. </w:t>
      </w:r>
    </w:p>
    <w:p w:rsidR="00EB1A8A" w:rsidRPr="00EB1A8A" w:rsidRDefault="00EB1A8A" w:rsidP="00EB1A8A">
      <w:pPr>
        <w:tabs>
          <w:tab w:val="left" w:pos="1134"/>
        </w:tabs>
        <w:spacing w:after="0" w:line="240" w:lineRule="auto"/>
        <w:jc w:val="both"/>
        <w:rPr>
          <w:rFonts w:ascii="Times New Roman" w:eastAsia="Times New Roman" w:hAnsi="Times New Roman" w:cs="Times New Roman"/>
          <w:color w:val="FF0000"/>
          <w:sz w:val="24"/>
          <w:szCs w:val="24"/>
          <w:lang w:eastAsia="ru-RU"/>
        </w:rPr>
      </w:pPr>
      <w:r w:rsidRPr="00EB1A8A">
        <w:rPr>
          <w:rFonts w:ascii="Times New Roman" w:eastAsia="Times New Roman" w:hAnsi="Times New Roman" w:cs="Times New Roman"/>
          <w:color w:val="FF0000"/>
          <w:sz w:val="24"/>
          <w:szCs w:val="24"/>
          <w:lang w:eastAsia="ru-RU"/>
        </w:rPr>
        <w:t xml:space="preserve">Лица, виновные в нарушении норм законодательства Российской Федерации о защите персональных данных, несут гражданскую, уголовную, административную, дисциплинарную и иную предусмотренную законодательством Российской Федерации ответственность. </w:t>
      </w:r>
    </w:p>
    <w:p w:rsidR="00EB1A8A" w:rsidRPr="00EB1A8A" w:rsidRDefault="00EB1A8A" w:rsidP="00EB1A8A">
      <w:pPr>
        <w:spacing w:after="0" w:line="384" w:lineRule="atLeast"/>
        <w:jc w:val="both"/>
        <w:textAlignment w:val="baseline"/>
        <w:rPr>
          <w:rFonts w:ascii="Times New Roman" w:eastAsia="Times New Roman" w:hAnsi="Times New Roman" w:cs="Times New Roman"/>
          <w:sz w:val="24"/>
          <w:szCs w:val="24"/>
          <w:lang w:eastAsia="ru-RU"/>
        </w:rPr>
      </w:pPr>
    </w:p>
    <w:p w:rsidR="00EB1A8A" w:rsidRPr="00EB1A8A" w:rsidRDefault="00EB1A8A" w:rsidP="00EB1A8A">
      <w:pPr>
        <w:spacing w:after="0" w:line="384" w:lineRule="atLeast"/>
        <w:jc w:val="both"/>
        <w:textAlignment w:val="baseline"/>
        <w:rPr>
          <w:rFonts w:ascii="Times New Roman" w:eastAsia="Times New Roman" w:hAnsi="Times New Roman" w:cs="Times New Roman"/>
          <w:sz w:val="24"/>
          <w:szCs w:val="24"/>
          <w:lang w:eastAsia="ru-RU"/>
        </w:rPr>
      </w:pPr>
    </w:p>
    <w:p w:rsidR="00EB1A8A" w:rsidRPr="00EB1A8A" w:rsidRDefault="00EB1A8A" w:rsidP="00EB1A8A">
      <w:pPr>
        <w:spacing w:after="0" w:line="384" w:lineRule="atLeast"/>
        <w:jc w:val="both"/>
        <w:textAlignment w:val="baseline"/>
        <w:rPr>
          <w:rFonts w:ascii="Times New Roman" w:eastAsia="Times New Roman" w:hAnsi="Times New Roman" w:cs="Times New Roman"/>
          <w:sz w:val="24"/>
          <w:szCs w:val="24"/>
          <w:lang w:eastAsia="ru-RU"/>
        </w:rPr>
      </w:pPr>
    </w:p>
    <w:p w:rsidR="00EB1A8A" w:rsidRPr="00EB1A8A" w:rsidRDefault="00EB1A8A" w:rsidP="00EB1A8A">
      <w:pPr>
        <w:pBdr>
          <w:top w:val="single" w:sz="6" w:space="6" w:color="E2E2E2"/>
          <w:left w:val="single" w:sz="6" w:space="7" w:color="E2E2E2"/>
          <w:bottom w:val="single" w:sz="6" w:space="6" w:color="E2E2E2"/>
          <w:right w:val="single" w:sz="6" w:space="7" w:color="E2E2E2"/>
        </w:pBdr>
        <w:shd w:val="clear" w:color="auto" w:fill="F5F5F5"/>
        <w:spacing w:after="0" w:line="336" w:lineRule="atLeast"/>
        <w:jc w:val="center"/>
        <w:textAlignment w:val="baseline"/>
        <w:outlineLvl w:val="0"/>
        <w:rPr>
          <w:rFonts w:ascii="Times New Roman" w:eastAsia="Times New Roman" w:hAnsi="Times New Roman" w:cs="Times New Roman"/>
          <w:b/>
          <w:bCs/>
          <w:kern w:val="36"/>
          <w:sz w:val="24"/>
          <w:szCs w:val="24"/>
          <w:lang w:eastAsia="ru-RU"/>
        </w:rPr>
      </w:pPr>
      <w:r w:rsidRPr="00EB1A8A">
        <w:rPr>
          <w:rFonts w:ascii="Times New Roman" w:eastAsia="Times New Roman" w:hAnsi="Times New Roman" w:cs="Times New Roman"/>
          <w:b/>
          <w:bCs/>
          <w:kern w:val="36"/>
          <w:sz w:val="24"/>
          <w:szCs w:val="24"/>
          <w:lang w:eastAsia="ru-RU"/>
        </w:rPr>
        <w:t>8. Порядок управления деятельностью Товарищества, в том числе полномочия органов Товарищества, порядок принятия ими решений путём очного, очно-заочного или заочного голосования</w:t>
      </w:r>
    </w:p>
    <w:p w:rsidR="00EB1A8A" w:rsidRPr="00EB1A8A" w:rsidRDefault="00EB1A8A" w:rsidP="00EB1A8A">
      <w:pPr>
        <w:spacing w:after="0"/>
        <w:jc w:val="both"/>
        <w:rPr>
          <w:rFonts w:ascii="Times New Roman" w:eastAsia="Calibri" w:hAnsi="Times New Roman" w:cs="Times New Roman"/>
          <w:sz w:val="24"/>
          <w:szCs w:val="24"/>
        </w:rPr>
      </w:pPr>
      <w:r w:rsidRPr="00EB1A8A">
        <w:rPr>
          <w:rFonts w:ascii="Times New Roman" w:eastAsia="Calibri" w:hAnsi="Times New Roman" w:cs="Times New Roman"/>
          <w:sz w:val="24"/>
          <w:szCs w:val="24"/>
        </w:rPr>
        <w:t>8.1. Высшим органом Товарищества является общее собрание членов Товарищества.</w:t>
      </w:r>
    </w:p>
    <w:p w:rsidR="00EB1A8A" w:rsidRPr="00EB1A8A" w:rsidRDefault="00EB1A8A" w:rsidP="00EB1A8A">
      <w:pPr>
        <w:spacing w:after="0"/>
        <w:jc w:val="both"/>
        <w:rPr>
          <w:rFonts w:ascii="Times New Roman" w:eastAsia="Calibri" w:hAnsi="Times New Roman" w:cs="Times New Roman"/>
          <w:sz w:val="24"/>
          <w:szCs w:val="24"/>
        </w:rPr>
      </w:pPr>
      <w:bookmarkStart w:id="84" w:name="dst100177"/>
      <w:bookmarkEnd w:id="84"/>
      <w:r w:rsidRPr="00EB1A8A">
        <w:rPr>
          <w:rFonts w:ascii="Times New Roman" w:eastAsia="Calibri" w:hAnsi="Times New Roman" w:cs="Times New Roman"/>
          <w:sz w:val="24"/>
          <w:szCs w:val="24"/>
        </w:rPr>
        <w:t>8.2. Количество членов Товарищества не может быть менее семи.</w:t>
      </w:r>
    </w:p>
    <w:p w:rsidR="00EB1A8A" w:rsidRPr="00EB1A8A" w:rsidRDefault="00EB1A8A" w:rsidP="00EB1A8A">
      <w:pPr>
        <w:spacing w:after="0"/>
        <w:jc w:val="both"/>
        <w:rPr>
          <w:rFonts w:ascii="Times New Roman" w:eastAsia="Calibri" w:hAnsi="Times New Roman" w:cs="Times New Roman"/>
          <w:sz w:val="24"/>
          <w:szCs w:val="24"/>
        </w:rPr>
      </w:pPr>
      <w:bookmarkStart w:id="85" w:name="dst100178"/>
      <w:bookmarkEnd w:id="85"/>
      <w:r w:rsidRPr="00EB1A8A">
        <w:rPr>
          <w:rFonts w:ascii="Times New Roman" w:eastAsia="Calibri" w:hAnsi="Times New Roman" w:cs="Times New Roman"/>
          <w:sz w:val="24"/>
          <w:szCs w:val="24"/>
        </w:rPr>
        <w:t>8.3. В Товариществе создаются единоличный исполнительный орган (председатель Товарищества) и постоянно действующий коллегиальный исполнительный орган (правление Товарищества).</w:t>
      </w:r>
    </w:p>
    <w:p w:rsidR="00EB1A8A" w:rsidRPr="00EB1A8A" w:rsidRDefault="00EB1A8A" w:rsidP="00EB1A8A">
      <w:pPr>
        <w:spacing w:after="0"/>
        <w:jc w:val="both"/>
        <w:rPr>
          <w:rFonts w:ascii="Times New Roman" w:eastAsia="Calibri" w:hAnsi="Times New Roman" w:cs="Times New Roman"/>
          <w:sz w:val="24"/>
          <w:szCs w:val="24"/>
        </w:rPr>
      </w:pPr>
      <w:bookmarkStart w:id="86" w:name="dst100179"/>
      <w:bookmarkEnd w:id="86"/>
      <w:r w:rsidRPr="00EB1A8A">
        <w:rPr>
          <w:rFonts w:ascii="Times New Roman" w:eastAsia="Calibri" w:hAnsi="Times New Roman" w:cs="Times New Roman"/>
          <w:sz w:val="24"/>
          <w:szCs w:val="24"/>
        </w:rPr>
        <w:t>8.4. Наряду с исполнительными органами, указанными в п. 8.3. настоящего Устава, в порядке и для целей, которые предусмотрены настоящим Уставом, должна быть образована ревизионная комиссия (ревизор).</w:t>
      </w:r>
    </w:p>
    <w:p w:rsidR="00EB1A8A" w:rsidRPr="00EB1A8A" w:rsidRDefault="00EB1A8A" w:rsidP="00EB1A8A">
      <w:pPr>
        <w:spacing w:after="0"/>
        <w:jc w:val="both"/>
        <w:rPr>
          <w:rFonts w:ascii="Times New Roman" w:eastAsia="Calibri" w:hAnsi="Times New Roman" w:cs="Times New Roman"/>
          <w:sz w:val="24"/>
          <w:szCs w:val="24"/>
        </w:rPr>
      </w:pPr>
      <w:bookmarkStart w:id="87" w:name="dst100180"/>
      <w:bookmarkEnd w:id="87"/>
      <w:r w:rsidRPr="00EB1A8A">
        <w:rPr>
          <w:rFonts w:ascii="Times New Roman" w:eastAsia="Calibri" w:hAnsi="Times New Roman" w:cs="Times New Roman"/>
          <w:sz w:val="24"/>
          <w:szCs w:val="24"/>
        </w:rPr>
        <w:t>8.5. Председатель Товарищества, члены правления Товарищества, ревизионная комиссия (ревизор) избираются на общем собрании членов Товарищества на срок (</w:t>
      </w:r>
      <w:r w:rsidRPr="00EB1A8A">
        <w:rPr>
          <w:rFonts w:ascii="Times New Roman" w:eastAsia="Calibri" w:hAnsi="Times New Roman" w:cs="Times New Roman"/>
          <w:color w:val="FF0000"/>
          <w:sz w:val="24"/>
          <w:szCs w:val="24"/>
        </w:rPr>
        <w:t>от 2 до 5лет по решению общего собрания)</w:t>
      </w:r>
      <w:r w:rsidRPr="00EB1A8A">
        <w:rPr>
          <w:rFonts w:ascii="Times New Roman" w:eastAsia="Calibri" w:hAnsi="Times New Roman" w:cs="Times New Roman"/>
          <w:sz w:val="24"/>
          <w:szCs w:val="24"/>
        </w:rPr>
        <w:t xml:space="preserve"> из числа членов Товарищества тайным или открытым голосованием. Решение о порядке голосования (тайное или открытое) по вопросам, указанным в настоящем пункте, принимается общим собранием членов Товарищества простым большинством голосов от общего числа присутствующих на таком собрании членов Товарищества. Одно и то же лицо может переизбираться неограниченное количество раз на должности в органах Товарищества.</w:t>
      </w:r>
    </w:p>
    <w:p w:rsidR="00EB1A8A" w:rsidRPr="00EB1A8A" w:rsidRDefault="00EB1A8A" w:rsidP="00EB1A8A">
      <w:pPr>
        <w:spacing w:after="0"/>
        <w:jc w:val="both"/>
        <w:rPr>
          <w:rFonts w:ascii="Times New Roman" w:eastAsia="Calibri" w:hAnsi="Times New Roman" w:cs="Times New Roman"/>
          <w:sz w:val="24"/>
          <w:szCs w:val="24"/>
        </w:rPr>
      </w:pPr>
      <w:bookmarkStart w:id="88" w:name="dst100181"/>
      <w:bookmarkEnd w:id="88"/>
      <w:r w:rsidRPr="00EB1A8A">
        <w:rPr>
          <w:rFonts w:ascii="Times New Roman" w:eastAsia="Calibri" w:hAnsi="Times New Roman" w:cs="Times New Roman"/>
          <w:sz w:val="24"/>
          <w:szCs w:val="24"/>
        </w:rPr>
        <w:t>8.6. Лица, избранные в исполнительные органы Товарищества, продолжают осуществлять свои полномочия до избрания новых исполнительных органов Товарищества.</w:t>
      </w:r>
    </w:p>
    <w:p w:rsidR="00EB1A8A" w:rsidRPr="00EB1A8A" w:rsidRDefault="00EB1A8A" w:rsidP="00EB1A8A">
      <w:pPr>
        <w:spacing w:after="0"/>
        <w:jc w:val="both"/>
        <w:rPr>
          <w:rFonts w:ascii="Times New Roman" w:eastAsia="Calibri" w:hAnsi="Times New Roman" w:cs="Times New Roman"/>
          <w:sz w:val="24"/>
          <w:szCs w:val="24"/>
        </w:rPr>
      </w:pPr>
      <w:bookmarkStart w:id="89" w:name="dst100182"/>
      <w:bookmarkEnd w:id="89"/>
      <w:r w:rsidRPr="00EB1A8A">
        <w:rPr>
          <w:rFonts w:ascii="Times New Roman" w:eastAsia="Calibri" w:hAnsi="Times New Roman" w:cs="Times New Roman"/>
          <w:sz w:val="24"/>
          <w:szCs w:val="24"/>
        </w:rPr>
        <w:t>8.7. Решения органов Товарищества, принятые в пределах компетенции таких органов, являются обязательными для исполнения всеми членами Товарищества.</w:t>
      </w:r>
    </w:p>
    <w:p w:rsidR="00EB1A8A" w:rsidRPr="00EB1A8A" w:rsidRDefault="00EB1A8A" w:rsidP="00EB1A8A">
      <w:pPr>
        <w:spacing w:after="0"/>
        <w:jc w:val="both"/>
        <w:rPr>
          <w:rFonts w:ascii="Times New Roman" w:eastAsia="Calibri" w:hAnsi="Times New Roman" w:cs="Times New Roman"/>
          <w:sz w:val="24"/>
          <w:szCs w:val="24"/>
        </w:rPr>
      </w:pPr>
      <w:r w:rsidRPr="00EB1A8A">
        <w:rPr>
          <w:rFonts w:ascii="Times New Roman" w:eastAsia="Calibri" w:hAnsi="Times New Roman" w:cs="Times New Roman"/>
          <w:sz w:val="24"/>
          <w:szCs w:val="24"/>
        </w:rPr>
        <w:t>8.8. Член Товарищества, имеющий задолженность по членским и целевым взносам более чем за два календарных месяца, не может быть избран Председателем Товарищества, членом правления Товарищества, членом ревизионной комиссии (ревизором).</w:t>
      </w:r>
    </w:p>
    <w:p w:rsidR="00EB1A8A" w:rsidRPr="00EB1A8A" w:rsidRDefault="00EB1A8A" w:rsidP="00EB1A8A">
      <w:pPr>
        <w:spacing w:after="0"/>
        <w:jc w:val="both"/>
        <w:rPr>
          <w:rFonts w:ascii="Times New Roman" w:eastAsia="Calibri" w:hAnsi="Times New Roman" w:cs="Times New Roman"/>
          <w:sz w:val="24"/>
          <w:szCs w:val="24"/>
        </w:rPr>
      </w:pPr>
      <w:r w:rsidRPr="00EB1A8A">
        <w:rPr>
          <w:rFonts w:ascii="Times New Roman" w:eastAsia="Calibri" w:hAnsi="Times New Roman" w:cs="Times New Roman"/>
          <w:sz w:val="24"/>
          <w:szCs w:val="24"/>
        </w:rPr>
        <w:t>8.9. К исключительной компетенции общего собрания членов Товарищества относятся:</w:t>
      </w:r>
    </w:p>
    <w:p w:rsidR="00EB1A8A" w:rsidRPr="00EB1A8A" w:rsidRDefault="00EB1A8A" w:rsidP="00EB1A8A">
      <w:pPr>
        <w:spacing w:after="0"/>
        <w:jc w:val="both"/>
        <w:rPr>
          <w:rFonts w:ascii="Times New Roman" w:eastAsia="Calibri" w:hAnsi="Times New Roman" w:cs="Times New Roman"/>
          <w:sz w:val="24"/>
          <w:szCs w:val="24"/>
        </w:rPr>
      </w:pPr>
      <w:bookmarkStart w:id="90" w:name="dst100185"/>
      <w:bookmarkEnd w:id="90"/>
      <w:r w:rsidRPr="00EB1A8A">
        <w:rPr>
          <w:rFonts w:ascii="Times New Roman" w:eastAsia="Calibri" w:hAnsi="Times New Roman" w:cs="Times New Roman"/>
          <w:sz w:val="24"/>
          <w:szCs w:val="24"/>
        </w:rPr>
        <w:t>8.9.1. изменение Устава Товарищества;</w:t>
      </w:r>
    </w:p>
    <w:p w:rsidR="00EB1A8A" w:rsidRPr="00EB1A8A" w:rsidRDefault="00EB1A8A" w:rsidP="00EB1A8A">
      <w:pPr>
        <w:spacing w:after="0"/>
        <w:jc w:val="both"/>
        <w:rPr>
          <w:rFonts w:ascii="Times New Roman" w:eastAsia="Calibri" w:hAnsi="Times New Roman" w:cs="Times New Roman"/>
          <w:sz w:val="24"/>
          <w:szCs w:val="24"/>
        </w:rPr>
      </w:pPr>
      <w:bookmarkStart w:id="91" w:name="dst100186"/>
      <w:bookmarkEnd w:id="91"/>
      <w:r w:rsidRPr="00EB1A8A">
        <w:rPr>
          <w:rFonts w:ascii="Times New Roman" w:eastAsia="Calibri" w:hAnsi="Times New Roman" w:cs="Times New Roman"/>
          <w:sz w:val="24"/>
          <w:szCs w:val="24"/>
        </w:rPr>
        <w:lastRenderedPageBreak/>
        <w:t>8.9.2. избрание органов Товарищества (председателя Товарищества, членов правления Товарищества), ревизионной комиссии (ревизора), досрочное прекращение их полномочий;</w:t>
      </w:r>
    </w:p>
    <w:p w:rsidR="00EB1A8A" w:rsidRPr="00EB1A8A" w:rsidRDefault="00EB1A8A" w:rsidP="00EB1A8A">
      <w:pPr>
        <w:spacing w:after="0"/>
        <w:jc w:val="both"/>
        <w:rPr>
          <w:rFonts w:ascii="Times New Roman" w:eastAsia="Calibri" w:hAnsi="Times New Roman" w:cs="Times New Roman"/>
          <w:sz w:val="24"/>
          <w:szCs w:val="24"/>
        </w:rPr>
      </w:pPr>
      <w:bookmarkStart w:id="92" w:name="dst100187"/>
      <w:bookmarkEnd w:id="92"/>
      <w:r w:rsidRPr="00EB1A8A">
        <w:rPr>
          <w:rFonts w:ascii="Times New Roman" w:eastAsia="Calibri" w:hAnsi="Times New Roman" w:cs="Times New Roman"/>
          <w:sz w:val="24"/>
          <w:szCs w:val="24"/>
        </w:rPr>
        <w:t>8.9.3. определение условий, на которых осуществляется оплата труда председателя Товарищества, членов правления Товарищества, членов ревизионной комиссии (ревизора), а также иных лиц, с которыми Товариществом заключены трудовые договоры;</w:t>
      </w:r>
    </w:p>
    <w:p w:rsidR="00EB1A8A" w:rsidRPr="00EB1A8A" w:rsidRDefault="00EB1A8A" w:rsidP="00EB1A8A">
      <w:pPr>
        <w:spacing w:after="0"/>
        <w:jc w:val="both"/>
        <w:rPr>
          <w:rFonts w:ascii="Times New Roman" w:eastAsia="Calibri" w:hAnsi="Times New Roman" w:cs="Times New Roman"/>
          <w:sz w:val="24"/>
          <w:szCs w:val="24"/>
        </w:rPr>
      </w:pPr>
      <w:bookmarkStart w:id="93" w:name="dst100188"/>
      <w:bookmarkEnd w:id="93"/>
      <w:r w:rsidRPr="00EB1A8A">
        <w:rPr>
          <w:rFonts w:ascii="Times New Roman" w:eastAsia="Calibri" w:hAnsi="Times New Roman" w:cs="Times New Roman"/>
          <w:sz w:val="24"/>
          <w:szCs w:val="24"/>
        </w:rPr>
        <w:t>8.9.4. принятие решения о приобретении Товариществом земельных участков, находящихся в государственной или муниципальной собственности, о совершении необходимых действий для приобретения указанных земельных участков;</w:t>
      </w:r>
    </w:p>
    <w:p w:rsidR="00EB1A8A" w:rsidRPr="00EB1A8A" w:rsidRDefault="00EB1A8A" w:rsidP="00EB1A8A">
      <w:pPr>
        <w:spacing w:after="0"/>
        <w:jc w:val="both"/>
        <w:rPr>
          <w:rFonts w:ascii="Times New Roman" w:eastAsia="Calibri" w:hAnsi="Times New Roman" w:cs="Times New Roman"/>
          <w:sz w:val="24"/>
          <w:szCs w:val="24"/>
        </w:rPr>
      </w:pPr>
      <w:bookmarkStart w:id="94" w:name="dst100189"/>
      <w:bookmarkEnd w:id="94"/>
      <w:r w:rsidRPr="00EB1A8A">
        <w:rPr>
          <w:rFonts w:ascii="Times New Roman" w:eastAsia="Calibri" w:hAnsi="Times New Roman" w:cs="Times New Roman"/>
          <w:sz w:val="24"/>
          <w:szCs w:val="24"/>
        </w:rPr>
        <w:t>8.9.5. принятие решения о создании (строительстве, реконструкции) или приобретении имущества общего пользования, в том числе земельных участков общего назначения, и о порядке его использования;</w:t>
      </w:r>
    </w:p>
    <w:p w:rsidR="00EB1A8A" w:rsidRPr="00EB1A8A" w:rsidRDefault="00EB1A8A" w:rsidP="00EB1A8A">
      <w:pPr>
        <w:spacing w:after="0"/>
        <w:jc w:val="both"/>
        <w:rPr>
          <w:rFonts w:ascii="Times New Roman" w:eastAsia="Calibri" w:hAnsi="Times New Roman" w:cs="Times New Roman"/>
          <w:sz w:val="24"/>
          <w:szCs w:val="24"/>
        </w:rPr>
      </w:pPr>
      <w:bookmarkStart w:id="95" w:name="dst100190"/>
      <w:bookmarkEnd w:id="95"/>
      <w:r w:rsidRPr="00EB1A8A">
        <w:rPr>
          <w:rFonts w:ascii="Times New Roman" w:eastAsia="Calibri" w:hAnsi="Times New Roman" w:cs="Times New Roman"/>
          <w:sz w:val="24"/>
          <w:szCs w:val="24"/>
        </w:rPr>
        <w:t>8.9.6. принятие решения о передаче недвижимого имущества общего пользования в общую долевую собственность собственников земельных участков, расположенных в границах территории садоводства, в государственную собственность субъекта Российской Федерации или в собственность муниципального образования, в границах которых расположена территория садоводства;</w:t>
      </w:r>
    </w:p>
    <w:p w:rsidR="00EB1A8A" w:rsidRPr="00EB1A8A" w:rsidRDefault="00EB1A8A" w:rsidP="00EB1A8A">
      <w:pPr>
        <w:spacing w:after="0"/>
        <w:jc w:val="both"/>
        <w:rPr>
          <w:rFonts w:ascii="Times New Roman" w:eastAsia="Calibri" w:hAnsi="Times New Roman" w:cs="Times New Roman"/>
          <w:sz w:val="24"/>
          <w:szCs w:val="24"/>
        </w:rPr>
      </w:pPr>
      <w:bookmarkStart w:id="96" w:name="dst100191"/>
      <w:bookmarkEnd w:id="96"/>
      <w:r w:rsidRPr="00EB1A8A">
        <w:rPr>
          <w:rFonts w:ascii="Times New Roman" w:eastAsia="Calibri" w:hAnsi="Times New Roman" w:cs="Times New Roman"/>
          <w:sz w:val="24"/>
          <w:szCs w:val="24"/>
        </w:rPr>
        <w:t>8.9.7. прием граждан в члены Товарищества, исключение граждан из числа членов Товарищества, определение порядка рассмотрения заявлений граждан о приеме в члены Товарищества;</w:t>
      </w:r>
    </w:p>
    <w:p w:rsidR="00EB1A8A" w:rsidRPr="00EB1A8A" w:rsidRDefault="00EB1A8A" w:rsidP="00EB1A8A">
      <w:pPr>
        <w:spacing w:after="0"/>
        <w:jc w:val="both"/>
        <w:rPr>
          <w:rFonts w:ascii="Times New Roman" w:eastAsia="Calibri" w:hAnsi="Times New Roman" w:cs="Times New Roman"/>
          <w:sz w:val="24"/>
          <w:szCs w:val="24"/>
        </w:rPr>
      </w:pPr>
      <w:bookmarkStart w:id="97" w:name="dst100192"/>
      <w:bookmarkEnd w:id="97"/>
      <w:r w:rsidRPr="00EB1A8A">
        <w:rPr>
          <w:rFonts w:ascii="Times New Roman" w:eastAsia="Calibri" w:hAnsi="Times New Roman" w:cs="Times New Roman"/>
          <w:sz w:val="24"/>
          <w:szCs w:val="24"/>
        </w:rPr>
        <w:t>8.9.8. принятие решения об открытии или о закрытии банковских счетов Товарищества;</w:t>
      </w:r>
    </w:p>
    <w:p w:rsidR="00EB1A8A" w:rsidRPr="00EB1A8A" w:rsidRDefault="00EB1A8A" w:rsidP="00EB1A8A">
      <w:pPr>
        <w:spacing w:after="0"/>
        <w:jc w:val="both"/>
        <w:rPr>
          <w:rFonts w:ascii="Times New Roman" w:eastAsia="Calibri" w:hAnsi="Times New Roman" w:cs="Times New Roman"/>
          <w:sz w:val="24"/>
          <w:szCs w:val="24"/>
        </w:rPr>
      </w:pPr>
      <w:bookmarkStart w:id="98" w:name="dst100193"/>
      <w:bookmarkEnd w:id="98"/>
      <w:r w:rsidRPr="00EB1A8A">
        <w:rPr>
          <w:rFonts w:ascii="Times New Roman" w:eastAsia="Calibri" w:hAnsi="Times New Roman" w:cs="Times New Roman"/>
          <w:sz w:val="24"/>
          <w:szCs w:val="24"/>
        </w:rPr>
        <w:t>8.9.9. одобрение проек</w:t>
      </w:r>
      <w:r w:rsidR="00D17B9D">
        <w:rPr>
          <w:rFonts w:ascii="Times New Roman" w:eastAsia="Calibri" w:hAnsi="Times New Roman" w:cs="Times New Roman"/>
          <w:sz w:val="24"/>
          <w:szCs w:val="24"/>
        </w:rPr>
        <w:t>та планировки территории и</w:t>
      </w:r>
      <w:r w:rsidRPr="00EB1A8A">
        <w:rPr>
          <w:rFonts w:ascii="Times New Roman" w:eastAsia="Calibri" w:hAnsi="Times New Roman" w:cs="Times New Roman"/>
          <w:sz w:val="24"/>
          <w:szCs w:val="24"/>
        </w:rPr>
        <w:t xml:space="preserve"> проекта межевания территории, подготовленных в отношении территории Товарищества;</w:t>
      </w:r>
    </w:p>
    <w:p w:rsidR="00EB1A8A" w:rsidRPr="00EB1A8A" w:rsidRDefault="00EB1A8A" w:rsidP="00EB1A8A">
      <w:pPr>
        <w:spacing w:after="0"/>
        <w:jc w:val="both"/>
        <w:rPr>
          <w:rFonts w:ascii="Times New Roman" w:eastAsia="Calibri" w:hAnsi="Times New Roman" w:cs="Times New Roman"/>
          <w:sz w:val="24"/>
          <w:szCs w:val="24"/>
        </w:rPr>
      </w:pPr>
      <w:bookmarkStart w:id="99" w:name="dst100194"/>
      <w:bookmarkEnd w:id="99"/>
      <w:r w:rsidRPr="00EB1A8A">
        <w:rPr>
          <w:rFonts w:ascii="Times New Roman" w:eastAsia="Calibri" w:hAnsi="Times New Roman" w:cs="Times New Roman"/>
          <w:sz w:val="24"/>
          <w:szCs w:val="24"/>
        </w:rPr>
        <w:t xml:space="preserve">8.9.10. распределение образованных на основании утвержденной документации по планировке территории садовых земельных участков между членами Товарищества с указанием условных номеров земельных участков согласно утвержденному проекту межевания территории для их последующего предоставления в соответствии с Земельным </w:t>
      </w:r>
      <w:hyperlink r:id="rId7" w:anchor="dst0" w:history="1">
        <w:r w:rsidRPr="00EB1A8A">
          <w:rPr>
            <w:rFonts w:ascii="Times New Roman" w:eastAsia="Calibri" w:hAnsi="Times New Roman" w:cs="Times New Roman"/>
            <w:color w:val="0000FF"/>
            <w:sz w:val="24"/>
            <w:szCs w:val="24"/>
            <w:u w:val="single"/>
          </w:rPr>
          <w:t>кодексом</w:t>
        </w:r>
      </w:hyperlink>
      <w:r w:rsidRPr="00EB1A8A">
        <w:rPr>
          <w:rFonts w:ascii="Times New Roman" w:eastAsia="Calibri" w:hAnsi="Times New Roman" w:cs="Times New Roman"/>
          <w:sz w:val="24"/>
          <w:szCs w:val="24"/>
        </w:rPr>
        <w:t xml:space="preserve"> Российской Федерации;</w:t>
      </w:r>
    </w:p>
    <w:p w:rsidR="00EB1A8A" w:rsidRPr="00EB1A8A" w:rsidRDefault="00EB1A8A" w:rsidP="00EB1A8A">
      <w:pPr>
        <w:spacing w:after="0"/>
        <w:jc w:val="both"/>
        <w:rPr>
          <w:rFonts w:ascii="Times New Roman" w:eastAsia="Calibri" w:hAnsi="Times New Roman" w:cs="Times New Roman"/>
          <w:sz w:val="24"/>
          <w:szCs w:val="24"/>
        </w:rPr>
      </w:pPr>
      <w:bookmarkStart w:id="100" w:name="dst100195"/>
      <w:bookmarkEnd w:id="100"/>
      <w:r w:rsidRPr="00EB1A8A">
        <w:rPr>
          <w:rFonts w:ascii="Times New Roman" w:eastAsia="Calibri" w:hAnsi="Times New Roman" w:cs="Times New Roman"/>
          <w:sz w:val="24"/>
          <w:szCs w:val="24"/>
        </w:rPr>
        <w:t>8.9.11. утверждение отчетов ревизионной комиссии (ревизора);</w:t>
      </w:r>
    </w:p>
    <w:p w:rsidR="00EB1A8A" w:rsidRPr="00EB1A8A" w:rsidRDefault="00EB1A8A" w:rsidP="00EB1A8A">
      <w:pPr>
        <w:spacing w:after="0"/>
        <w:jc w:val="both"/>
        <w:rPr>
          <w:rFonts w:ascii="Times New Roman" w:eastAsia="Calibri" w:hAnsi="Times New Roman" w:cs="Times New Roman"/>
          <w:sz w:val="24"/>
          <w:szCs w:val="24"/>
        </w:rPr>
      </w:pPr>
      <w:bookmarkStart w:id="101" w:name="dst100196"/>
      <w:bookmarkEnd w:id="101"/>
      <w:r w:rsidRPr="00EB1A8A">
        <w:rPr>
          <w:rFonts w:ascii="Times New Roman" w:eastAsia="Calibri" w:hAnsi="Times New Roman" w:cs="Times New Roman"/>
          <w:sz w:val="24"/>
          <w:szCs w:val="24"/>
        </w:rPr>
        <w:t>8.9.12. утверждение положения об оплате труда работников и членов органов Товарищества, членов ревизионной комиссии (ревизора), заключивших трудовые договоры с Товариществом;</w:t>
      </w:r>
    </w:p>
    <w:p w:rsidR="00EB1A8A" w:rsidRPr="00EB1A8A" w:rsidRDefault="00EB1A8A" w:rsidP="00EB1A8A">
      <w:pPr>
        <w:spacing w:after="0"/>
        <w:jc w:val="both"/>
        <w:rPr>
          <w:rFonts w:ascii="Times New Roman" w:eastAsia="Calibri" w:hAnsi="Times New Roman" w:cs="Times New Roman"/>
          <w:sz w:val="24"/>
          <w:szCs w:val="24"/>
        </w:rPr>
      </w:pPr>
      <w:bookmarkStart w:id="102" w:name="dst100197"/>
      <w:bookmarkEnd w:id="102"/>
      <w:r w:rsidRPr="00EB1A8A">
        <w:rPr>
          <w:rFonts w:ascii="Times New Roman" w:eastAsia="Calibri" w:hAnsi="Times New Roman" w:cs="Times New Roman"/>
          <w:sz w:val="24"/>
          <w:szCs w:val="24"/>
        </w:rPr>
        <w:t xml:space="preserve">8.9.13. принятие решений о создании ассоциаций (союзов) Товариществ, вступлении в них или выходе из них, </w:t>
      </w:r>
    </w:p>
    <w:p w:rsidR="00EB1A8A" w:rsidRPr="00EB1A8A" w:rsidRDefault="00EB1A8A" w:rsidP="00EB1A8A">
      <w:pPr>
        <w:spacing w:after="0"/>
        <w:jc w:val="both"/>
        <w:rPr>
          <w:rFonts w:ascii="Times New Roman" w:eastAsia="Calibri" w:hAnsi="Times New Roman" w:cs="Times New Roman"/>
          <w:sz w:val="24"/>
          <w:szCs w:val="24"/>
        </w:rPr>
      </w:pPr>
      <w:bookmarkStart w:id="103" w:name="dst100198"/>
      <w:bookmarkEnd w:id="103"/>
      <w:r w:rsidRPr="00EB1A8A">
        <w:rPr>
          <w:rFonts w:ascii="Times New Roman" w:eastAsia="Calibri" w:hAnsi="Times New Roman" w:cs="Times New Roman"/>
          <w:sz w:val="24"/>
          <w:szCs w:val="24"/>
        </w:rPr>
        <w:t>8.9.14. заключение договора с аудиторской организацией или индивидуальным аудитором Товарищества;</w:t>
      </w:r>
    </w:p>
    <w:p w:rsidR="00EB1A8A" w:rsidRPr="00EB1A8A" w:rsidRDefault="00EB1A8A" w:rsidP="00EB1A8A">
      <w:pPr>
        <w:spacing w:after="0"/>
        <w:jc w:val="both"/>
        <w:rPr>
          <w:rFonts w:ascii="Times New Roman" w:eastAsia="Calibri" w:hAnsi="Times New Roman" w:cs="Times New Roman"/>
          <w:sz w:val="24"/>
          <w:szCs w:val="24"/>
        </w:rPr>
      </w:pPr>
      <w:bookmarkStart w:id="104" w:name="dst100199"/>
      <w:bookmarkEnd w:id="104"/>
      <w:r w:rsidRPr="00EB1A8A">
        <w:rPr>
          <w:rFonts w:ascii="Times New Roman" w:eastAsia="Calibri" w:hAnsi="Times New Roman" w:cs="Times New Roman"/>
          <w:sz w:val="24"/>
          <w:szCs w:val="24"/>
        </w:rPr>
        <w:t>8.9.15. утверждение порядка ведения общего собрания членов Товарищества, деятельности председателя и правления Товарищества, деятельности ревизионной комиссии (ревизора) Товарищества;</w:t>
      </w:r>
    </w:p>
    <w:p w:rsidR="00EB1A8A" w:rsidRPr="00EB1A8A" w:rsidRDefault="00EB1A8A" w:rsidP="00EB1A8A">
      <w:pPr>
        <w:spacing w:after="0"/>
        <w:jc w:val="both"/>
        <w:rPr>
          <w:rFonts w:ascii="Times New Roman" w:eastAsia="Calibri" w:hAnsi="Times New Roman" w:cs="Times New Roman"/>
          <w:sz w:val="24"/>
          <w:szCs w:val="24"/>
        </w:rPr>
      </w:pPr>
      <w:bookmarkStart w:id="105" w:name="dst100200"/>
      <w:bookmarkEnd w:id="105"/>
      <w:r w:rsidRPr="00EB1A8A">
        <w:rPr>
          <w:rFonts w:ascii="Times New Roman" w:eastAsia="Calibri" w:hAnsi="Times New Roman" w:cs="Times New Roman"/>
          <w:sz w:val="24"/>
          <w:szCs w:val="24"/>
        </w:rPr>
        <w:t>8.9.16. рассмотрение жалоб членов Товарищества на решения и действия (бездействие) членов правления, председателя, членов ревизионной комиссии (ревизора) Товарищества;</w:t>
      </w:r>
    </w:p>
    <w:p w:rsidR="00EB1A8A" w:rsidRPr="00EB1A8A" w:rsidRDefault="00EB1A8A" w:rsidP="00EB1A8A">
      <w:pPr>
        <w:spacing w:after="0"/>
        <w:jc w:val="both"/>
        <w:rPr>
          <w:rFonts w:ascii="Times New Roman" w:eastAsia="Calibri" w:hAnsi="Times New Roman" w:cs="Times New Roman"/>
          <w:sz w:val="24"/>
          <w:szCs w:val="24"/>
        </w:rPr>
      </w:pPr>
      <w:bookmarkStart w:id="106" w:name="dst100201"/>
      <w:bookmarkEnd w:id="106"/>
      <w:r w:rsidRPr="00EB1A8A">
        <w:rPr>
          <w:rFonts w:ascii="Times New Roman" w:eastAsia="Calibri" w:hAnsi="Times New Roman" w:cs="Times New Roman"/>
          <w:sz w:val="24"/>
          <w:szCs w:val="24"/>
        </w:rPr>
        <w:t>8.9.17. утверждение приходно-расходной сметы Товарищества и принятие решения о ее исполнении;</w:t>
      </w:r>
    </w:p>
    <w:p w:rsidR="00EB1A8A" w:rsidRPr="00EB1A8A" w:rsidRDefault="00EB1A8A" w:rsidP="00EB1A8A">
      <w:pPr>
        <w:spacing w:after="0"/>
        <w:jc w:val="both"/>
        <w:rPr>
          <w:rFonts w:ascii="Times New Roman" w:eastAsia="Calibri" w:hAnsi="Times New Roman" w:cs="Times New Roman"/>
          <w:sz w:val="24"/>
          <w:szCs w:val="24"/>
        </w:rPr>
      </w:pPr>
      <w:bookmarkStart w:id="107" w:name="dst100202"/>
      <w:bookmarkEnd w:id="107"/>
      <w:r w:rsidRPr="00EB1A8A">
        <w:rPr>
          <w:rFonts w:ascii="Times New Roman" w:eastAsia="Calibri" w:hAnsi="Times New Roman" w:cs="Times New Roman"/>
          <w:sz w:val="24"/>
          <w:szCs w:val="24"/>
        </w:rPr>
        <w:t>8.9.18. утверждение отчетов правления Товарищества, отчетов председателя Товарищества;</w:t>
      </w:r>
    </w:p>
    <w:p w:rsidR="00EB1A8A" w:rsidRPr="00EB1A8A" w:rsidRDefault="00EB1A8A" w:rsidP="00EB1A8A">
      <w:pPr>
        <w:spacing w:after="0"/>
        <w:jc w:val="both"/>
        <w:rPr>
          <w:rFonts w:ascii="Times New Roman" w:eastAsia="Calibri" w:hAnsi="Times New Roman" w:cs="Times New Roman"/>
          <w:sz w:val="24"/>
          <w:szCs w:val="24"/>
        </w:rPr>
      </w:pPr>
      <w:bookmarkStart w:id="108" w:name="dst100203"/>
      <w:bookmarkEnd w:id="108"/>
      <w:r w:rsidRPr="00EB1A8A">
        <w:rPr>
          <w:rFonts w:ascii="Times New Roman" w:eastAsia="Calibri" w:hAnsi="Times New Roman" w:cs="Times New Roman"/>
          <w:sz w:val="24"/>
          <w:szCs w:val="24"/>
        </w:rPr>
        <w:t>8.9.19. определение порядка рассмотрения органами Товарищества заявлений (обращений, жалоб) членов Товарищества;</w:t>
      </w:r>
    </w:p>
    <w:p w:rsidR="00EB1A8A" w:rsidRPr="00EB1A8A" w:rsidRDefault="00EB1A8A" w:rsidP="00EB1A8A">
      <w:pPr>
        <w:spacing w:after="0"/>
        <w:jc w:val="both"/>
        <w:rPr>
          <w:rFonts w:ascii="Times New Roman" w:eastAsia="Calibri" w:hAnsi="Times New Roman" w:cs="Times New Roman"/>
          <w:sz w:val="24"/>
          <w:szCs w:val="24"/>
        </w:rPr>
      </w:pPr>
      <w:bookmarkStart w:id="109" w:name="dst100204"/>
      <w:bookmarkEnd w:id="109"/>
      <w:r w:rsidRPr="00EB1A8A">
        <w:rPr>
          <w:rFonts w:ascii="Times New Roman" w:eastAsia="Calibri" w:hAnsi="Times New Roman" w:cs="Times New Roman"/>
          <w:sz w:val="24"/>
          <w:szCs w:val="24"/>
        </w:rPr>
        <w:t>8.9.20. принятие решения об избрании председательствующего на общем собрании членов Товарищества;</w:t>
      </w:r>
    </w:p>
    <w:p w:rsidR="00EB1A8A" w:rsidRPr="00EB1A8A" w:rsidRDefault="00EB1A8A" w:rsidP="00EB1A8A">
      <w:pPr>
        <w:spacing w:after="0"/>
        <w:jc w:val="both"/>
        <w:rPr>
          <w:rFonts w:ascii="Times New Roman" w:eastAsia="Calibri" w:hAnsi="Times New Roman" w:cs="Times New Roman"/>
          <w:sz w:val="24"/>
          <w:szCs w:val="24"/>
        </w:rPr>
      </w:pPr>
      <w:bookmarkStart w:id="110" w:name="dst100205"/>
      <w:bookmarkEnd w:id="110"/>
      <w:r w:rsidRPr="00EB1A8A">
        <w:rPr>
          <w:rFonts w:ascii="Times New Roman" w:eastAsia="Calibri" w:hAnsi="Times New Roman" w:cs="Times New Roman"/>
          <w:sz w:val="24"/>
          <w:szCs w:val="24"/>
        </w:rPr>
        <w:lastRenderedPageBreak/>
        <w:t>8.9.21. определение размера и срока внесения взносов, порядка расходования целевых взносов, а также размера и срока внесения платы</w:t>
      </w:r>
      <w:r w:rsidRPr="00EB1A8A">
        <w:rPr>
          <w:rFonts w:ascii="Arial" w:eastAsia="Calibri" w:hAnsi="Arial" w:cs="Arial"/>
          <w:b/>
          <w:bCs/>
          <w:color w:val="333333"/>
          <w:shd w:val="clear" w:color="auto" w:fill="FFFFFF"/>
        </w:rPr>
        <w:t xml:space="preserve"> </w:t>
      </w:r>
      <w:r w:rsidRPr="00EB1A8A">
        <w:rPr>
          <w:rFonts w:ascii="Times New Roman" w:eastAsia="Calibri" w:hAnsi="Times New Roman" w:cs="Times New Roman"/>
          <w:sz w:val="24"/>
          <w:szCs w:val="24"/>
        </w:rPr>
        <w:t>лицами, ведущими садоводство на земельных участках, расположенных в границах территории Товарищества, без участия в Товариществе;</w:t>
      </w:r>
    </w:p>
    <w:p w:rsidR="00EB1A8A" w:rsidRPr="00EB1A8A" w:rsidRDefault="00EB1A8A" w:rsidP="00EB1A8A">
      <w:pPr>
        <w:spacing w:after="0"/>
        <w:jc w:val="both"/>
        <w:rPr>
          <w:rFonts w:ascii="Times New Roman" w:eastAsia="Calibri" w:hAnsi="Times New Roman" w:cs="Times New Roman"/>
          <w:sz w:val="24"/>
          <w:szCs w:val="24"/>
        </w:rPr>
      </w:pPr>
      <w:bookmarkStart w:id="111" w:name="dst100206"/>
      <w:bookmarkEnd w:id="111"/>
      <w:r w:rsidRPr="00EB1A8A">
        <w:rPr>
          <w:rFonts w:ascii="Times New Roman" w:eastAsia="Calibri" w:hAnsi="Times New Roman" w:cs="Times New Roman"/>
          <w:sz w:val="24"/>
          <w:szCs w:val="24"/>
        </w:rPr>
        <w:t>8.9.22. утверждение финансово-экономического обоснования размера взносов, финансово-экономического обоснования размера платы для лиц, ведущих садоводство на земельных участках, расположенных в границах территории Товарищества, без участия в Товариществе;</w:t>
      </w:r>
    </w:p>
    <w:p w:rsidR="00EB1A8A" w:rsidRPr="00EB1A8A" w:rsidRDefault="00EB1A8A" w:rsidP="00EB1A8A">
      <w:pPr>
        <w:spacing w:after="0"/>
        <w:jc w:val="both"/>
        <w:rPr>
          <w:rFonts w:ascii="Times New Roman" w:eastAsia="Calibri" w:hAnsi="Times New Roman" w:cs="Times New Roman"/>
          <w:sz w:val="24"/>
          <w:szCs w:val="24"/>
        </w:rPr>
      </w:pPr>
      <w:bookmarkStart w:id="112" w:name="dst100207"/>
      <w:bookmarkEnd w:id="112"/>
      <w:r w:rsidRPr="00EB1A8A">
        <w:rPr>
          <w:rFonts w:ascii="Times New Roman" w:eastAsia="Calibri" w:hAnsi="Times New Roman" w:cs="Times New Roman"/>
          <w:sz w:val="24"/>
          <w:szCs w:val="24"/>
        </w:rPr>
        <w:t>8.9.23. принятие решений о реорганизации и ликвидации Товарищества, о назначении ликвидационной комиссии (ликвидатора) и об утверждении промежуточного ликвидационного баланса и ликвидационного баланса.</w:t>
      </w:r>
    </w:p>
    <w:p w:rsidR="00EB1A8A" w:rsidRPr="00EB1A8A" w:rsidRDefault="00EB1A8A" w:rsidP="00EB1A8A">
      <w:pPr>
        <w:spacing w:after="0"/>
        <w:jc w:val="both"/>
        <w:rPr>
          <w:rFonts w:ascii="Times New Roman" w:eastAsia="Calibri" w:hAnsi="Times New Roman" w:cs="Times New Roman"/>
          <w:sz w:val="24"/>
          <w:szCs w:val="24"/>
        </w:rPr>
      </w:pPr>
      <w:bookmarkStart w:id="113" w:name="dst100208"/>
      <w:bookmarkEnd w:id="113"/>
      <w:r w:rsidRPr="00EB1A8A">
        <w:rPr>
          <w:rFonts w:ascii="Times New Roman" w:eastAsia="Calibri" w:hAnsi="Times New Roman" w:cs="Times New Roman"/>
          <w:sz w:val="24"/>
          <w:szCs w:val="24"/>
        </w:rPr>
        <w:t xml:space="preserve">8.10. По вопросам, указанным в </w:t>
      </w:r>
      <w:hyperlink r:id="rId8" w:anchor="dst100185" w:history="1">
        <w:r w:rsidRPr="00EB1A8A">
          <w:rPr>
            <w:rFonts w:ascii="Times New Roman" w:eastAsia="Calibri" w:hAnsi="Times New Roman" w:cs="Times New Roman"/>
            <w:color w:val="0000FF"/>
            <w:sz w:val="24"/>
            <w:szCs w:val="24"/>
            <w:u w:val="single"/>
          </w:rPr>
          <w:t>подпунктах 8.9.1</w:t>
        </w:r>
      </w:hyperlink>
      <w:r w:rsidRPr="00EB1A8A">
        <w:rPr>
          <w:rFonts w:ascii="Times New Roman" w:eastAsia="Calibri" w:hAnsi="Times New Roman" w:cs="Times New Roman"/>
          <w:sz w:val="24"/>
          <w:szCs w:val="24"/>
        </w:rPr>
        <w:t>. – 8.9.</w:t>
      </w:r>
      <w:hyperlink r:id="rId9" w:anchor="dst100190" w:history="1">
        <w:r w:rsidRPr="00EB1A8A">
          <w:rPr>
            <w:rFonts w:ascii="Times New Roman" w:eastAsia="Calibri" w:hAnsi="Times New Roman" w:cs="Times New Roman"/>
            <w:color w:val="0000FF"/>
            <w:sz w:val="24"/>
            <w:szCs w:val="24"/>
            <w:u w:val="single"/>
          </w:rPr>
          <w:t>6</w:t>
        </w:r>
      </w:hyperlink>
      <w:r w:rsidRPr="00EB1A8A">
        <w:rPr>
          <w:rFonts w:ascii="Times New Roman" w:eastAsia="Calibri" w:hAnsi="Times New Roman" w:cs="Times New Roman"/>
          <w:sz w:val="24"/>
          <w:szCs w:val="24"/>
        </w:rPr>
        <w:t>., 8.9.</w:t>
      </w:r>
      <w:hyperlink r:id="rId10" w:anchor="dst100194" w:history="1">
        <w:r w:rsidRPr="00EB1A8A">
          <w:rPr>
            <w:rFonts w:ascii="Times New Roman" w:eastAsia="Calibri" w:hAnsi="Times New Roman" w:cs="Times New Roman"/>
            <w:color w:val="0000FF"/>
            <w:sz w:val="24"/>
            <w:szCs w:val="24"/>
            <w:u w:val="single"/>
          </w:rPr>
          <w:t>10</w:t>
        </w:r>
      </w:hyperlink>
      <w:r w:rsidRPr="00EB1A8A">
        <w:rPr>
          <w:rFonts w:ascii="Times New Roman" w:eastAsia="Calibri" w:hAnsi="Times New Roman" w:cs="Times New Roman"/>
          <w:sz w:val="24"/>
          <w:szCs w:val="24"/>
        </w:rPr>
        <w:t>.,8.9.</w:t>
      </w:r>
      <w:hyperlink r:id="rId11" w:anchor="dst100201" w:history="1">
        <w:r w:rsidRPr="00EB1A8A">
          <w:rPr>
            <w:rFonts w:ascii="Times New Roman" w:eastAsia="Calibri" w:hAnsi="Times New Roman" w:cs="Times New Roman"/>
            <w:color w:val="0000FF"/>
            <w:sz w:val="24"/>
            <w:szCs w:val="24"/>
            <w:u w:val="single"/>
          </w:rPr>
          <w:t>17</w:t>
        </w:r>
      </w:hyperlink>
      <w:r w:rsidRPr="00EB1A8A">
        <w:rPr>
          <w:rFonts w:ascii="Times New Roman" w:eastAsia="Calibri" w:hAnsi="Times New Roman" w:cs="Times New Roman"/>
          <w:sz w:val="24"/>
          <w:szCs w:val="24"/>
        </w:rPr>
        <w:t>., 8.9.</w:t>
      </w:r>
      <w:hyperlink r:id="rId12" w:anchor="dst100205" w:history="1">
        <w:r w:rsidRPr="00EB1A8A">
          <w:rPr>
            <w:rFonts w:ascii="Times New Roman" w:eastAsia="Calibri" w:hAnsi="Times New Roman" w:cs="Times New Roman"/>
            <w:color w:val="0000FF"/>
            <w:sz w:val="24"/>
            <w:szCs w:val="24"/>
            <w:u w:val="single"/>
          </w:rPr>
          <w:t>21</w:t>
        </w:r>
      </w:hyperlink>
      <w:r w:rsidRPr="00EB1A8A">
        <w:rPr>
          <w:rFonts w:ascii="Times New Roman" w:eastAsia="Calibri" w:hAnsi="Times New Roman" w:cs="Times New Roman"/>
          <w:sz w:val="24"/>
          <w:szCs w:val="24"/>
        </w:rPr>
        <w:t>. – 8.9.</w:t>
      </w:r>
      <w:hyperlink r:id="rId13" w:anchor="dst100207" w:history="1">
        <w:r w:rsidRPr="00EB1A8A">
          <w:rPr>
            <w:rFonts w:ascii="Times New Roman" w:eastAsia="Calibri" w:hAnsi="Times New Roman" w:cs="Times New Roman"/>
            <w:color w:val="0000FF"/>
            <w:sz w:val="24"/>
            <w:szCs w:val="24"/>
            <w:u w:val="single"/>
          </w:rPr>
          <w:t>23.</w:t>
        </w:r>
      </w:hyperlink>
      <w:r w:rsidRPr="00EB1A8A">
        <w:rPr>
          <w:rFonts w:ascii="Times New Roman" w:eastAsia="Calibri" w:hAnsi="Times New Roman" w:cs="Times New Roman"/>
          <w:sz w:val="24"/>
          <w:szCs w:val="24"/>
        </w:rPr>
        <w:t xml:space="preserve"> настоящего Устава, решения общего собрания членов Товарищества принимаются квалифицированным большинством не менее двух третей голосов от общего числа присутствующих на общем собрании членов Товарищества.</w:t>
      </w:r>
    </w:p>
    <w:p w:rsidR="00EB1A8A" w:rsidRPr="00EB1A8A" w:rsidRDefault="00EB1A8A" w:rsidP="00EB1A8A">
      <w:pPr>
        <w:spacing w:after="0"/>
        <w:jc w:val="both"/>
        <w:rPr>
          <w:rFonts w:ascii="Times New Roman" w:eastAsia="Calibri" w:hAnsi="Times New Roman" w:cs="Times New Roman"/>
          <w:sz w:val="24"/>
          <w:szCs w:val="24"/>
        </w:rPr>
      </w:pPr>
      <w:bookmarkStart w:id="114" w:name="dst100209"/>
      <w:bookmarkEnd w:id="114"/>
      <w:r w:rsidRPr="00EB1A8A">
        <w:rPr>
          <w:rFonts w:ascii="Times New Roman" w:eastAsia="Calibri" w:hAnsi="Times New Roman" w:cs="Times New Roman"/>
          <w:sz w:val="24"/>
          <w:szCs w:val="24"/>
        </w:rPr>
        <w:t xml:space="preserve">8.11. По вопросам, указанным в </w:t>
      </w:r>
      <w:hyperlink r:id="rId14" w:anchor="dst100188" w:history="1">
        <w:r w:rsidRPr="00EB1A8A">
          <w:rPr>
            <w:rFonts w:ascii="Times New Roman" w:eastAsia="Calibri" w:hAnsi="Times New Roman" w:cs="Times New Roman"/>
            <w:color w:val="0000FF"/>
            <w:sz w:val="24"/>
            <w:szCs w:val="24"/>
            <w:u w:val="single"/>
          </w:rPr>
          <w:t>подпунктах 8.9.4</w:t>
        </w:r>
      </w:hyperlink>
      <w:r w:rsidRPr="00EB1A8A">
        <w:rPr>
          <w:rFonts w:ascii="Times New Roman" w:eastAsia="Calibri" w:hAnsi="Times New Roman" w:cs="Times New Roman"/>
          <w:sz w:val="24"/>
          <w:szCs w:val="24"/>
        </w:rPr>
        <w:t>. – 8.9.</w:t>
      </w:r>
      <w:hyperlink r:id="rId15" w:anchor="dst100190" w:history="1">
        <w:r w:rsidRPr="00EB1A8A">
          <w:rPr>
            <w:rFonts w:ascii="Times New Roman" w:eastAsia="Calibri" w:hAnsi="Times New Roman" w:cs="Times New Roman"/>
            <w:color w:val="0000FF"/>
            <w:sz w:val="24"/>
            <w:szCs w:val="24"/>
            <w:u w:val="single"/>
          </w:rPr>
          <w:t>6</w:t>
        </w:r>
      </w:hyperlink>
      <w:r w:rsidRPr="00EB1A8A">
        <w:rPr>
          <w:rFonts w:ascii="Times New Roman" w:eastAsia="Calibri" w:hAnsi="Times New Roman" w:cs="Times New Roman"/>
          <w:sz w:val="24"/>
          <w:szCs w:val="24"/>
        </w:rPr>
        <w:t>., 8.9.</w:t>
      </w:r>
      <w:hyperlink r:id="rId16" w:anchor="dst100205" w:history="1">
        <w:r w:rsidRPr="00EB1A8A">
          <w:rPr>
            <w:rFonts w:ascii="Times New Roman" w:eastAsia="Calibri" w:hAnsi="Times New Roman" w:cs="Times New Roman"/>
            <w:color w:val="0000FF"/>
            <w:sz w:val="24"/>
            <w:szCs w:val="24"/>
            <w:u w:val="single"/>
          </w:rPr>
          <w:t>21</w:t>
        </w:r>
      </w:hyperlink>
      <w:r w:rsidRPr="00EB1A8A">
        <w:rPr>
          <w:rFonts w:ascii="Times New Roman" w:eastAsia="Calibri" w:hAnsi="Times New Roman" w:cs="Times New Roman"/>
          <w:sz w:val="24"/>
          <w:szCs w:val="24"/>
        </w:rPr>
        <w:t>. и 8.9.</w:t>
      </w:r>
      <w:hyperlink r:id="rId17" w:anchor="dst100206" w:history="1">
        <w:r w:rsidRPr="00EB1A8A">
          <w:rPr>
            <w:rFonts w:ascii="Times New Roman" w:eastAsia="Calibri" w:hAnsi="Times New Roman" w:cs="Times New Roman"/>
            <w:color w:val="0000FF"/>
            <w:sz w:val="24"/>
            <w:szCs w:val="24"/>
            <w:u w:val="single"/>
          </w:rPr>
          <w:t xml:space="preserve">22. </w:t>
        </w:r>
      </w:hyperlink>
      <w:r w:rsidRPr="00EB1A8A">
        <w:rPr>
          <w:rFonts w:ascii="Times New Roman" w:eastAsia="Calibri" w:hAnsi="Times New Roman" w:cs="Times New Roman"/>
          <w:sz w:val="24"/>
          <w:szCs w:val="24"/>
        </w:rPr>
        <w:t>настоящего Устава, решения общего собрания членов Товарищества принимаются с учетом результатов голосования лиц ведущих садоводство на земельных участках, расположенных в границах территории Товарищества, без участия в Товариществе, проголосовавших по указанным вопросам в порядке, установленном настоящим Уставом.</w:t>
      </w:r>
    </w:p>
    <w:p w:rsidR="00EB1A8A" w:rsidRPr="00EB1A8A" w:rsidRDefault="00EB1A8A" w:rsidP="00EB1A8A">
      <w:pPr>
        <w:spacing w:after="0"/>
        <w:jc w:val="both"/>
        <w:rPr>
          <w:rFonts w:ascii="Times New Roman" w:eastAsia="Calibri" w:hAnsi="Times New Roman" w:cs="Times New Roman"/>
          <w:sz w:val="24"/>
          <w:szCs w:val="24"/>
        </w:rPr>
      </w:pPr>
      <w:bookmarkStart w:id="115" w:name="dst100210"/>
      <w:bookmarkEnd w:id="115"/>
      <w:r w:rsidRPr="00EB1A8A">
        <w:rPr>
          <w:rFonts w:ascii="Times New Roman" w:eastAsia="Calibri" w:hAnsi="Times New Roman" w:cs="Times New Roman"/>
          <w:sz w:val="24"/>
          <w:szCs w:val="24"/>
        </w:rPr>
        <w:t>8.12. По иным вопросам, указанным в пункте 8.8. настоящего Устава, решения общего собрания членов Товарищества принимаются большинством голосов от общего числа присутствующих на общем собрании членов Товарищества.</w:t>
      </w:r>
    </w:p>
    <w:p w:rsidR="00EB1A8A" w:rsidRPr="00EB1A8A" w:rsidRDefault="00EB1A8A" w:rsidP="00EB1A8A">
      <w:pPr>
        <w:spacing w:after="0"/>
        <w:jc w:val="both"/>
        <w:rPr>
          <w:rFonts w:ascii="Times New Roman" w:eastAsia="Calibri" w:hAnsi="Times New Roman" w:cs="Times New Roman"/>
          <w:sz w:val="24"/>
          <w:szCs w:val="24"/>
        </w:rPr>
      </w:pPr>
      <w:bookmarkStart w:id="116" w:name="dst100211"/>
      <w:bookmarkEnd w:id="116"/>
      <w:r w:rsidRPr="00EB1A8A">
        <w:rPr>
          <w:rFonts w:ascii="Times New Roman" w:eastAsia="Calibri" w:hAnsi="Times New Roman" w:cs="Times New Roman"/>
          <w:sz w:val="24"/>
          <w:szCs w:val="24"/>
        </w:rPr>
        <w:t>8.13. Общее собрание членов Товарищества может быть очередным или внеочередным. Годовое общее собрание членов Товарищества, созываемое после окончания финансового года, считается очередным. Общие собрания, проводимые помимо годового общего собрания, считаются внеочередными.</w:t>
      </w:r>
    </w:p>
    <w:p w:rsidR="00EB1A8A" w:rsidRPr="00EB1A8A" w:rsidRDefault="00EB1A8A" w:rsidP="00EB1A8A">
      <w:pPr>
        <w:spacing w:after="0"/>
        <w:jc w:val="both"/>
        <w:rPr>
          <w:rFonts w:ascii="Times New Roman" w:eastAsia="Calibri" w:hAnsi="Times New Roman" w:cs="Times New Roman"/>
          <w:sz w:val="24"/>
          <w:szCs w:val="24"/>
        </w:rPr>
      </w:pPr>
      <w:r w:rsidRPr="00EB1A8A">
        <w:rPr>
          <w:rFonts w:ascii="Times New Roman" w:eastAsia="Calibri" w:hAnsi="Times New Roman" w:cs="Times New Roman"/>
          <w:sz w:val="24"/>
          <w:szCs w:val="24"/>
        </w:rPr>
        <w:t xml:space="preserve">                                                                                                                                                                                                                                                                                        </w:t>
      </w:r>
    </w:p>
    <w:p w:rsidR="00EB1A8A" w:rsidRPr="00EB1A8A" w:rsidRDefault="00EB1A8A" w:rsidP="00EB1A8A">
      <w:pPr>
        <w:spacing w:after="0"/>
        <w:jc w:val="both"/>
        <w:rPr>
          <w:rFonts w:ascii="Times New Roman" w:eastAsia="Calibri" w:hAnsi="Times New Roman" w:cs="Times New Roman"/>
          <w:sz w:val="24"/>
          <w:szCs w:val="24"/>
        </w:rPr>
      </w:pPr>
      <w:bookmarkStart w:id="117" w:name="dst100212"/>
      <w:bookmarkEnd w:id="117"/>
      <w:r w:rsidRPr="00EB1A8A">
        <w:rPr>
          <w:rFonts w:ascii="Times New Roman" w:eastAsia="Calibri" w:hAnsi="Times New Roman" w:cs="Times New Roman"/>
          <w:sz w:val="24"/>
          <w:szCs w:val="24"/>
        </w:rPr>
        <w:t>8.14. Очередное общее собрание членов Товарищества созывается правлением товарищества по мере необходимости, но не реже чем один раз в год.</w:t>
      </w:r>
    </w:p>
    <w:p w:rsidR="00EB1A8A" w:rsidRPr="00EB1A8A" w:rsidRDefault="00EB1A8A" w:rsidP="00EB1A8A">
      <w:pPr>
        <w:spacing w:after="0"/>
        <w:jc w:val="both"/>
        <w:rPr>
          <w:rFonts w:ascii="Times New Roman" w:eastAsia="Calibri" w:hAnsi="Times New Roman" w:cs="Times New Roman"/>
          <w:sz w:val="24"/>
          <w:szCs w:val="24"/>
        </w:rPr>
      </w:pPr>
      <w:bookmarkStart w:id="118" w:name="dst100213"/>
      <w:bookmarkEnd w:id="118"/>
      <w:r w:rsidRPr="00EB1A8A">
        <w:rPr>
          <w:rFonts w:ascii="Times New Roman" w:eastAsia="Calibri" w:hAnsi="Times New Roman" w:cs="Times New Roman"/>
          <w:sz w:val="24"/>
          <w:szCs w:val="24"/>
        </w:rPr>
        <w:t>8.15. Внеочередное общее собрание членов Товарищества должно проводиться по требованию:</w:t>
      </w:r>
    </w:p>
    <w:p w:rsidR="00EB1A8A" w:rsidRPr="00EB1A8A" w:rsidRDefault="00EB1A8A" w:rsidP="00EB1A8A">
      <w:pPr>
        <w:spacing w:after="0"/>
        <w:jc w:val="both"/>
        <w:rPr>
          <w:rFonts w:ascii="Times New Roman" w:eastAsia="Calibri" w:hAnsi="Times New Roman" w:cs="Times New Roman"/>
          <w:sz w:val="24"/>
          <w:szCs w:val="24"/>
        </w:rPr>
      </w:pPr>
      <w:bookmarkStart w:id="119" w:name="dst100214"/>
      <w:bookmarkEnd w:id="119"/>
      <w:r w:rsidRPr="00EB1A8A">
        <w:rPr>
          <w:rFonts w:ascii="Times New Roman" w:eastAsia="Calibri" w:hAnsi="Times New Roman" w:cs="Times New Roman"/>
          <w:sz w:val="24"/>
          <w:szCs w:val="24"/>
        </w:rPr>
        <w:t>8.15.1. правления Товарищества;</w:t>
      </w:r>
    </w:p>
    <w:p w:rsidR="00EB1A8A" w:rsidRPr="00EB1A8A" w:rsidRDefault="00EB1A8A" w:rsidP="00EB1A8A">
      <w:pPr>
        <w:spacing w:after="0"/>
        <w:jc w:val="both"/>
        <w:rPr>
          <w:rFonts w:ascii="Times New Roman" w:eastAsia="Calibri" w:hAnsi="Times New Roman" w:cs="Times New Roman"/>
          <w:sz w:val="24"/>
          <w:szCs w:val="24"/>
        </w:rPr>
      </w:pPr>
      <w:bookmarkStart w:id="120" w:name="dst100215"/>
      <w:bookmarkEnd w:id="120"/>
      <w:r w:rsidRPr="00EB1A8A">
        <w:rPr>
          <w:rFonts w:ascii="Times New Roman" w:eastAsia="Calibri" w:hAnsi="Times New Roman" w:cs="Times New Roman"/>
          <w:sz w:val="24"/>
          <w:szCs w:val="24"/>
        </w:rPr>
        <w:t>8.15.2. ревизионной комиссии (ревизора);</w:t>
      </w:r>
    </w:p>
    <w:p w:rsidR="00EB1A8A" w:rsidRPr="00EB1A8A" w:rsidRDefault="00EB1A8A" w:rsidP="00EB1A8A">
      <w:pPr>
        <w:spacing w:after="0"/>
        <w:jc w:val="both"/>
        <w:rPr>
          <w:rFonts w:ascii="Times New Roman" w:eastAsia="Calibri" w:hAnsi="Times New Roman" w:cs="Times New Roman"/>
          <w:sz w:val="24"/>
          <w:szCs w:val="24"/>
        </w:rPr>
      </w:pPr>
      <w:bookmarkStart w:id="121" w:name="dst100216"/>
      <w:bookmarkEnd w:id="121"/>
      <w:r w:rsidRPr="00EB1A8A">
        <w:rPr>
          <w:rFonts w:ascii="Times New Roman" w:eastAsia="Calibri" w:hAnsi="Times New Roman" w:cs="Times New Roman"/>
          <w:sz w:val="24"/>
          <w:szCs w:val="24"/>
        </w:rPr>
        <w:t>8.15.3. членов Товарищества в количестве более чем одна пятая членов Товарищества.</w:t>
      </w:r>
    </w:p>
    <w:p w:rsidR="00EB1A8A" w:rsidRPr="00EB1A8A" w:rsidRDefault="00EB1A8A" w:rsidP="00EB1A8A">
      <w:pPr>
        <w:spacing w:after="0"/>
        <w:jc w:val="both"/>
        <w:rPr>
          <w:rFonts w:ascii="Times New Roman" w:eastAsia="Calibri" w:hAnsi="Times New Roman" w:cs="Times New Roman"/>
          <w:sz w:val="24"/>
          <w:szCs w:val="24"/>
        </w:rPr>
      </w:pPr>
      <w:bookmarkStart w:id="122" w:name="dst100217"/>
      <w:bookmarkEnd w:id="122"/>
      <w:r w:rsidRPr="00EB1A8A">
        <w:rPr>
          <w:rFonts w:ascii="Times New Roman" w:eastAsia="Calibri" w:hAnsi="Times New Roman" w:cs="Times New Roman"/>
          <w:sz w:val="24"/>
          <w:szCs w:val="24"/>
        </w:rPr>
        <w:t>8.16. Внеочередное общее собрание членов Товарищества может быть проведено также по требованию органа местного самоуправления по месту нахождения территории Товарищества.</w:t>
      </w:r>
    </w:p>
    <w:p w:rsidR="00EB1A8A" w:rsidRPr="00EB1A8A" w:rsidRDefault="00EB1A8A" w:rsidP="00EB1A8A">
      <w:pPr>
        <w:spacing w:after="0"/>
        <w:jc w:val="both"/>
        <w:rPr>
          <w:rFonts w:ascii="Times New Roman" w:eastAsia="Calibri" w:hAnsi="Times New Roman" w:cs="Times New Roman"/>
          <w:sz w:val="24"/>
          <w:szCs w:val="24"/>
        </w:rPr>
      </w:pPr>
      <w:bookmarkStart w:id="123" w:name="dst100218"/>
      <w:bookmarkEnd w:id="123"/>
      <w:r w:rsidRPr="00EB1A8A">
        <w:rPr>
          <w:rFonts w:ascii="Times New Roman" w:eastAsia="Calibri" w:hAnsi="Times New Roman" w:cs="Times New Roman"/>
          <w:sz w:val="24"/>
          <w:szCs w:val="24"/>
        </w:rPr>
        <w:t>8.17. В случаях, предусмотренных под</w:t>
      </w:r>
      <w:hyperlink r:id="rId18" w:anchor="dst100215" w:history="1">
        <w:r w:rsidRPr="00EB1A8A">
          <w:rPr>
            <w:rFonts w:ascii="Times New Roman" w:eastAsia="Calibri" w:hAnsi="Times New Roman" w:cs="Times New Roman"/>
            <w:color w:val="0000FF"/>
            <w:sz w:val="24"/>
            <w:szCs w:val="24"/>
            <w:u w:val="single"/>
          </w:rPr>
          <w:t xml:space="preserve">пунктами </w:t>
        </w:r>
      </w:hyperlink>
      <w:hyperlink r:id="rId19" w:anchor="dst100216" w:history="1">
        <w:r w:rsidRPr="00EB1A8A">
          <w:rPr>
            <w:rFonts w:ascii="Times New Roman" w:eastAsia="Calibri" w:hAnsi="Times New Roman" w:cs="Times New Roman"/>
            <w:color w:val="0000FF"/>
            <w:sz w:val="24"/>
            <w:szCs w:val="24"/>
            <w:u w:val="single"/>
          </w:rPr>
          <w:t xml:space="preserve">8.15.2., 8.15.3. и пунктом 8.16. </w:t>
        </w:r>
      </w:hyperlink>
      <w:r w:rsidRPr="00EB1A8A">
        <w:rPr>
          <w:rFonts w:ascii="Times New Roman" w:eastAsia="Calibri" w:hAnsi="Times New Roman" w:cs="Times New Roman"/>
          <w:sz w:val="24"/>
          <w:szCs w:val="24"/>
        </w:rPr>
        <w:t>настоящего Устава, требование о проведении внеочередного общего собрания членов Товарищества вручается лично председателю Товарищества либо направляется заказным письмом с уведомлением о вручении председателю Товарищества или в правление Товарищества по месту нахождения Товарищества.</w:t>
      </w:r>
    </w:p>
    <w:p w:rsidR="00EB1A8A" w:rsidRPr="00EB1A8A" w:rsidRDefault="00EB1A8A" w:rsidP="00EB1A8A">
      <w:pPr>
        <w:spacing w:after="0"/>
        <w:jc w:val="both"/>
        <w:rPr>
          <w:rFonts w:ascii="Times New Roman" w:eastAsia="Calibri" w:hAnsi="Times New Roman" w:cs="Times New Roman"/>
          <w:sz w:val="24"/>
          <w:szCs w:val="24"/>
        </w:rPr>
      </w:pPr>
      <w:bookmarkStart w:id="124" w:name="dst100219"/>
      <w:bookmarkEnd w:id="124"/>
      <w:r w:rsidRPr="00EB1A8A">
        <w:rPr>
          <w:rFonts w:ascii="Times New Roman" w:eastAsia="Calibri" w:hAnsi="Times New Roman" w:cs="Times New Roman"/>
          <w:sz w:val="24"/>
          <w:szCs w:val="24"/>
        </w:rPr>
        <w:t>8.18. Требование о проведении внеочередного общего собрания членов Товарищества                                                                              должно содержать перечень вопросов, подлежащих включению в повестку внеочередного общего собрания членов Товарищества, а также может содержать предлагаемые решения по каждому из них.</w:t>
      </w:r>
    </w:p>
    <w:p w:rsidR="00EB1A8A" w:rsidRPr="00EB1A8A" w:rsidRDefault="00EB1A8A" w:rsidP="00EB1A8A">
      <w:pPr>
        <w:spacing w:after="0"/>
        <w:jc w:val="both"/>
        <w:rPr>
          <w:rFonts w:ascii="Times New Roman" w:eastAsia="Calibri" w:hAnsi="Times New Roman" w:cs="Times New Roman"/>
          <w:sz w:val="24"/>
          <w:szCs w:val="24"/>
        </w:rPr>
      </w:pPr>
      <w:bookmarkStart w:id="125" w:name="dst100220"/>
      <w:bookmarkEnd w:id="125"/>
      <w:r w:rsidRPr="00EB1A8A">
        <w:rPr>
          <w:rFonts w:ascii="Times New Roman" w:eastAsia="Calibri" w:hAnsi="Times New Roman" w:cs="Times New Roman"/>
          <w:sz w:val="24"/>
          <w:szCs w:val="24"/>
        </w:rPr>
        <w:lastRenderedPageBreak/>
        <w:t>8.19. Правление Товарищества не позднее тридцати дней со дня получения требования, указанного в пунктах 8.15. и 8.16. настоящего Устава, обязано обеспечить проведение внеочередного общего собрания членов Товарищества.</w:t>
      </w:r>
    </w:p>
    <w:p w:rsidR="00EB1A8A" w:rsidRPr="00EB1A8A" w:rsidRDefault="00EB1A8A" w:rsidP="00EB1A8A">
      <w:pPr>
        <w:spacing w:after="0"/>
        <w:jc w:val="both"/>
        <w:rPr>
          <w:rFonts w:ascii="Times New Roman" w:eastAsia="Calibri" w:hAnsi="Times New Roman" w:cs="Times New Roman"/>
          <w:sz w:val="24"/>
          <w:szCs w:val="24"/>
        </w:rPr>
      </w:pPr>
      <w:bookmarkStart w:id="126" w:name="dst100221"/>
      <w:bookmarkEnd w:id="126"/>
      <w:r w:rsidRPr="00EB1A8A">
        <w:rPr>
          <w:rFonts w:ascii="Times New Roman" w:eastAsia="Calibri" w:hAnsi="Times New Roman" w:cs="Times New Roman"/>
          <w:sz w:val="24"/>
          <w:szCs w:val="24"/>
        </w:rPr>
        <w:t>8.20. В случае нарушения правлением Товарищества срока и порядка проведения внеочередного общего собрания членов Товарищества, установленного в пункте 8.19. настоящего Устава, ревизионная комиссия (ревизор), члены Товарищества, орган местного самоуправления, требующие проведения внеочередного общего собрания членов Товарищества, вправе самостоятельно обеспечить проведение внеочередного общего собрания членов Товарищества при условии соблюдения положений пунктов 8.21. – 8.26. настоящего Устава.</w:t>
      </w:r>
    </w:p>
    <w:p w:rsidR="00EB1A8A" w:rsidRPr="00EB1A8A" w:rsidRDefault="00EB1A8A" w:rsidP="00EB1A8A">
      <w:pPr>
        <w:spacing w:after="0"/>
        <w:jc w:val="both"/>
        <w:rPr>
          <w:rFonts w:ascii="Times New Roman" w:eastAsia="Calibri" w:hAnsi="Times New Roman" w:cs="Times New Roman"/>
          <w:sz w:val="24"/>
          <w:szCs w:val="24"/>
        </w:rPr>
      </w:pPr>
      <w:bookmarkStart w:id="127" w:name="dst100222"/>
      <w:bookmarkEnd w:id="127"/>
      <w:r w:rsidRPr="00EB1A8A">
        <w:rPr>
          <w:rFonts w:ascii="Times New Roman" w:eastAsia="Calibri" w:hAnsi="Times New Roman" w:cs="Times New Roman"/>
          <w:sz w:val="24"/>
          <w:szCs w:val="24"/>
        </w:rPr>
        <w:t>8.21. Уведомление о проведении общего собрания членов Товарищества не менее чем за две недели до дня его проведения:</w:t>
      </w:r>
    </w:p>
    <w:p w:rsidR="00EB1A8A" w:rsidRPr="00EB1A8A" w:rsidRDefault="00EB1A8A" w:rsidP="00EB1A8A">
      <w:pPr>
        <w:spacing w:after="0"/>
        <w:jc w:val="both"/>
        <w:rPr>
          <w:rFonts w:ascii="Times New Roman" w:eastAsia="Calibri" w:hAnsi="Times New Roman" w:cs="Times New Roman"/>
          <w:sz w:val="24"/>
          <w:szCs w:val="24"/>
        </w:rPr>
      </w:pPr>
      <w:bookmarkStart w:id="128" w:name="dst100223"/>
      <w:bookmarkEnd w:id="128"/>
      <w:r w:rsidRPr="00EB1A8A">
        <w:rPr>
          <w:rFonts w:ascii="Times New Roman" w:eastAsia="Calibri" w:hAnsi="Times New Roman" w:cs="Times New Roman"/>
          <w:sz w:val="24"/>
          <w:szCs w:val="24"/>
        </w:rPr>
        <w:t>8.21.1. направляется по адресам, указанным в реестре членов Товарищества (при наличии электронного адреса уведомление направляется только в форме электронного сообщения);</w:t>
      </w:r>
    </w:p>
    <w:p w:rsidR="00EB1A8A" w:rsidRPr="00EB1A8A" w:rsidRDefault="00EB1A8A" w:rsidP="00EB1A8A">
      <w:pPr>
        <w:spacing w:after="0"/>
        <w:jc w:val="both"/>
        <w:rPr>
          <w:rFonts w:ascii="Times New Roman" w:eastAsia="Calibri" w:hAnsi="Times New Roman" w:cs="Times New Roman"/>
          <w:sz w:val="24"/>
          <w:szCs w:val="24"/>
        </w:rPr>
      </w:pPr>
      <w:bookmarkStart w:id="129" w:name="dst100224"/>
      <w:bookmarkEnd w:id="129"/>
      <w:r w:rsidRPr="00EB1A8A">
        <w:rPr>
          <w:rFonts w:ascii="Times New Roman" w:eastAsia="Calibri" w:hAnsi="Times New Roman" w:cs="Times New Roman"/>
          <w:sz w:val="24"/>
          <w:szCs w:val="24"/>
        </w:rPr>
        <w:t>8.21.2. размещается на сайте Товарищества в информационно-телекоммуникационной сети "Интернет" (при его наличии);</w:t>
      </w:r>
    </w:p>
    <w:p w:rsidR="00EB1A8A" w:rsidRPr="00EB1A8A" w:rsidRDefault="00EB1A8A" w:rsidP="00EB1A8A">
      <w:pPr>
        <w:spacing w:after="0"/>
        <w:jc w:val="both"/>
        <w:rPr>
          <w:rFonts w:ascii="Times New Roman" w:eastAsia="Calibri" w:hAnsi="Times New Roman" w:cs="Times New Roman"/>
          <w:sz w:val="24"/>
          <w:szCs w:val="24"/>
        </w:rPr>
      </w:pPr>
      <w:bookmarkStart w:id="130" w:name="dst100225"/>
      <w:bookmarkEnd w:id="130"/>
      <w:r w:rsidRPr="00EB1A8A">
        <w:rPr>
          <w:rFonts w:ascii="Times New Roman" w:eastAsia="Calibri" w:hAnsi="Times New Roman" w:cs="Times New Roman"/>
          <w:sz w:val="24"/>
          <w:szCs w:val="24"/>
        </w:rPr>
        <w:t>8.21.3. размещается на информационном щите, расположенном в границах территории Товарищества в общедоступном месте.</w:t>
      </w:r>
    </w:p>
    <w:p w:rsidR="00EB1A8A" w:rsidRPr="00EB1A8A" w:rsidRDefault="00EB1A8A" w:rsidP="00EB1A8A">
      <w:pPr>
        <w:spacing w:after="0"/>
        <w:jc w:val="both"/>
        <w:rPr>
          <w:rFonts w:ascii="Times New Roman" w:eastAsia="Calibri" w:hAnsi="Times New Roman" w:cs="Times New Roman"/>
          <w:sz w:val="24"/>
          <w:szCs w:val="24"/>
        </w:rPr>
      </w:pPr>
      <w:r w:rsidRPr="00EB1A8A">
        <w:rPr>
          <w:rFonts w:ascii="Times New Roman" w:eastAsia="Calibri" w:hAnsi="Times New Roman" w:cs="Times New Roman"/>
          <w:sz w:val="24"/>
          <w:szCs w:val="24"/>
        </w:rPr>
        <w:t>8.21.4. направляется телефонограммой и (или) SMS-сообщением, телеграммой либо с использованием иных средств связи и доставки, обеспечивающих фиксирование получения адресатом указанного уведомления, или текст уведомления вручается члену товарищества или доверенному лицу лично на руки (с отбиранием подписи о получении).</w:t>
      </w:r>
    </w:p>
    <w:p w:rsidR="00EB1A8A" w:rsidRPr="00EB1A8A" w:rsidRDefault="00EB1A8A" w:rsidP="00EB1A8A">
      <w:pPr>
        <w:spacing w:after="0"/>
        <w:jc w:val="both"/>
        <w:rPr>
          <w:rFonts w:ascii="Times New Roman" w:eastAsia="Calibri" w:hAnsi="Times New Roman" w:cs="Times New Roman"/>
          <w:sz w:val="24"/>
          <w:szCs w:val="24"/>
        </w:rPr>
      </w:pPr>
      <w:r w:rsidRPr="00EB1A8A">
        <w:rPr>
          <w:rFonts w:ascii="Times New Roman" w:eastAsia="Calibri" w:hAnsi="Times New Roman" w:cs="Times New Roman"/>
          <w:sz w:val="24"/>
          <w:szCs w:val="24"/>
        </w:rPr>
        <w:t>8.21.5. иным способом, предусмотренным решением общего собрания членов Товарищества.</w:t>
      </w:r>
    </w:p>
    <w:p w:rsidR="00EB1A8A" w:rsidRPr="00EB1A8A" w:rsidRDefault="00EB1A8A" w:rsidP="00EB1A8A">
      <w:pPr>
        <w:spacing w:after="0"/>
        <w:jc w:val="both"/>
        <w:rPr>
          <w:rFonts w:ascii="Times New Roman" w:eastAsia="Calibri" w:hAnsi="Times New Roman" w:cs="Times New Roman"/>
          <w:sz w:val="24"/>
          <w:szCs w:val="24"/>
        </w:rPr>
      </w:pPr>
    </w:p>
    <w:p w:rsidR="00EB1A8A" w:rsidRPr="00EB1A8A" w:rsidRDefault="00EB1A8A" w:rsidP="00EB1A8A">
      <w:pPr>
        <w:spacing w:after="0"/>
        <w:jc w:val="both"/>
        <w:rPr>
          <w:rFonts w:ascii="Times New Roman" w:eastAsia="Calibri" w:hAnsi="Times New Roman" w:cs="Times New Roman"/>
          <w:sz w:val="24"/>
          <w:szCs w:val="24"/>
        </w:rPr>
      </w:pPr>
      <w:bookmarkStart w:id="131" w:name="dst100226"/>
      <w:bookmarkEnd w:id="131"/>
      <w:r w:rsidRPr="00EB1A8A">
        <w:rPr>
          <w:rFonts w:ascii="Times New Roman" w:eastAsia="Calibri" w:hAnsi="Times New Roman" w:cs="Times New Roman"/>
          <w:sz w:val="24"/>
          <w:szCs w:val="24"/>
        </w:rPr>
        <w:t>8.22. Сообщение о проведении общего собрания членов Товарищества может быть также размещено в средствах массовой информации, определенных субъектом Российской Федерации.</w:t>
      </w:r>
    </w:p>
    <w:p w:rsidR="00EB1A8A" w:rsidRPr="00EB1A8A" w:rsidRDefault="00EB1A8A" w:rsidP="00EB1A8A">
      <w:pPr>
        <w:spacing w:after="0"/>
        <w:jc w:val="both"/>
        <w:rPr>
          <w:rFonts w:ascii="Times New Roman" w:eastAsia="Calibri" w:hAnsi="Times New Roman" w:cs="Times New Roman"/>
          <w:sz w:val="24"/>
          <w:szCs w:val="24"/>
        </w:rPr>
      </w:pPr>
      <w:bookmarkStart w:id="132" w:name="dst100227"/>
      <w:bookmarkEnd w:id="132"/>
      <w:r w:rsidRPr="00EB1A8A">
        <w:rPr>
          <w:rFonts w:ascii="Times New Roman" w:eastAsia="Calibri" w:hAnsi="Times New Roman" w:cs="Times New Roman"/>
          <w:sz w:val="24"/>
          <w:szCs w:val="24"/>
        </w:rPr>
        <w:t>8.23. В уведомлении о проведении общего собрания членов Товарищества должны быть указаны перечень вопросов, подлежащих рассмотрению на общем собрании членов Товарищества, дата, время и место проведения общего собрания членов Товарищества. Включение в указанный перечень дополнительных вопросов непосредственно при проведении такого собрания не допускается.</w:t>
      </w:r>
    </w:p>
    <w:p w:rsidR="00EB1A8A" w:rsidRPr="00EB1A8A" w:rsidRDefault="00EB1A8A" w:rsidP="00EB1A8A">
      <w:pPr>
        <w:spacing w:after="0"/>
        <w:jc w:val="both"/>
        <w:rPr>
          <w:rFonts w:ascii="Times New Roman" w:eastAsia="Calibri" w:hAnsi="Times New Roman" w:cs="Times New Roman"/>
          <w:sz w:val="24"/>
          <w:szCs w:val="24"/>
        </w:rPr>
      </w:pPr>
      <w:bookmarkStart w:id="133" w:name="dst100228"/>
      <w:bookmarkEnd w:id="133"/>
      <w:r w:rsidRPr="00EB1A8A">
        <w:rPr>
          <w:rFonts w:ascii="Times New Roman" w:eastAsia="Calibri" w:hAnsi="Times New Roman" w:cs="Times New Roman"/>
          <w:sz w:val="24"/>
          <w:szCs w:val="24"/>
        </w:rPr>
        <w:t>8.24. В случае включения в повестку общего собрания членов Товарищества вопросов, указанных в под</w:t>
      </w:r>
      <w:hyperlink r:id="rId20" w:anchor="dst100188" w:history="1">
        <w:r w:rsidRPr="00EB1A8A">
          <w:rPr>
            <w:rFonts w:ascii="Times New Roman" w:eastAsia="Calibri" w:hAnsi="Times New Roman" w:cs="Times New Roman"/>
            <w:color w:val="0000FF"/>
            <w:sz w:val="24"/>
            <w:szCs w:val="24"/>
            <w:u w:val="single"/>
          </w:rPr>
          <w:t>пунктах 8.9.4</w:t>
        </w:r>
      </w:hyperlink>
      <w:r w:rsidRPr="00EB1A8A">
        <w:rPr>
          <w:rFonts w:ascii="Times New Roman" w:eastAsia="Calibri" w:hAnsi="Times New Roman" w:cs="Times New Roman"/>
          <w:sz w:val="24"/>
          <w:szCs w:val="24"/>
        </w:rPr>
        <w:t xml:space="preserve"> – 8.9.</w:t>
      </w:r>
      <w:hyperlink r:id="rId21" w:anchor="dst100190" w:history="1">
        <w:r w:rsidRPr="00EB1A8A">
          <w:rPr>
            <w:rFonts w:ascii="Times New Roman" w:eastAsia="Calibri" w:hAnsi="Times New Roman" w:cs="Times New Roman"/>
            <w:color w:val="0000FF"/>
            <w:sz w:val="24"/>
            <w:szCs w:val="24"/>
            <w:u w:val="single"/>
          </w:rPr>
          <w:t>6</w:t>
        </w:r>
      </w:hyperlink>
      <w:r w:rsidRPr="00EB1A8A">
        <w:rPr>
          <w:rFonts w:ascii="Times New Roman" w:eastAsia="Calibri" w:hAnsi="Times New Roman" w:cs="Times New Roman"/>
          <w:sz w:val="24"/>
          <w:szCs w:val="24"/>
        </w:rPr>
        <w:t>., 8.9.</w:t>
      </w:r>
      <w:hyperlink r:id="rId22" w:anchor="dst100205" w:history="1">
        <w:r w:rsidRPr="00EB1A8A">
          <w:rPr>
            <w:rFonts w:ascii="Times New Roman" w:eastAsia="Calibri" w:hAnsi="Times New Roman" w:cs="Times New Roman"/>
            <w:color w:val="0000FF"/>
            <w:sz w:val="24"/>
            <w:szCs w:val="24"/>
            <w:u w:val="single"/>
          </w:rPr>
          <w:t>21</w:t>
        </w:r>
      </w:hyperlink>
      <w:r w:rsidRPr="00EB1A8A">
        <w:rPr>
          <w:rFonts w:ascii="Times New Roman" w:eastAsia="Calibri" w:hAnsi="Times New Roman" w:cs="Times New Roman"/>
          <w:sz w:val="24"/>
          <w:szCs w:val="24"/>
        </w:rPr>
        <w:t>. и 8.9.</w:t>
      </w:r>
      <w:hyperlink r:id="rId23" w:anchor="dst100206" w:history="1">
        <w:r w:rsidRPr="00EB1A8A">
          <w:rPr>
            <w:rFonts w:ascii="Times New Roman" w:eastAsia="Calibri" w:hAnsi="Times New Roman" w:cs="Times New Roman"/>
            <w:color w:val="0000FF"/>
            <w:sz w:val="24"/>
            <w:szCs w:val="24"/>
            <w:u w:val="single"/>
          </w:rPr>
          <w:t xml:space="preserve">22. </w:t>
        </w:r>
      </w:hyperlink>
      <w:r w:rsidRPr="00EB1A8A">
        <w:rPr>
          <w:rFonts w:ascii="Times New Roman" w:eastAsia="Calibri" w:hAnsi="Times New Roman" w:cs="Times New Roman"/>
          <w:sz w:val="24"/>
          <w:szCs w:val="24"/>
        </w:rPr>
        <w:t>настоящего устава, лица ведущие садоводство на земельных участках, расположенных в границах территории Товарищества, без участия в Товариществе, уведомляются о проведении общего собрания членов Товарищества в порядке, установленном для уведомления членов Товарищества.</w:t>
      </w:r>
    </w:p>
    <w:p w:rsidR="00EB1A8A" w:rsidRPr="00EB1A8A" w:rsidRDefault="00EB1A8A" w:rsidP="00EB1A8A">
      <w:pPr>
        <w:spacing w:after="0"/>
        <w:jc w:val="both"/>
        <w:rPr>
          <w:rFonts w:ascii="Times New Roman" w:eastAsia="Calibri" w:hAnsi="Times New Roman" w:cs="Times New Roman"/>
          <w:sz w:val="24"/>
          <w:szCs w:val="24"/>
        </w:rPr>
      </w:pPr>
      <w:bookmarkStart w:id="134" w:name="dst100229"/>
      <w:bookmarkEnd w:id="134"/>
      <w:r w:rsidRPr="00EB1A8A">
        <w:rPr>
          <w:rFonts w:ascii="Times New Roman" w:eastAsia="Calibri" w:hAnsi="Times New Roman" w:cs="Times New Roman"/>
          <w:sz w:val="24"/>
          <w:szCs w:val="24"/>
        </w:rPr>
        <w:t>8.25. Правление Товарищества обязано обеспечить возможность ознакомления с проектами документов и иными материалами, планируемыми к рассмотрению на общем собрании членов Товарищества, не менее чем за семь дней до даты проведения общего собрания членов Товарищества, в том числе с проектом приходно-расходной сметы, в случае, если повестка общего собрания членов Товарищества предусматривает вопрос об утверждении приходно-расходной сметы Товарищества. В случае нарушения срока, предусмотренного настоящей частью, рассмотрение указанных проектов документов и иных материалов на общем собрании членов товарищества не допускается.</w:t>
      </w:r>
    </w:p>
    <w:p w:rsidR="00EB1A8A" w:rsidRPr="00EB1A8A" w:rsidRDefault="00EB1A8A" w:rsidP="00EB1A8A">
      <w:pPr>
        <w:spacing w:after="0"/>
        <w:jc w:val="both"/>
        <w:rPr>
          <w:rFonts w:ascii="Times New Roman" w:eastAsia="Calibri" w:hAnsi="Times New Roman" w:cs="Times New Roman"/>
          <w:sz w:val="24"/>
          <w:szCs w:val="24"/>
        </w:rPr>
      </w:pPr>
      <w:bookmarkStart w:id="135" w:name="dst100230"/>
      <w:bookmarkEnd w:id="135"/>
      <w:r w:rsidRPr="00EB1A8A">
        <w:rPr>
          <w:rFonts w:ascii="Times New Roman" w:eastAsia="Calibri" w:hAnsi="Times New Roman" w:cs="Times New Roman"/>
          <w:sz w:val="24"/>
          <w:szCs w:val="24"/>
        </w:rPr>
        <w:t xml:space="preserve">8.26. Для членов товарищества, а также для всех не являющихся его членами правообладателей земельных участков, расположенных в границах территории </w:t>
      </w:r>
      <w:r w:rsidRPr="00EB1A8A">
        <w:rPr>
          <w:rFonts w:ascii="Times New Roman" w:eastAsia="Calibri" w:hAnsi="Times New Roman" w:cs="Times New Roman"/>
          <w:sz w:val="24"/>
          <w:szCs w:val="24"/>
        </w:rPr>
        <w:lastRenderedPageBreak/>
        <w:t>садоводства, должен быть обеспечен свободный доступ к месту проведения общего собрания членов товарищества.</w:t>
      </w:r>
    </w:p>
    <w:p w:rsidR="00EB1A8A" w:rsidRPr="00EB1A8A" w:rsidRDefault="00EB1A8A" w:rsidP="00EB1A8A">
      <w:pPr>
        <w:spacing w:after="0"/>
        <w:jc w:val="both"/>
        <w:rPr>
          <w:rFonts w:ascii="Times New Roman" w:eastAsia="Calibri" w:hAnsi="Times New Roman" w:cs="Times New Roman"/>
          <w:sz w:val="24"/>
          <w:szCs w:val="24"/>
        </w:rPr>
      </w:pPr>
      <w:bookmarkStart w:id="136" w:name="dst100231"/>
      <w:bookmarkEnd w:id="136"/>
      <w:r w:rsidRPr="00EB1A8A">
        <w:rPr>
          <w:rFonts w:ascii="Times New Roman" w:eastAsia="Calibri" w:hAnsi="Times New Roman" w:cs="Times New Roman"/>
          <w:sz w:val="24"/>
          <w:szCs w:val="24"/>
        </w:rPr>
        <w:t>8.27. Общее собрание членов Товарищества правомочно, если на указанном собрании присутствует более чем пятьдесят процентов членов Товарищества или их представителей.</w:t>
      </w:r>
    </w:p>
    <w:p w:rsidR="00EB1A8A" w:rsidRPr="00EB1A8A" w:rsidRDefault="00EB1A8A" w:rsidP="00EB1A8A">
      <w:pPr>
        <w:spacing w:after="0"/>
        <w:jc w:val="both"/>
        <w:rPr>
          <w:rFonts w:ascii="Times New Roman" w:eastAsia="Calibri" w:hAnsi="Times New Roman" w:cs="Times New Roman"/>
          <w:sz w:val="24"/>
          <w:szCs w:val="24"/>
        </w:rPr>
      </w:pPr>
      <w:bookmarkStart w:id="137" w:name="dst100232"/>
      <w:bookmarkEnd w:id="137"/>
      <w:r w:rsidRPr="00EB1A8A">
        <w:rPr>
          <w:rFonts w:ascii="Times New Roman" w:eastAsia="Calibri" w:hAnsi="Times New Roman" w:cs="Times New Roman"/>
          <w:sz w:val="24"/>
          <w:szCs w:val="24"/>
        </w:rPr>
        <w:t>8.28. Председательствующим на общем собрании членов Товарищества является председатель Товарищества, если иное решение не принято этим собранием.</w:t>
      </w:r>
    </w:p>
    <w:p w:rsidR="00EB1A8A" w:rsidRPr="00EB1A8A" w:rsidRDefault="00EB1A8A" w:rsidP="00EB1A8A">
      <w:pPr>
        <w:spacing w:after="0"/>
        <w:jc w:val="both"/>
        <w:rPr>
          <w:rFonts w:ascii="Times New Roman" w:eastAsia="Calibri" w:hAnsi="Times New Roman" w:cs="Times New Roman"/>
          <w:color w:val="FF0000"/>
          <w:sz w:val="24"/>
          <w:szCs w:val="24"/>
        </w:rPr>
      </w:pPr>
      <w:r w:rsidRPr="00EB1A8A">
        <w:rPr>
          <w:rFonts w:ascii="Times New Roman" w:eastAsia="Calibri" w:hAnsi="Times New Roman" w:cs="Times New Roman"/>
          <w:color w:val="FF0000"/>
          <w:sz w:val="24"/>
          <w:szCs w:val="24"/>
        </w:rPr>
        <w:t>8.28.1. Председатель собрания организует регистрацию присутствующих на собрании членов Товарищества, определяет наличие кворума, оглашает повестку собрания, ведет собрание, поддерживает порядок, обеспечивает права членов на выражение своего мнения по обсуждаемым вопросам (в случаях совместного присутствия).</w:t>
      </w:r>
    </w:p>
    <w:p w:rsidR="00EB1A8A" w:rsidRPr="00EB1A8A" w:rsidRDefault="00EB1A8A" w:rsidP="00EB1A8A">
      <w:pPr>
        <w:spacing w:after="0"/>
        <w:jc w:val="both"/>
        <w:rPr>
          <w:rFonts w:ascii="Times New Roman" w:eastAsia="Calibri" w:hAnsi="Times New Roman" w:cs="Times New Roman"/>
          <w:color w:val="FF0000"/>
          <w:sz w:val="24"/>
          <w:szCs w:val="24"/>
        </w:rPr>
      </w:pPr>
      <w:r w:rsidRPr="00EB1A8A">
        <w:rPr>
          <w:rFonts w:ascii="Times New Roman" w:eastAsia="Calibri" w:hAnsi="Times New Roman" w:cs="Times New Roman"/>
          <w:color w:val="FF0000"/>
          <w:sz w:val="24"/>
          <w:szCs w:val="24"/>
        </w:rPr>
        <w:t xml:space="preserve">8.28.2. Для ведения протокола собрания решением общего собрания членов Товарищества избирается секретарь собрания. Секретарь общего собрания отвечает за ведение протокола общего собрания, а также за достоверность отраженных в нем сведений. </w:t>
      </w:r>
    </w:p>
    <w:p w:rsidR="00EB1A8A" w:rsidRPr="00EB1A8A" w:rsidRDefault="00EB1A8A" w:rsidP="00EB1A8A">
      <w:pPr>
        <w:spacing w:after="0"/>
        <w:jc w:val="both"/>
        <w:rPr>
          <w:rFonts w:ascii="Times New Roman" w:eastAsia="Calibri" w:hAnsi="Times New Roman" w:cs="Times New Roman"/>
          <w:color w:val="FF0000"/>
          <w:sz w:val="24"/>
          <w:szCs w:val="24"/>
        </w:rPr>
      </w:pPr>
      <w:r w:rsidRPr="00EB1A8A">
        <w:rPr>
          <w:rFonts w:ascii="Times New Roman" w:eastAsia="Calibri" w:hAnsi="Times New Roman" w:cs="Times New Roman"/>
          <w:color w:val="FF0000"/>
          <w:sz w:val="24"/>
          <w:szCs w:val="24"/>
        </w:rPr>
        <w:t xml:space="preserve">8.28.3. В протоколе общего собрания указываются: место и время проведения общего собрания; общее количество голосов, которыми обладают участники собрания; председатель и секретарь общего собрания, повестка дня, а также излагаются основные положения и тезисы выступлений, вопросы, поставленные на голосование, итоги голосования по ним, решения, принятые общем собранием.                                                                                                                                                                                                                                                                                                                                                                                                                                                                                                                  </w:t>
      </w:r>
    </w:p>
    <w:p w:rsidR="00EB1A8A" w:rsidRPr="00EB1A8A" w:rsidRDefault="00EB1A8A" w:rsidP="00EB1A8A">
      <w:pPr>
        <w:spacing w:after="0"/>
        <w:jc w:val="both"/>
        <w:rPr>
          <w:rFonts w:ascii="Times New Roman" w:eastAsia="Calibri" w:hAnsi="Times New Roman" w:cs="Times New Roman"/>
          <w:sz w:val="24"/>
          <w:szCs w:val="24"/>
        </w:rPr>
      </w:pPr>
      <w:bookmarkStart w:id="138" w:name="dst100233"/>
      <w:bookmarkEnd w:id="138"/>
      <w:r w:rsidRPr="00EB1A8A">
        <w:rPr>
          <w:rFonts w:ascii="Times New Roman" w:eastAsia="Calibri" w:hAnsi="Times New Roman" w:cs="Times New Roman"/>
          <w:sz w:val="24"/>
          <w:szCs w:val="24"/>
        </w:rPr>
        <w:t>8.29. В случаях, определенных правлением Товарищества, решение общего собрания членов Товарищества может быть принято в форме очно-заочного или заочного голосования.</w:t>
      </w:r>
    </w:p>
    <w:p w:rsidR="00EB1A8A" w:rsidRPr="00EB1A8A" w:rsidRDefault="00EB1A8A" w:rsidP="00EB1A8A">
      <w:pPr>
        <w:spacing w:after="0"/>
        <w:jc w:val="both"/>
        <w:rPr>
          <w:rFonts w:ascii="Times New Roman" w:eastAsia="Calibri" w:hAnsi="Times New Roman" w:cs="Times New Roman"/>
          <w:sz w:val="24"/>
          <w:szCs w:val="24"/>
        </w:rPr>
      </w:pPr>
      <w:bookmarkStart w:id="139" w:name="dst100234"/>
      <w:bookmarkEnd w:id="139"/>
      <w:r w:rsidRPr="00EB1A8A">
        <w:rPr>
          <w:rFonts w:ascii="Times New Roman" w:eastAsia="Calibri" w:hAnsi="Times New Roman" w:cs="Times New Roman"/>
          <w:sz w:val="24"/>
          <w:szCs w:val="24"/>
        </w:rPr>
        <w:t>8.30. По вопросам, указанным в под</w:t>
      </w:r>
      <w:hyperlink r:id="rId24" w:anchor="dst100185" w:history="1">
        <w:r w:rsidRPr="00EB1A8A">
          <w:rPr>
            <w:rFonts w:ascii="Times New Roman" w:eastAsia="Calibri" w:hAnsi="Times New Roman" w:cs="Times New Roman"/>
            <w:color w:val="0000FF"/>
            <w:sz w:val="24"/>
            <w:szCs w:val="24"/>
            <w:u w:val="single"/>
          </w:rPr>
          <w:t>пунктах 8.9.1</w:t>
        </w:r>
      </w:hyperlink>
      <w:r w:rsidRPr="00EB1A8A">
        <w:rPr>
          <w:rFonts w:ascii="Times New Roman" w:eastAsia="Calibri" w:hAnsi="Times New Roman" w:cs="Times New Roman"/>
          <w:sz w:val="24"/>
          <w:szCs w:val="24"/>
        </w:rPr>
        <w:t>, 8.9.</w:t>
      </w:r>
      <w:hyperlink r:id="rId25" w:anchor="dst100186" w:history="1">
        <w:r w:rsidRPr="00EB1A8A">
          <w:rPr>
            <w:rFonts w:ascii="Times New Roman" w:eastAsia="Calibri" w:hAnsi="Times New Roman" w:cs="Times New Roman"/>
            <w:color w:val="0000FF"/>
            <w:sz w:val="24"/>
            <w:szCs w:val="24"/>
            <w:u w:val="single"/>
          </w:rPr>
          <w:t>2</w:t>
        </w:r>
      </w:hyperlink>
      <w:r w:rsidRPr="00EB1A8A">
        <w:rPr>
          <w:rFonts w:ascii="Times New Roman" w:eastAsia="Calibri" w:hAnsi="Times New Roman" w:cs="Times New Roman"/>
          <w:sz w:val="24"/>
          <w:szCs w:val="24"/>
        </w:rPr>
        <w:t>., 8.9.</w:t>
      </w:r>
      <w:hyperlink r:id="rId26" w:anchor="dst100188" w:history="1">
        <w:r w:rsidRPr="00EB1A8A">
          <w:rPr>
            <w:rFonts w:ascii="Times New Roman" w:eastAsia="Calibri" w:hAnsi="Times New Roman" w:cs="Times New Roman"/>
            <w:color w:val="0000FF"/>
            <w:sz w:val="24"/>
            <w:szCs w:val="24"/>
            <w:u w:val="single"/>
          </w:rPr>
          <w:t>4</w:t>
        </w:r>
      </w:hyperlink>
      <w:r w:rsidRPr="00EB1A8A">
        <w:rPr>
          <w:rFonts w:ascii="Times New Roman" w:eastAsia="Calibri" w:hAnsi="Times New Roman" w:cs="Times New Roman"/>
          <w:sz w:val="24"/>
          <w:szCs w:val="24"/>
        </w:rPr>
        <w:t xml:space="preserve"> – 8.9.</w:t>
      </w:r>
      <w:hyperlink r:id="rId27" w:anchor="dst100190" w:history="1">
        <w:r w:rsidRPr="00EB1A8A">
          <w:rPr>
            <w:rFonts w:ascii="Times New Roman" w:eastAsia="Calibri" w:hAnsi="Times New Roman" w:cs="Times New Roman"/>
            <w:color w:val="0000FF"/>
            <w:sz w:val="24"/>
            <w:szCs w:val="24"/>
            <w:u w:val="single"/>
          </w:rPr>
          <w:t>6</w:t>
        </w:r>
      </w:hyperlink>
      <w:r w:rsidRPr="00EB1A8A">
        <w:rPr>
          <w:rFonts w:ascii="Times New Roman" w:eastAsia="Calibri" w:hAnsi="Times New Roman" w:cs="Times New Roman"/>
          <w:sz w:val="24"/>
          <w:szCs w:val="24"/>
        </w:rPr>
        <w:t>., 8.9.</w:t>
      </w:r>
      <w:hyperlink r:id="rId28" w:anchor="dst100194" w:history="1">
        <w:r w:rsidRPr="00EB1A8A">
          <w:rPr>
            <w:rFonts w:ascii="Times New Roman" w:eastAsia="Calibri" w:hAnsi="Times New Roman" w:cs="Times New Roman"/>
            <w:color w:val="0000FF"/>
            <w:sz w:val="24"/>
            <w:szCs w:val="24"/>
            <w:u w:val="single"/>
          </w:rPr>
          <w:t>10</w:t>
        </w:r>
      </w:hyperlink>
      <w:r w:rsidRPr="00EB1A8A">
        <w:rPr>
          <w:rFonts w:ascii="Times New Roman" w:eastAsia="Calibri" w:hAnsi="Times New Roman" w:cs="Times New Roman"/>
          <w:sz w:val="24"/>
          <w:szCs w:val="24"/>
        </w:rPr>
        <w:t>., 8.9.</w:t>
      </w:r>
      <w:hyperlink r:id="rId29" w:anchor="dst100201" w:history="1">
        <w:r w:rsidRPr="00EB1A8A">
          <w:rPr>
            <w:rFonts w:ascii="Times New Roman" w:eastAsia="Calibri" w:hAnsi="Times New Roman" w:cs="Times New Roman"/>
            <w:color w:val="0000FF"/>
            <w:sz w:val="24"/>
            <w:szCs w:val="24"/>
            <w:u w:val="single"/>
          </w:rPr>
          <w:t>17</w:t>
        </w:r>
      </w:hyperlink>
      <w:r w:rsidRPr="00EB1A8A">
        <w:rPr>
          <w:rFonts w:ascii="Times New Roman" w:eastAsia="Calibri" w:hAnsi="Times New Roman" w:cs="Times New Roman"/>
          <w:sz w:val="24"/>
          <w:szCs w:val="24"/>
        </w:rPr>
        <w:t>., 8.9.</w:t>
      </w:r>
      <w:hyperlink r:id="rId30" w:anchor="dst100205" w:history="1">
        <w:r w:rsidRPr="00EB1A8A">
          <w:rPr>
            <w:rFonts w:ascii="Times New Roman" w:eastAsia="Calibri" w:hAnsi="Times New Roman" w:cs="Times New Roman"/>
            <w:color w:val="0000FF"/>
            <w:sz w:val="24"/>
            <w:szCs w:val="24"/>
            <w:u w:val="single"/>
          </w:rPr>
          <w:t>21</w:t>
        </w:r>
      </w:hyperlink>
      <w:r w:rsidRPr="00EB1A8A">
        <w:rPr>
          <w:rFonts w:ascii="Times New Roman" w:eastAsia="Calibri" w:hAnsi="Times New Roman" w:cs="Times New Roman"/>
          <w:sz w:val="24"/>
          <w:szCs w:val="24"/>
        </w:rPr>
        <w:t>. – 8.9.</w:t>
      </w:r>
      <w:hyperlink r:id="rId31" w:anchor="dst100207" w:history="1">
        <w:r w:rsidRPr="00EB1A8A">
          <w:rPr>
            <w:rFonts w:ascii="Times New Roman" w:eastAsia="Calibri" w:hAnsi="Times New Roman" w:cs="Times New Roman"/>
            <w:color w:val="0000FF"/>
            <w:sz w:val="24"/>
            <w:szCs w:val="24"/>
            <w:u w:val="single"/>
          </w:rPr>
          <w:t>23.</w:t>
        </w:r>
      </w:hyperlink>
      <w:r w:rsidRPr="00EB1A8A">
        <w:rPr>
          <w:rFonts w:ascii="Times New Roman" w:eastAsia="Calibri" w:hAnsi="Times New Roman" w:cs="Times New Roman"/>
          <w:sz w:val="24"/>
          <w:szCs w:val="24"/>
        </w:rPr>
        <w:t xml:space="preserve"> настоящего Устава, проведение заочного голосования не допускается.</w:t>
      </w:r>
    </w:p>
    <w:p w:rsidR="00EB1A8A" w:rsidRPr="00EB1A8A" w:rsidRDefault="00EB1A8A" w:rsidP="00EB1A8A">
      <w:pPr>
        <w:spacing w:after="0"/>
        <w:jc w:val="both"/>
        <w:rPr>
          <w:rFonts w:ascii="Times New Roman" w:eastAsia="Calibri" w:hAnsi="Times New Roman" w:cs="Times New Roman"/>
          <w:sz w:val="24"/>
          <w:szCs w:val="24"/>
        </w:rPr>
      </w:pPr>
      <w:bookmarkStart w:id="140" w:name="dst100235"/>
      <w:bookmarkEnd w:id="140"/>
      <w:r w:rsidRPr="00EB1A8A">
        <w:rPr>
          <w:rFonts w:ascii="Times New Roman" w:eastAsia="Calibri" w:hAnsi="Times New Roman" w:cs="Times New Roman"/>
          <w:sz w:val="24"/>
          <w:szCs w:val="24"/>
        </w:rPr>
        <w:t>8.31. В случае, если при проведении общего собрания членов Товарищества по вопросам, указанным в под</w:t>
      </w:r>
      <w:hyperlink r:id="rId32" w:anchor="dst100185" w:history="1">
        <w:r w:rsidRPr="00EB1A8A">
          <w:rPr>
            <w:rFonts w:ascii="Times New Roman" w:eastAsia="Calibri" w:hAnsi="Times New Roman" w:cs="Times New Roman"/>
            <w:color w:val="0000FF"/>
            <w:sz w:val="24"/>
            <w:szCs w:val="24"/>
            <w:u w:val="single"/>
          </w:rPr>
          <w:t>пунктах 8.9.1</w:t>
        </w:r>
      </w:hyperlink>
      <w:r w:rsidRPr="00EB1A8A">
        <w:rPr>
          <w:rFonts w:ascii="Times New Roman" w:eastAsia="Calibri" w:hAnsi="Times New Roman" w:cs="Times New Roman"/>
          <w:sz w:val="24"/>
          <w:szCs w:val="24"/>
        </w:rPr>
        <w:t>, 8.9.</w:t>
      </w:r>
      <w:hyperlink r:id="rId33" w:anchor="dst100186" w:history="1">
        <w:r w:rsidRPr="00EB1A8A">
          <w:rPr>
            <w:rFonts w:ascii="Times New Roman" w:eastAsia="Calibri" w:hAnsi="Times New Roman" w:cs="Times New Roman"/>
            <w:color w:val="0000FF"/>
            <w:sz w:val="24"/>
            <w:szCs w:val="24"/>
            <w:u w:val="single"/>
          </w:rPr>
          <w:t>2</w:t>
        </w:r>
      </w:hyperlink>
      <w:r w:rsidRPr="00EB1A8A">
        <w:rPr>
          <w:rFonts w:ascii="Times New Roman" w:eastAsia="Calibri" w:hAnsi="Times New Roman" w:cs="Times New Roman"/>
          <w:sz w:val="24"/>
          <w:szCs w:val="24"/>
        </w:rPr>
        <w:t>., 8.9.</w:t>
      </w:r>
      <w:hyperlink r:id="rId34" w:anchor="dst100188" w:history="1">
        <w:r w:rsidRPr="00EB1A8A">
          <w:rPr>
            <w:rFonts w:ascii="Times New Roman" w:eastAsia="Calibri" w:hAnsi="Times New Roman" w:cs="Times New Roman"/>
            <w:color w:val="0000FF"/>
            <w:sz w:val="24"/>
            <w:szCs w:val="24"/>
            <w:u w:val="single"/>
          </w:rPr>
          <w:t>4</w:t>
        </w:r>
      </w:hyperlink>
      <w:r w:rsidRPr="00EB1A8A">
        <w:rPr>
          <w:rFonts w:ascii="Times New Roman" w:eastAsia="Calibri" w:hAnsi="Times New Roman" w:cs="Times New Roman"/>
          <w:sz w:val="24"/>
          <w:szCs w:val="24"/>
        </w:rPr>
        <w:t xml:space="preserve"> – 8.9.</w:t>
      </w:r>
      <w:hyperlink r:id="rId35" w:anchor="dst100190" w:history="1">
        <w:r w:rsidRPr="00EB1A8A">
          <w:rPr>
            <w:rFonts w:ascii="Times New Roman" w:eastAsia="Calibri" w:hAnsi="Times New Roman" w:cs="Times New Roman"/>
            <w:color w:val="0000FF"/>
            <w:sz w:val="24"/>
            <w:szCs w:val="24"/>
            <w:u w:val="single"/>
          </w:rPr>
          <w:t>6</w:t>
        </w:r>
      </w:hyperlink>
      <w:r w:rsidRPr="00EB1A8A">
        <w:rPr>
          <w:rFonts w:ascii="Times New Roman" w:eastAsia="Calibri" w:hAnsi="Times New Roman" w:cs="Times New Roman"/>
          <w:sz w:val="24"/>
          <w:szCs w:val="24"/>
        </w:rPr>
        <w:t>., 8.9.</w:t>
      </w:r>
      <w:hyperlink r:id="rId36" w:anchor="dst100194" w:history="1">
        <w:r w:rsidRPr="00EB1A8A">
          <w:rPr>
            <w:rFonts w:ascii="Times New Roman" w:eastAsia="Calibri" w:hAnsi="Times New Roman" w:cs="Times New Roman"/>
            <w:color w:val="0000FF"/>
            <w:sz w:val="24"/>
            <w:szCs w:val="24"/>
            <w:u w:val="single"/>
          </w:rPr>
          <w:t>10</w:t>
        </w:r>
      </w:hyperlink>
      <w:r w:rsidRPr="00EB1A8A">
        <w:rPr>
          <w:rFonts w:ascii="Times New Roman" w:eastAsia="Calibri" w:hAnsi="Times New Roman" w:cs="Times New Roman"/>
          <w:sz w:val="24"/>
          <w:szCs w:val="24"/>
        </w:rPr>
        <w:t>., 8.9.</w:t>
      </w:r>
      <w:hyperlink r:id="rId37" w:anchor="dst100201" w:history="1">
        <w:r w:rsidRPr="00EB1A8A">
          <w:rPr>
            <w:rFonts w:ascii="Times New Roman" w:eastAsia="Calibri" w:hAnsi="Times New Roman" w:cs="Times New Roman"/>
            <w:color w:val="0000FF"/>
            <w:sz w:val="24"/>
            <w:szCs w:val="24"/>
            <w:u w:val="single"/>
          </w:rPr>
          <w:t>17</w:t>
        </w:r>
      </w:hyperlink>
      <w:r w:rsidRPr="00EB1A8A">
        <w:rPr>
          <w:rFonts w:ascii="Times New Roman" w:eastAsia="Calibri" w:hAnsi="Times New Roman" w:cs="Times New Roman"/>
          <w:sz w:val="24"/>
          <w:szCs w:val="24"/>
        </w:rPr>
        <w:t>., 8.9.</w:t>
      </w:r>
      <w:hyperlink r:id="rId38" w:anchor="dst100205" w:history="1">
        <w:r w:rsidRPr="00EB1A8A">
          <w:rPr>
            <w:rFonts w:ascii="Times New Roman" w:eastAsia="Calibri" w:hAnsi="Times New Roman" w:cs="Times New Roman"/>
            <w:color w:val="0000FF"/>
            <w:sz w:val="24"/>
            <w:szCs w:val="24"/>
            <w:u w:val="single"/>
          </w:rPr>
          <w:t>21</w:t>
        </w:r>
      </w:hyperlink>
      <w:r w:rsidRPr="00EB1A8A">
        <w:rPr>
          <w:rFonts w:ascii="Times New Roman" w:eastAsia="Calibri" w:hAnsi="Times New Roman" w:cs="Times New Roman"/>
          <w:sz w:val="24"/>
          <w:szCs w:val="24"/>
        </w:rPr>
        <w:t>. – 8.9.</w:t>
      </w:r>
      <w:hyperlink r:id="rId39" w:anchor="dst100207" w:history="1">
        <w:r w:rsidRPr="00EB1A8A">
          <w:rPr>
            <w:rFonts w:ascii="Times New Roman" w:eastAsia="Calibri" w:hAnsi="Times New Roman" w:cs="Times New Roman"/>
            <w:color w:val="0000FF"/>
            <w:sz w:val="24"/>
            <w:szCs w:val="24"/>
            <w:u w:val="single"/>
          </w:rPr>
          <w:t>23.</w:t>
        </w:r>
      </w:hyperlink>
      <w:r w:rsidRPr="00EB1A8A">
        <w:rPr>
          <w:rFonts w:ascii="Times New Roman" w:eastAsia="Calibri" w:hAnsi="Times New Roman" w:cs="Times New Roman"/>
          <w:sz w:val="24"/>
          <w:szCs w:val="24"/>
        </w:rPr>
        <w:t xml:space="preserve"> настоящего Устава, такое общее собрание членов Товарищества не имело установленного настоящим Уставом кворума, в дальнейшем решение такого общего собрания членов Товарищества по тем же вопросам повестки такого общего собрания членов Товарищества может быть принято путем проведения очно-заочного голосования.</w:t>
      </w:r>
    </w:p>
    <w:p w:rsidR="00EB1A8A" w:rsidRPr="00EB1A8A" w:rsidRDefault="00EB1A8A" w:rsidP="00EB1A8A">
      <w:pPr>
        <w:spacing w:after="0"/>
        <w:jc w:val="both"/>
        <w:rPr>
          <w:rFonts w:ascii="Times New Roman" w:eastAsia="Calibri" w:hAnsi="Times New Roman" w:cs="Times New Roman"/>
          <w:sz w:val="24"/>
          <w:szCs w:val="24"/>
        </w:rPr>
      </w:pPr>
      <w:bookmarkStart w:id="141" w:name="dst100236"/>
      <w:bookmarkEnd w:id="141"/>
      <w:r w:rsidRPr="00EB1A8A">
        <w:rPr>
          <w:rFonts w:ascii="Times New Roman" w:eastAsia="Calibri" w:hAnsi="Times New Roman" w:cs="Times New Roman"/>
          <w:sz w:val="24"/>
          <w:szCs w:val="24"/>
        </w:rPr>
        <w:t>8.32. Результаты очно-заочного голосования при принятии решений общим собранием членов Товарищества определяются совокупностью:</w:t>
      </w:r>
    </w:p>
    <w:p w:rsidR="00EB1A8A" w:rsidRPr="00EB1A8A" w:rsidRDefault="00EB1A8A" w:rsidP="00EB1A8A">
      <w:pPr>
        <w:spacing w:after="0"/>
        <w:jc w:val="both"/>
        <w:rPr>
          <w:rFonts w:ascii="Times New Roman" w:eastAsia="Calibri" w:hAnsi="Times New Roman" w:cs="Times New Roman"/>
          <w:sz w:val="24"/>
          <w:szCs w:val="24"/>
        </w:rPr>
      </w:pPr>
      <w:bookmarkStart w:id="142" w:name="dst100237"/>
      <w:bookmarkEnd w:id="142"/>
      <w:r w:rsidRPr="00EB1A8A">
        <w:rPr>
          <w:rFonts w:ascii="Times New Roman" w:eastAsia="Calibri" w:hAnsi="Times New Roman" w:cs="Times New Roman"/>
          <w:sz w:val="24"/>
          <w:szCs w:val="24"/>
        </w:rPr>
        <w:t>8.32.1. результатов голосования при очном обсуждении вопросов повестки общего собрания членов Товарищества;</w:t>
      </w:r>
    </w:p>
    <w:p w:rsidR="00EB1A8A" w:rsidRPr="00EB1A8A" w:rsidRDefault="00EB1A8A" w:rsidP="00EB1A8A">
      <w:pPr>
        <w:spacing w:after="0"/>
        <w:jc w:val="both"/>
        <w:rPr>
          <w:rFonts w:ascii="Times New Roman" w:eastAsia="Calibri" w:hAnsi="Times New Roman" w:cs="Times New Roman"/>
          <w:sz w:val="24"/>
          <w:szCs w:val="24"/>
        </w:rPr>
      </w:pPr>
      <w:bookmarkStart w:id="143" w:name="dst100238"/>
      <w:bookmarkEnd w:id="143"/>
      <w:r w:rsidRPr="00EB1A8A">
        <w:rPr>
          <w:rFonts w:ascii="Times New Roman" w:eastAsia="Calibri" w:hAnsi="Times New Roman" w:cs="Times New Roman"/>
          <w:sz w:val="24"/>
          <w:szCs w:val="24"/>
        </w:rPr>
        <w:t>8.32.2. результатов голосования членов Товарищества, направивших до проведения общего собрания членов Товарищества свои решения в письменной форме по вопросам повестки общего собрания членов Товарищества в его правление.</w:t>
      </w:r>
    </w:p>
    <w:p w:rsidR="00EB1A8A" w:rsidRPr="00EB1A8A" w:rsidRDefault="00EB1A8A" w:rsidP="00EB1A8A">
      <w:pPr>
        <w:spacing w:after="0"/>
        <w:jc w:val="both"/>
        <w:rPr>
          <w:rFonts w:ascii="Times New Roman" w:eastAsia="Calibri" w:hAnsi="Times New Roman" w:cs="Times New Roman"/>
          <w:sz w:val="24"/>
          <w:szCs w:val="24"/>
        </w:rPr>
      </w:pPr>
      <w:bookmarkStart w:id="144" w:name="dst100239"/>
      <w:bookmarkEnd w:id="144"/>
      <w:r w:rsidRPr="00EB1A8A">
        <w:rPr>
          <w:rFonts w:ascii="Times New Roman" w:eastAsia="Calibri" w:hAnsi="Times New Roman" w:cs="Times New Roman"/>
          <w:sz w:val="24"/>
          <w:szCs w:val="24"/>
        </w:rPr>
        <w:t xml:space="preserve">8.33. Решения общего собрания членов Товарищества оформляются протоколом с указанием результатов голосования и приложением к нему списка с подписью каждого члена Товарищества либо каждого представителя члена Товарищества, принявших участие в общем собрании членов Товарищества. Протокол общего собрания членов Товарищества подписывается председательствующим на общем собрании членов Товарищества. В случае принятия общим собранием членов товарищества решения путем очно-заочного голосования к такому решению также прилагаются решения в письменной форме лиц, участвующих в голосовании заочно. В случае участия в общем собрании членов Товарищества </w:t>
      </w:r>
      <w:proofErr w:type="gramStart"/>
      <w:r w:rsidRPr="00EB1A8A">
        <w:rPr>
          <w:rFonts w:ascii="Times New Roman" w:eastAsia="Calibri" w:hAnsi="Times New Roman" w:cs="Times New Roman"/>
          <w:sz w:val="24"/>
          <w:szCs w:val="24"/>
        </w:rPr>
        <w:t>лиц</w:t>
      </w:r>
      <w:proofErr w:type="gramEnd"/>
      <w:r w:rsidRPr="00EB1A8A">
        <w:rPr>
          <w:rFonts w:ascii="Times New Roman" w:eastAsia="Calibri" w:hAnsi="Times New Roman" w:cs="Times New Roman"/>
          <w:sz w:val="24"/>
          <w:szCs w:val="24"/>
        </w:rPr>
        <w:t xml:space="preserve"> ведущих садоводство на земельных участках, расположенных в границах территории Товарищества, без участия в товариществе, результаты голосования таких лиц по вопросам повестки общего собрания членов Товарищества оформляются по </w:t>
      </w:r>
      <w:r w:rsidRPr="00EB1A8A">
        <w:rPr>
          <w:rFonts w:ascii="Times New Roman" w:eastAsia="Calibri" w:hAnsi="Times New Roman" w:cs="Times New Roman"/>
          <w:sz w:val="24"/>
          <w:szCs w:val="24"/>
        </w:rPr>
        <w:lastRenderedPageBreak/>
        <w:t>правилам, предусмотренным настоящим Уставом для оформления результатов голосования членов Товарищества.</w:t>
      </w:r>
    </w:p>
    <w:p w:rsidR="00EB1A8A" w:rsidRPr="00EB1A8A" w:rsidRDefault="00EB1A8A" w:rsidP="00EB1A8A">
      <w:pPr>
        <w:spacing w:after="0"/>
        <w:jc w:val="both"/>
        <w:rPr>
          <w:rFonts w:ascii="Times New Roman" w:eastAsia="Calibri" w:hAnsi="Times New Roman" w:cs="Times New Roman"/>
          <w:sz w:val="24"/>
          <w:szCs w:val="24"/>
        </w:rPr>
      </w:pPr>
      <w:bookmarkStart w:id="145" w:name="dst100240"/>
      <w:bookmarkEnd w:id="145"/>
      <w:r w:rsidRPr="00EB1A8A">
        <w:rPr>
          <w:rFonts w:ascii="Times New Roman" w:eastAsia="Calibri" w:hAnsi="Times New Roman" w:cs="Times New Roman"/>
          <w:sz w:val="24"/>
          <w:szCs w:val="24"/>
        </w:rPr>
        <w:t>8.34. Принятие решения общего собрания членов Товарищества путем заочного голосования не предполагает очного обсуждения вопросов повестки такого собрания и осуществляется путем подведения итогов голосования членов Товарищества, направивших до дня проведения такого общего собрания свои решения в письменной форме по вопросам повестки общего собрания членов Товарищества в его правление.</w:t>
      </w:r>
    </w:p>
    <w:p w:rsidR="00EB1A8A" w:rsidRPr="00EB1A8A" w:rsidRDefault="00EB1A8A" w:rsidP="00EB1A8A">
      <w:pPr>
        <w:spacing w:after="0" w:line="240" w:lineRule="auto"/>
        <w:jc w:val="both"/>
        <w:rPr>
          <w:rFonts w:ascii="Times New Roman" w:eastAsia="Calibri" w:hAnsi="Times New Roman" w:cs="Times New Roman"/>
          <w:color w:val="FF0000"/>
          <w:sz w:val="24"/>
          <w:szCs w:val="24"/>
        </w:rPr>
      </w:pPr>
      <w:r w:rsidRPr="00EB1A8A">
        <w:rPr>
          <w:rFonts w:ascii="Times New Roman" w:eastAsia="Calibri" w:hAnsi="Times New Roman" w:cs="Times New Roman"/>
          <w:color w:val="FF0000"/>
          <w:sz w:val="24"/>
          <w:szCs w:val="24"/>
        </w:rPr>
        <w:t>8.35.  Бюллетени для голосования приобщаются к соответствующему протоколу общего собрания членов товарищества и подлежат хранению в архиве Товарищества.</w:t>
      </w:r>
    </w:p>
    <w:p w:rsidR="00EB1A8A" w:rsidRPr="00EB1A8A" w:rsidRDefault="00EB1A8A" w:rsidP="00EB1A8A">
      <w:pPr>
        <w:spacing w:after="0" w:line="240" w:lineRule="auto"/>
        <w:jc w:val="both"/>
        <w:rPr>
          <w:rFonts w:ascii="Times New Roman" w:eastAsia="Calibri" w:hAnsi="Times New Roman" w:cs="Times New Roman"/>
          <w:color w:val="FF0000"/>
          <w:sz w:val="24"/>
          <w:szCs w:val="24"/>
        </w:rPr>
      </w:pPr>
      <w:r w:rsidRPr="00EB1A8A">
        <w:rPr>
          <w:rFonts w:ascii="Times New Roman" w:eastAsia="Calibri" w:hAnsi="Times New Roman" w:cs="Times New Roman"/>
          <w:color w:val="FF0000"/>
          <w:sz w:val="24"/>
          <w:szCs w:val="24"/>
        </w:rPr>
        <w:t>8.36.  Член Товарищества может участвовать в заочном голосовании как лично, так и через представителя с надлежаще оформленной доверенностью. Правомочность общего собрания членов</w:t>
      </w:r>
      <w:r w:rsidRPr="00EB1A8A">
        <w:rPr>
          <w:rFonts w:ascii="Calibri" w:eastAsia="Calibri" w:hAnsi="Calibri" w:cs="Times New Roman"/>
          <w:color w:val="FF0000"/>
        </w:rPr>
        <w:t xml:space="preserve"> </w:t>
      </w:r>
      <w:r w:rsidRPr="00EB1A8A">
        <w:rPr>
          <w:rFonts w:ascii="Times New Roman" w:eastAsia="Calibri" w:hAnsi="Times New Roman" w:cs="Times New Roman"/>
          <w:color w:val="FF0000"/>
          <w:sz w:val="24"/>
          <w:szCs w:val="24"/>
        </w:rPr>
        <w:t xml:space="preserve">Товарищества, проводимого в форме заочного голосования, невозможность изменения повестки, порядок принятия решений по результатам голосования, оформление протокола определяется в соответствии с уставом Товарищества точно так же, как и для общего собрания членов Товарищества, проводимого в очной форме.  </w:t>
      </w:r>
    </w:p>
    <w:p w:rsidR="00EB1A8A" w:rsidRPr="00EB1A8A" w:rsidRDefault="00EB1A8A" w:rsidP="00EB1A8A">
      <w:pPr>
        <w:spacing w:after="0"/>
        <w:jc w:val="both"/>
        <w:rPr>
          <w:rFonts w:ascii="Times New Roman" w:eastAsia="Calibri" w:hAnsi="Times New Roman" w:cs="Times New Roman"/>
          <w:sz w:val="24"/>
          <w:szCs w:val="24"/>
        </w:rPr>
      </w:pPr>
    </w:p>
    <w:p w:rsidR="00EB1A8A" w:rsidRPr="00EB1A8A" w:rsidRDefault="00035652" w:rsidP="00EB1A8A">
      <w:pPr>
        <w:spacing w:after="0"/>
        <w:jc w:val="both"/>
        <w:rPr>
          <w:rFonts w:ascii="Times New Roman" w:eastAsia="Calibri" w:hAnsi="Times New Roman" w:cs="Times New Roman"/>
          <w:sz w:val="24"/>
          <w:szCs w:val="24"/>
        </w:rPr>
      </w:pPr>
      <w:bookmarkStart w:id="146" w:name="dst100241"/>
      <w:bookmarkEnd w:id="146"/>
      <w:r>
        <w:rPr>
          <w:rFonts w:ascii="Times New Roman" w:eastAsia="Calibri" w:hAnsi="Times New Roman" w:cs="Times New Roman"/>
          <w:sz w:val="24"/>
          <w:szCs w:val="24"/>
        </w:rPr>
        <w:t>8.37</w:t>
      </w:r>
      <w:r w:rsidR="00EB1A8A" w:rsidRPr="00EB1A8A">
        <w:rPr>
          <w:rFonts w:ascii="Times New Roman" w:eastAsia="Calibri" w:hAnsi="Times New Roman" w:cs="Times New Roman"/>
          <w:sz w:val="24"/>
          <w:szCs w:val="24"/>
        </w:rPr>
        <w:t xml:space="preserve">. Решения общего собрания членов Товарищества являются обязательными для исполнения органами Товарищества, членами Товарищества, </w:t>
      </w:r>
      <w:r w:rsidR="00EB1A8A" w:rsidRPr="00EB1A8A">
        <w:rPr>
          <w:rFonts w:ascii="Times New Roman" w:eastAsia="Calibri" w:hAnsi="Times New Roman" w:cs="Times New Roman"/>
          <w:color w:val="FF0000"/>
          <w:sz w:val="24"/>
          <w:szCs w:val="24"/>
        </w:rPr>
        <w:t>в том числе для тех, которые независимо от причин не приняли участия в голосовании,</w:t>
      </w:r>
      <w:r w:rsidR="00EB1A8A" w:rsidRPr="00EB1A8A">
        <w:rPr>
          <w:rFonts w:ascii="Times New Roman" w:eastAsia="Calibri" w:hAnsi="Times New Roman" w:cs="Times New Roman"/>
          <w:sz w:val="24"/>
          <w:szCs w:val="24"/>
        </w:rPr>
        <w:t xml:space="preserve"> а также лицами ведущими садоводство на земельных участках, расположенных в границах территории Товарищества, без участия в Товариществе, (в случае, если такие решения принимаются по вопросам, указанным в под</w:t>
      </w:r>
      <w:hyperlink r:id="rId40" w:anchor="dst100188" w:history="1">
        <w:r w:rsidR="00EB1A8A" w:rsidRPr="00EB1A8A">
          <w:rPr>
            <w:rFonts w:ascii="Times New Roman" w:eastAsia="Calibri" w:hAnsi="Times New Roman" w:cs="Times New Roman"/>
            <w:color w:val="0000FF"/>
            <w:sz w:val="24"/>
            <w:szCs w:val="24"/>
            <w:u w:val="single"/>
          </w:rPr>
          <w:t>пунктах 8.9.4</w:t>
        </w:r>
      </w:hyperlink>
      <w:r w:rsidR="00EB1A8A" w:rsidRPr="00EB1A8A">
        <w:rPr>
          <w:rFonts w:ascii="Times New Roman" w:eastAsia="Calibri" w:hAnsi="Times New Roman" w:cs="Times New Roman"/>
          <w:sz w:val="24"/>
          <w:szCs w:val="24"/>
        </w:rPr>
        <w:t>. – 8.9.</w:t>
      </w:r>
      <w:hyperlink r:id="rId41" w:anchor="dst100190" w:history="1">
        <w:r w:rsidR="00EB1A8A" w:rsidRPr="00EB1A8A">
          <w:rPr>
            <w:rFonts w:ascii="Times New Roman" w:eastAsia="Calibri" w:hAnsi="Times New Roman" w:cs="Times New Roman"/>
            <w:color w:val="0000FF"/>
            <w:sz w:val="24"/>
            <w:szCs w:val="24"/>
            <w:u w:val="single"/>
          </w:rPr>
          <w:t>6</w:t>
        </w:r>
      </w:hyperlink>
      <w:r w:rsidR="00EB1A8A" w:rsidRPr="00EB1A8A">
        <w:rPr>
          <w:rFonts w:ascii="Times New Roman" w:eastAsia="Calibri" w:hAnsi="Times New Roman" w:cs="Times New Roman"/>
          <w:sz w:val="24"/>
          <w:szCs w:val="24"/>
        </w:rPr>
        <w:t>., 8.9.</w:t>
      </w:r>
      <w:hyperlink r:id="rId42" w:anchor="dst100205" w:history="1">
        <w:r w:rsidR="00EB1A8A" w:rsidRPr="00EB1A8A">
          <w:rPr>
            <w:rFonts w:ascii="Times New Roman" w:eastAsia="Calibri" w:hAnsi="Times New Roman" w:cs="Times New Roman"/>
            <w:color w:val="0000FF"/>
            <w:sz w:val="24"/>
            <w:szCs w:val="24"/>
            <w:u w:val="single"/>
          </w:rPr>
          <w:t>21</w:t>
        </w:r>
      </w:hyperlink>
      <w:r w:rsidR="00EB1A8A" w:rsidRPr="00EB1A8A">
        <w:rPr>
          <w:rFonts w:ascii="Times New Roman" w:eastAsia="Calibri" w:hAnsi="Times New Roman" w:cs="Times New Roman"/>
          <w:sz w:val="24"/>
          <w:szCs w:val="24"/>
        </w:rPr>
        <w:t>. и 8.9.</w:t>
      </w:r>
      <w:hyperlink r:id="rId43" w:anchor="dst100206" w:history="1">
        <w:r w:rsidR="00EB1A8A" w:rsidRPr="00EB1A8A">
          <w:rPr>
            <w:rFonts w:ascii="Times New Roman" w:eastAsia="Calibri" w:hAnsi="Times New Roman" w:cs="Times New Roman"/>
            <w:color w:val="0000FF"/>
            <w:sz w:val="24"/>
            <w:szCs w:val="24"/>
            <w:u w:val="single"/>
          </w:rPr>
          <w:t xml:space="preserve">22. </w:t>
        </w:r>
      </w:hyperlink>
      <w:r w:rsidR="00EB1A8A" w:rsidRPr="00EB1A8A">
        <w:rPr>
          <w:rFonts w:ascii="Times New Roman" w:eastAsia="Calibri" w:hAnsi="Times New Roman" w:cs="Times New Roman"/>
          <w:sz w:val="24"/>
          <w:szCs w:val="24"/>
        </w:rPr>
        <w:t>настоящего Устава).</w:t>
      </w:r>
    </w:p>
    <w:p w:rsidR="00EB1A8A" w:rsidRPr="00EB1A8A" w:rsidRDefault="00035652" w:rsidP="00EB1A8A">
      <w:pPr>
        <w:spacing w:after="0"/>
        <w:jc w:val="both"/>
        <w:rPr>
          <w:rFonts w:ascii="Times New Roman" w:eastAsia="Calibri" w:hAnsi="Times New Roman" w:cs="Times New Roman"/>
          <w:sz w:val="24"/>
          <w:szCs w:val="24"/>
        </w:rPr>
      </w:pPr>
      <w:bookmarkStart w:id="147" w:name="dst100242"/>
      <w:bookmarkEnd w:id="147"/>
      <w:r>
        <w:rPr>
          <w:rFonts w:ascii="Times New Roman" w:eastAsia="Calibri" w:hAnsi="Times New Roman" w:cs="Times New Roman"/>
          <w:sz w:val="24"/>
          <w:szCs w:val="24"/>
        </w:rPr>
        <w:t>8.38</w:t>
      </w:r>
      <w:r w:rsidR="00EB1A8A" w:rsidRPr="00EB1A8A">
        <w:rPr>
          <w:rFonts w:ascii="Times New Roman" w:eastAsia="Calibri" w:hAnsi="Times New Roman" w:cs="Times New Roman"/>
          <w:sz w:val="24"/>
          <w:szCs w:val="24"/>
        </w:rPr>
        <w:t>. В решении общего собрания членов Товарищества о передаче недвижимого имущества общего пользования в общую долевую собственность собственников садовых или огородных земельных участков, расположенных в границах территории садоводства, указываются:</w:t>
      </w:r>
    </w:p>
    <w:p w:rsidR="00EB1A8A" w:rsidRPr="00EB1A8A" w:rsidRDefault="00035652" w:rsidP="00EB1A8A">
      <w:pPr>
        <w:spacing w:after="0"/>
        <w:jc w:val="both"/>
        <w:rPr>
          <w:rFonts w:ascii="Times New Roman" w:eastAsia="Calibri" w:hAnsi="Times New Roman" w:cs="Times New Roman"/>
          <w:sz w:val="24"/>
          <w:szCs w:val="24"/>
        </w:rPr>
      </w:pPr>
      <w:bookmarkStart w:id="148" w:name="dst100243"/>
      <w:bookmarkEnd w:id="148"/>
      <w:r>
        <w:rPr>
          <w:rFonts w:ascii="Times New Roman" w:eastAsia="Calibri" w:hAnsi="Times New Roman" w:cs="Times New Roman"/>
          <w:sz w:val="24"/>
          <w:szCs w:val="24"/>
        </w:rPr>
        <w:t>8.38</w:t>
      </w:r>
      <w:r w:rsidR="00EB1A8A" w:rsidRPr="00EB1A8A">
        <w:rPr>
          <w:rFonts w:ascii="Times New Roman" w:eastAsia="Calibri" w:hAnsi="Times New Roman" w:cs="Times New Roman"/>
          <w:sz w:val="24"/>
          <w:szCs w:val="24"/>
        </w:rPr>
        <w:t xml:space="preserve">.1. фамилия, имя, отчество (последнее - при наличии), реквизиты документов, удостоверяющих личность собственников земельных участков, расположенных в границах территории садоводства; </w:t>
      </w:r>
    </w:p>
    <w:p w:rsidR="00EB1A8A" w:rsidRPr="00EB1A8A" w:rsidRDefault="00035652" w:rsidP="00EB1A8A">
      <w:pPr>
        <w:spacing w:after="0"/>
        <w:jc w:val="both"/>
        <w:rPr>
          <w:rFonts w:ascii="Times New Roman" w:eastAsia="Calibri" w:hAnsi="Times New Roman" w:cs="Times New Roman"/>
          <w:sz w:val="24"/>
          <w:szCs w:val="24"/>
        </w:rPr>
      </w:pPr>
      <w:bookmarkStart w:id="149" w:name="dst100244"/>
      <w:bookmarkEnd w:id="149"/>
      <w:r>
        <w:rPr>
          <w:rFonts w:ascii="Times New Roman" w:eastAsia="Calibri" w:hAnsi="Times New Roman" w:cs="Times New Roman"/>
          <w:sz w:val="24"/>
          <w:szCs w:val="24"/>
        </w:rPr>
        <w:t>8.38</w:t>
      </w:r>
      <w:r w:rsidR="00EB1A8A" w:rsidRPr="00EB1A8A">
        <w:rPr>
          <w:rFonts w:ascii="Times New Roman" w:eastAsia="Calibri" w:hAnsi="Times New Roman" w:cs="Times New Roman"/>
          <w:sz w:val="24"/>
          <w:szCs w:val="24"/>
        </w:rPr>
        <w:t>.2. описание и кадастровые номера объектов, относящихся к имуществу общего пользования, расположенных в границах территории садоводства или огородничества;</w:t>
      </w:r>
    </w:p>
    <w:p w:rsidR="00EB1A8A" w:rsidRPr="00EB1A8A" w:rsidRDefault="00035652" w:rsidP="00EB1A8A">
      <w:pPr>
        <w:spacing w:after="0"/>
        <w:jc w:val="both"/>
        <w:rPr>
          <w:rFonts w:ascii="Times New Roman" w:eastAsia="Calibri" w:hAnsi="Times New Roman" w:cs="Times New Roman"/>
          <w:sz w:val="24"/>
          <w:szCs w:val="24"/>
        </w:rPr>
      </w:pPr>
      <w:bookmarkStart w:id="150" w:name="dst100245"/>
      <w:bookmarkEnd w:id="150"/>
      <w:r>
        <w:rPr>
          <w:rFonts w:ascii="Times New Roman" w:eastAsia="Calibri" w:hAnsi="Times New Roman" w:cs="Times New Roman"/>
          <w:sz w:val="24"/>
          <w:szCs w:val="24"/>
        </w:rPr>
        <w:t>8.38.</w:t>
      </w:r>
      <w:r w:rsidR="00EB1A8A" w:rsidRPr="00EB1A8A">
        <w:rPr>
          <w:rFonts w:ascii="Times New Roman" w:eastAsia="Calibri" w:hAnsi="Times New Roman" w:cs="Times New Roman"/>
          <w:sz w:val="24"/>
          <w:szCs w:val="24"/>
        </w:rPr>
        <w:t>3. размер доли в праве общей долевой собственности на имущество общего пользования, возникающей в связи с передачей этого имущества в общую долевую собственность собственников земельных участков, расположенных в границах территории садоводства, реквизиты документов, подтверждающих право собственности товарищества на передаваемое имущество общего пользования.</w:t>
      </w:r>
    </w:p>
    <w:p w:rsidR="00EB1A8A" w:rsidRPr="00EB1A8A" w:rsidRDefault="00035652" w:rsidP="00EB1A8A">
      <w:pPr>
        <w:spacing w:after="0"/>
        <w:jc w:val="both"/>
        <w:rPr>
          <w:rFonts w:ascii="Times New Roman" w:eastAsia="Calibri" w:hAnsi="Times New Roman" w:cs="Times New Roman"/>
          <w:sz w:val="24"/>
          <w:szCs w:val="24"/>
        </w:rPr>
      </w:pPr>
      <w:r>
        <w:rPr>
          <w:rFonts w:ascii="Times New Roman" w:eastAsia="Calibri" w:hAnsi="Times New Roman" w:cs="Times New Roman"/>
          <w:sz w:val="24"/>
          <w:szCs w:val="24"/>
        </w:rPr>
        <w:t>8.39</w:t>
      </w:r>
      <w:r w:rsidR="00EB1A8A" w:rsidRPr="00EB1A8A">
        <w:rPr>
          <w:rFonts w:ascii="Times New Roman" w:eastAsia="Calibri" w:hAnsi="Times New Roman" w:cs="Times New Roman"/>
          <w:sz w:val="24"/>
          <w:szCs w:val="24"/>
        </w:rPr>
        <w:t>. В Товариществе может быть принят общим собранием Регламент (Положение), определяющий права, обязанности и порядок действий Товарищества в процессе подготовки и проведения общих собраний членов Товарищества.</w:t>
      </w:r>
    </w:p>
    <w:p w:rsidR="00EB1A8A" w:rsidRPr="00EB1A8A" w:rsidRDefault="00EB1A8A" w:rsidP="00EB1A8A">
      <w:pPr>
        <w:spacing w:after="0"/>
        <w:jc w:val="both"/>
        <w:rPr>
          <w:rFonts w:ascii="Times New Roman" w:eastAsia="Calibri" w:hAnsi="Times New Roman" w:cs="Times New Roman"/>
          <w:sz w:val="24"/>
          <w:szCs w:val="24"/>
        </w:rPr>
      </w:pPr>
    </w:p>
    <w:p w:rsidR="00EB1A8A" w:rsidRPr="00EB1A8A" w:rsidRDefault="00EB1A8A" w:rsidP="00EB1A8A">
      <w:pPr>
        <w:spacing w:after="0"/>
        <w:jc w:val="both"/>
        <w:rPr>
          <w:rFonts w:ascii="Times New Roman" w:eastAsia="Calibri" w:hAnsi="Times New Roman" w:cs="Times New Roman"/>
          <w:sz w:val="24"/>
          <w:szCs w:val="24"/>
        </w:rPr>
      </w:pPr>
      <w:r w:rsidRPr="00EB1A8A">
        <w:rPr>
          <w:rFonts w:ascii="Times New Roman" w:eastAsia="Calibri" w:hAnsi="Times New Roman" w:cs="Times New Roman"/>
          <w:sz w:val="24"/>
          <w:szCs w:val="24"/>
        </w:rPr>
        <w:t xml:space="preserve">                                                                  </w:t>
      </w:r>
    </w:p>
    <w:p w:rsidR="00EB1A8A" w:rsidRPr="00EB1A8A" w:rsidRDefault="00EB1A8A" w:rsidP="00EB1A8A">
      <w:pPr>
        <w:spacing w:after="0"/>
        <w:jc w:val="both"/>
        <w:rPr>
          <w:rFonts w:ascii="Times New Roman" w:eastAsia="Calibri" w:hAnsi="Times New Roman" w:cs="Times New Roman"/>
          <w:sz w:val="24"/>
          <w:szCs w:val="24"/>
        </w:rPr>
      </w:pPr>
    </w:p>
    <w:p w:rsidR="00EB1A8A" w:rsidRPr="00EB1A8A" w:rsidRDefault="00EB1A8A" w:rsidP="00EB1A8A">
      <w:pPr>
        <w:spacing w:after="0"/>
        <w:jc w:val="both"/>
        <w:rPr>
          <w:rFonts w:ascii="Times New Roman" w:eastAsia="Calibri" w:hAnsi="Times New Roman" w:cs="Times New Roman"/>
          <w:sz w:val="24"/>
          <w:szCs w:val="24"/>
        </w:rPr>
      </w:pPr>
    </w:p>
    <w:p w:rsidR="00EB1A8A" w:rsidRPr="00EB1A8A" w:rsidRDefault="00EB1A8A" w:rsidP="00EB1A8A">
      <w:pPr>
        <w:spacing w:after="0" w:line="384" w:lineRule="atLeast"/>
        <w:jc w:val="both"/>
        <w:textAlignment w:val="baseline"/>
        <w:rPr>
          <w:rFonts w:ascii="Times New Roman" w:eastAsia="Times New Roman" w:hAnsi="Times New Roman" w:cs="Times New Roman"/>
          <w:sz w:val="24"/>
          <w:szCs w:val="24"/>
          <w:lang w:eastAsia="ru-RU"/>
        </w:rPr>
      </w:pPr>
    </w:p>
    <w:p w:rsidR="00EB1A8A" w:rsidRPr="00EB1A8A" w:rsidRDefault="00EB1A8A" w:rsidP="00EB1A8A">
      <w:pPr>
        <w:pBdr>
          <w:top w:val="single" w:sz="6" w:space="6" w:color="E2E2E2"/>
          <w:left w:val="single" w:sz="6" w:space="7" w:color="E2E2E2"/>
          <w:bottom w:val="single" w:sz="6" w:space="6" w:color="E2E2E2"/>
          <w:right w:val="single" w:sz="6" w:space="7" w:color="E2E2E2"/>
        </w:pBdr>
        <w:shd w:val="clear" w:color="auto" w:fill="F5F5F5"/>
        <w:spacing w:after="0" w:line="336" w:lineRule="atLeast"/>
        <w:jc w:val="center"/>
        <w:textAlignment w:val="baseline"/>
        <w:outlineLvl w:val="0"/>
        <w:rPr>
          <w:rFonts w:ascii="Times New Roman" w:eastAsia="Times New Roman" w:hAnsi="Times New Roman" w:cs="Times New Roman"/>
          <w:b/>
          <w:bCs/>
          <w:kern w:val="36"/>
          <w:sz w:val="24"/>
          <w:szCs w:val="24"/>
          <w:lang w:eastAsia="ru-RU"/>
        </w:rPr>
      </w:pPr>
      <w:r w:rsidRPr="00EB1A8A">
        <w:rPr>
          <w:rFonts w:ascii="Times New Roman" w:eastAsia="Times New Roman" w:hAnsi="Times New Roman" w:cs="Times New Roman"/>
          <w:b/>
          <w:bCs/>
          <w:kern w:val="36"/>
          <w:sz w:val="24"/>
          <w:szCs w:val="24"/>
          <w:lang w:eastAsia="ru-RU"/>
        </w:rPr>
        <w:t>9. Правление Товарищества</w:t>
      </w:r>
    </w:p>
    <w:p w:rsidR="00EB1A8A" w:rsidRPr="00EB1A8A" w:rsidRDefault="00EB1A8A" w:rsidP="00EB1A8A">
      <w:pPr>
        <w:spacing w:after="0"/>
        <w:jc w:val="both"/>
        <w:rPr>
          <w:rFonts w:ascii="Times New Roman" w:eastAsia="Calibri" w:hAnsi="Times New Roman" w:cs="Times New Roman"/>
          <w:sz w:val="24"/>
          <w:szCs w:val="24"/>
        </w:rPr>
      </w:pPr>
      <w:bookmarkStart w:id="151" w:name="dst100247"/>
      <w:bookmarkEnd w:id="151"/>
      <w:r w:rsidRPr="00EB1A8A">
        <w:rPr>
          <w:rFonts w:ascii="Times New Roman" w:eastAsia="Calibri" w:hAnsi="Times New Roman" w:cs="Times New Roman"/>
          <w:sz w:val="24"/>
          <w:szCs w:val="24"/>
        </w:rPr>
        <w:t>9.1. Правление Товарищества подотчетно общему собранию членов Товарищества.</w:t>
      </w:r>
    </w:p>
    <w:p w:rsidR="00EB1A8A" w:rsidRPr="00EB1A8A" w:rsidRDefault="00EB1A8A" w:rsidP="00EB1A8A">
      <w:pPr>
        <w:spacing w:after="0"/>
        <w:jc w:val="both"/>
        <w:rPr>
          <w:rFonts w:ascii="Times New Roman" w:eastAsia="Calibri" w:hAnsi="Times New Roman" w:cs="Times New Roman"/>
          <w:sz w:val="24"/>
          <w:szCs w:val="24"/>
        </w:rPr>
      </w:pPr>
      <w:bookmarkStart w:id="152" w:name="dst100248"/>
      <w:bookmarkEnd w:id="152"/>
      <w:r w:rsidRPr="00EB1A8A">
        <w:rPr>
          <w:rFonts w:ascii="Times New Roman" w:eastAsia="Calibri" w:hAnsi="Times New Roman" w:cs="Times New Roman"/>
          <w:sz w:val="24"/>
          <w:szCs w:val="24"/>
        </w:rPr>
        <w:lastRenderedPageBreak/>
        <w:t>9.2. Председатель Товарищества является членом правления Товарищества и его председателем.</w:t>
      </w:r>
    </w:p>
    <w:p w:rsidR="00EB1A8A" w:rsidRPr="00EB1A8A" w:rsidRDefault="00EB1A8A" w:rsidP="00EB1A8A">
      <w:pPr>
        <w:spacing w:after="0"/>
        <w:jc w:val="both"/>
        <w:rPr>
          <w:rFonts w:ascii="Times New Roman" w:eastAsia="Calibri" w:hAnsi="Times New Roman" w:cs="Times New Roman"/>
          <w:sz w:val="24"/>
          <w:szCs w:val="24"/>
        </w:rPr>
      </w:pPr>
      <w:bookmarkStart w:id="153" w:name="dst100249"/>
      <w:bookmarkEnd w:id="153"/>
      <w:r w:rsidRPr="00EB1A8A">
        <w:rPr>
          <w:rFonts w:ascii="Times New Roman" w:eastAsia="Calibri" w:hAnsi="Times New Roman" w:cs="Times New Roman"/>
          <w:sz w:val="24"/>
          <w:szCs w:val="24"/>
        </w:rPr>
        <w:t>9.3. Количество членов правления Товарищества не может быть менее трех человек и должно составлять не более пяти процентов от общего числа членов Товарищества.</w:t>
      </w:r>
    </w:p>
    <w:p w:rsidR="00EB1A8A" w:rsidRPr="00EB1A8A" w:rsidRDefault="00EB1A8A" w:rsidP="00EB1A8A">
      <w:pPr>
        <w:spacing w:after="0"/>
        <w:jc w:val="both"/>
        <w:rPr>
          <w:rFonts w:ascii="Times New Roman" w:eastAsia="Calibri" w:hAnsi="Times New Roman" w:cs="Times New Roman"/>
          <w:sz w:val="24"/>
          <w:szCs w:val="24"/>
        </w:rPr>
      </w:pPr>
      <w:bookmarkStart w:id="154" w:name="dst100250"/>
      <w:bookmarkEnd w:id="154"/>
      <w:r w:rsidRPr="00EB1A8A">
        <w:rPr>
          <w:rFonts w:ascii="Times New Roman" w:eastAsia="Calibri" w:hAnsi="Times New Roman" w:cs="Times New Roman"/>
          <w:sz w:val="24"/>
          <w:szCs w:val="24"/>
        </w:rPr>
        <w:t>9.4. Заседания правления Товарищества созываются председателем Товарищества по мере необходимости не реже одного раза в месяц.</w:t>
      </w:r>
    </w:p>
    <w:p w:rsidR="00EB1A8A" w:rsidRPr="00EB1A8A" w:rsidRDefault="00EB1A8A" w:rsidP="00EB1A8A">
      <w:pPr>
        <w:spacing w:after="0"/>
        <w:jc w:val="both"/>
        <w:rPr>
          <w:rFonts w:ascii="Times New Roman" w:eastAsia="Calibri" w:hAnsi="Times New Roman" w:cs="Times New Roman"/>
          <w:sz w:val="24"/>
          <w:szCs w:val="24"/>
        </w:rPr>
      </w:pPr>
      <w:bookmarkStart w:id="155" w:name="dst100251"/>
      <w:bookmarkEnd w:id="155"/>
      <w:r w:rsidRPr="00EB1A8A">
        <w:rPr>
          <w:rFonts w:ascii="Times New Roman" w:eastAsia="Calibri" w:hAnsi="Times New Roman" w:cs="Times New Roman"/>
          <w:sz w:val="24"/>
          <w:szCs w:val="24"/>
        </w:rPr>
        <w:t>9.5. Заседание правления Товарищества правомочно, если на нем присутствует не менее половины его членов.</w:t>
      </w:r>
    </w:p>
    <w:p w:rsidR="00EB1A8A" w:rsidRPr="00EB1A8A" w:rsidRDefault="00EB1A8A" w:rsidP="00EB1A8A">
      <w:pPr>
        <w:spacing w:after="0"/>
        <w:jc w:val="both"/>
        <w:rPr>
          <w:rFonts w:ascii="Times New Roman" w:eastAsia="Calibri" w:hAnsi="Times New Roman" w:cs="Times New Roman"/>
          <w:sz w:val="24"/>
          <w:szCs w:val="24"/>
        </w:rPr>
      </w:pPr>
      <w:bookmarkStart w:id="156" w:name="dst100252"/>
      <w:bookmarkEnd w:id="156"/>
      <w:r w:rsidRPr="00EB1A8A">
        <w:rPr>
          <w:rFonts w:ascii="Times New Roman" w:eastAsia="Calibri" w:hAnsi="Times New Roman" w:cs="Times New Roman"/>
          <w:sz w:val="24"/>
          <w:szCs w:val="24"/>
        </w:rPr>
        <w:t>9.6. Решения правления Товарищества принимаются открытым голосованием простым большинством голосов присутствующих членов правления. При равенстве голосов голос председателя Товарищества является решающим.</w:t>
      </w:r>
    </w:p>
    <w:p w:rsidR="00EB1A8A" w:rsidRPr="00EB1A8A" w:rsidRDefault="00EB1A8A" w:rsidP="00EB1A8A">
      <w:pPr>
        <w:spacing w:after="0"/>
        <w:jc w:val="both"/>
        <w:rPr>
          <w:rFonts w:ascii="Times New Roman" w:eastAsia="Calibri" w:hAnsi="Times New Roman" w:cs="Times New Roman"/>
          <w:sz w:val="24"/>
          <w:szCs w:val="24"/>
        </w:rPr>
      </w:pPr>
      <w:bookmarkStart w:id="157" w:name="dst100253"/>
      <w:bookmarkEnd w:id="157"/>
      <w:r w:rsidRPr="00EB1A8A">
        <w:rPr>
          <w:rFonts w:ascii="Times New Roman" w:eastAsia="Calibri" w:hAnsi="Times New Roman" w:cs="Times New Roman"/>
          <w:sz w:val="24"/>
          <w:szCs w:val="24"/>
        </w:rPr>
        <w:t>9.7. К полномочиям правления Товарищества относятся:</w:t>
      </w:r>
    </w:p>
    <w:p w:rsidR="00EB1A8A" w:rsidRPr="00EB1A8A" w:rsidRDefault="00EB1A8A" w:rsidP="00EB1A8A">
      <w:pPr>
        <w:spacing w:after="0"/>
        <w:jc w:val="both"/>
        <w:rPr>
          <w:rFonts w:ascii="Times New Roman" w:eastAsia="Calibri" w:hAnsi="Times New Roman" w:cs="Times New Roman"/>
          <w:sz w:val="24"/>
          <w:szCs w:val="24"/>
        </w:rPr>
      </w:pPr>
      <w:bookmarkStart w:id="158" w:name="dst100254"/>
      <w:bookmarkEnd w:id="158"/>
      <w:r w:rsidRPr="00EB1A8A">
        <w:rPr>
          <w:rFonts w:ascii="Times New Roman" w:eastAsia="Calibri" w:hAnsi="Times New Roman" w:cs="Times New Roman"/>
          <w:sz w:val="24"/>
          <w:szCs w:val="24"/>
        </w:rPr>
        <w:t>9.7.1. выполнение решений общего собрания членов Товарищества;</w:t>
      </w:r>
    </w:p>
    <w:p w:rsidR="00EB1A8A" w:rsidRPr="00EB1A8A" w:rsidRDefault="00EB1A8A" w:rsidP="00EB1A8A">
      <w:pPr>
        <w:spacing w:after="0"/>
        <w:jc w:val="both"/>
        <w:rPr>
          <w:rFonts w:ascii="Times New Roman" w:eastAsia="Calibri" w:hAnsi="Times New Roman" w:cs="Times New Roman"/>
          <w:sz w:val="24"/>
          <w:szCs w:val="24"/>
        </w:rPr>
      </w:pPr>
      <w:bookmarkStart w:id="159" w:name="dst100255"/>
      <w:bookmarkEnd w:id="159"/>
      <w:r w:rsidRPr="00EB1A8A">
        <w:rPr>
          <w:rFonts w:ascii="Times New Roman" w:eastAsia="Calibri" w:hAnsi="Times New Roman" w:cs="Times New Roman"/>
          <w:sz w:val="24"/>
          <w:szCs w:val="24"/>
        </w:rPr>
        <w:t>9.7.2. принятие решения о проведении общего собрания членов Товарищества или обеспечение принятия решения общего собрания членов Товарищества в форме очно-заочного или заочного голосования;</w:t>
      </w:r>
    </w:p>
    <w:p w:rsidR="00EB1A8A" w:rsidRPr="00EB1A8A" w:rsidRDefault="00EB1A8A" w:rsidP="00EB1A8A">
      <w:pPr>
        <w:spacing w:after="0"/>
        <w:jc w:val="both"/>
        <w:rPr>
          <w:rFonts w:ascii="Times New Roman" w:eastAsia="Calibri" w:hAnsi="Times New Roman" w:cs="Times New Roman"/>
          <w:sz w:val="24"/>
          <w:szCs w:val="24"/>
        </w:rPr>
      </w:pPr>
      <w:bookmarkStart w:id="160" w:name="dst100256"/>
      <w:bookmarkEnd w:id="160"/>
      <w:r w:rsidRPr="00EB1A8A">
        <w:rPr>
          <w:rFonts w:ascii="Times New Roman" w:eastAsia="Calibri" w:hAnsi="Times New Roman" w:cs="Times New Roman"/>
          <w:sz w:val="24"/>
          <w:szCs w:val="24"/>
        </w:rPr>
        <w:t>9.7.3. принятие решения о проведении внеочередного общего собрания членов Товарищества или о необходимости проведения внеочередного общего собрания членов Товарищества в форме очно-заочного или заочного голосования;</w:t>
      </w:r>
    </w:p>
    <w:p w:rsidR="00EB1A8A" w:rsidRPr="00EB1A8A" w:rsidRDefault="00EB1A8A" w:rsidP="00EB1A8A">
      <w:pPr>
        <w:spacing w:after="0"/>
        <w:jc w:val="both"/>
        <w:rPr>
          <w:rFonts w:ascii="Times New Roman" w:eastAsia="Calibri" w:hAnsi="Times New Roman" w:cs="Times New Roman"/>
          <w:sz w:val="24"/>
          <w:szCs w:val="24"/>
        </w:rPr>
      </w:pPr>
      <w:bookmarkStart w:id="161" w:name="dst100257"/>
      <w:bookmarkEnd w:id="161"/>
      <w:r w:rsidRPr="00EB1A8A">
        <w:rPr>
          <w:rFonts w:ascii="Times New Roman" w:eastAsia="Calibri" w:hAnsi="Times New Roman" w:cs="Times New Roman"/>
          <w:sz w:val="24"/>
          <w:szCs w:val="24"/>
        </w:rPr>
        <w:t>9.7.4. руководство текущей деятельностью Товарищества;</w:t>
      </w:r>
    </w:p>
    <w:p w:rsidR="00EB1A8A" w:rsidRPr="00EB1A8A" w:rsidRDefault="00EB1A8A" w:rsidP="00EB1A8A">
      <w:pPr>
        <w:spacing w:after="0"/>
        <w:jc w:val="both"/>
        <w:rPr>
          <w:rFonts w:ascii="Times New Roman" w:eastAsia="Calibri" w:hAnsi="Times New Roman" w:cs="Times New Roman"/>
          <w:sz w:val="24"/>
          <w:szCs w:val="24"/>
        </w:rPr>
      </w:pPr>
      <w:bookmarkStart w:id="162" w:name="dst100258"/>
      <w:bookmarkEnd w:id="162"/>
      <w:r w:rsidRPr="00EB1A8A">
        <w:rPr>
          <w:rFonts w:ascii="Times New Roman" w:eastAsia="Calibri" w:hAnsi="Times New Roman" w:cs="Times New Roman"/>
          <w:sz w:val="24"/>
          <w:szCs w:val="24"/>
        </w:rPr>
        <w:t>9.7.5. принятие решений о заключении договоров с организациями, осуществляющими снабжение электрической энергией, водой, газом, водоотведение, благоустройство и охрану территории садоводства, обеспечение пожарной безопасности и иную деятельность, направленную на достижение целей Товарищества;</w:t>
      </w:r>
    </w:p>
    <w:p w:rsidR="00EB1A8A" w:rsidRPr="00EB1A8A" w:rsidRDefault="00EB1A8A" w:rsidP="00EB1A8A">
      <w:pPr>
        <w:spacing w:after="0"/>
        <w:jc w:val="both"/>
        <w:rPr>
          <w:rFonts w:ascii="Times New Roman" w:eastAsia="Calibri" w:hAnsi="Times New Roman" w:cs="Times New Roman"/>
          <w:sz w:val="24"/>
          <w:szCs w:val="24"/>
        </w:rPr>
      </w:pPr>
      <w:bookmarkStart w:id="163" w:name="dst100259"/>
      <w:bookmarkEnd w:id="163"/>
      <w:r w:rsidRPr="00EB1A8A">
        <w:rPr>
          <w:rFonts w:ascii="Times New Roman" w:eastAsia="Calibri" w:hAnsi="Times New Roman" w:cs="Times New Roman"/>
          <w:sz w:val="24"/>
          <w:szCs w:val="24"/>
        </w:rPr>
        <w:t>9.7.6. принятие решений о заключении договоров с оператором по обращению с твердыми коммунальными отходами, региональным оператором по обращению с твердыми коммунальными отходами;</w:t>
      </w:r>
    </w:p>
    <w:p w:rsidR="00EB1A8A" w:rsidRPr="00EB1A8A" w:rsidRDefault="00EB1A8A" w:rsidP="00EB1A8A">
      <w:pPr>
        <w:spacing w:after="0"/>
        <w:jc w:val="both"/>
        <w:rPr>
          <w:rFonts w:ascii="Times New Roman" w:eastAsia="Calibri" w:hAnsi="Times New Roman" w:cs="Times New Roman"/>
          <w:sz w:val="24"/>
          <w:szCs w:val="24"/>
        </w:rPr>
      </w:pPr>
      <w:bookmarkStart w:id="164" w:name="dst100260"/>
      <w:bookmarkEnd w:id="164"/>
      <w:r w:rsidRPr="00EB1A8A">
        <w:rPr>
          <w:rFonts w:ascii="Times New Roman" w:eastAsia="Calibri" w:hAnsi="Times New Roman" w:cs="Times New Roman"/>
          <w:sz w:val="24"/>
          <w:szCs w:val="24"/>
        </w:rPr>
        <w:t>9.7.7. обеспечение исполнения обязательств по договорам, заключенным Товариществом;</w:t>
      </w:r>
    </w:p>
    <w:p w:rsidR="00EB1A8A" w:rsidRPr="00EB1A8A" w:rsidRDefault="00EB1A8A" w:rsidP="00EB1A8A">
      <w:pPr>
        <w:spacing w:after="0"/>
        <w:jc w:val="both"/>
        <w:rPr>
          <w:rFonts w:ascii="Times New Roman" w:eastAsia="Calibri" w:hAnsi="Times New Roman" w:cs="Times New Roman"/>
          <w:sz w:val="24"/>
          <w:szCs w:val="24"/>
        </w:rPr>
      </w:pPr>
      <w:bookmarkStart w:id="165" w:name="dst100261"/>
      <w:bookmarkEnd w:id="165"/>
      <w:r w:rsidRPr="00EB1A8A">
        <w:rPr>
          <w:rFonts w:ascii="Times New Roman" w:eastAsia="Calibri" w:hAnsi="Times New Roman" w:cs="Times New Roman"/>
          <w:sz w:val="24"/>
          <w:szCs w:val="24"/>
        </w:rPr>
        <w:t>9.7.8. обеспечение создания и использования имущества общего пользования Товарищества, а также создание необходимых условий для совместного владения, пользования и распоряжения гражданами таким имуществом;</w:t>
      </w:r>
    </w:p>
    <w:p w:rsidR="00EB1A8A" w:rsidRPr="00EB1A8A" w:rsidRDefault="00EB1A8A" w:rsidP="00EB1A8A">
      <w:pPr>
        <w:spacing w:after="0"/>
        <w:jc w:val="both"/>
        <w:rPr>
          <w:rFonts w:ascii="Times New Roman" w:eastAsia="Calibri" w:hAnsi="Times New Roman" w:cs="Times New Roman"/>
          <w:sz w:val="24"/>
          <w:szCs w:val="24"/>
        </w:rPr>
      </w:pPr>
      <w:bookmarkStart w:id="166" w:name="dst100262"/>
      <w:bookmarkEnd w:id="166"/>
      <w:r w:rsidRPr="00EB1A8A">
        <w:rPr>
          <w:rFonts w:ascii="Times New Roman" w:eastAsia="Calibri" w:hAnsi="Times New Roman" w:cs="Times New Roman"/>
          <w:sz w:val="24"/>
          <w:szCs w:val="24"/>
        </w:rPr>
        <w:t>9.7.9. составление приходно-расходных смет и отчетов правления Товарищества и представление их на утверждение общему собранию членов Товарищества;</w:t>
      </w:r>
    </w:p>
    <w:p w:rsidR="00EB1A8A" w:rsidRPr="00EB1A8A" w:rsidRDefault="00EB1A8A" w:rsidP="00EB1A8A">
      <w:pPr>
        <w:spacing w:after="0"/>
        <w:jc w:val="both"/>
        <w:rPr>
          <w:rFonts w:ascii="Times New Roman" w:eastAsia="Calibri" w:hAnsi="Times New Roman" w:cs="Times New Roman"/>
          <w:sz w:val="24"/>
          <w:szCs w:val="24"/>
        </w:rPr>
      </w:pPr>
      <w:bookmarkStart w:id="167" w:name="dst100263"/>
      <w:bookmarkEnd w:id="167"/>
      <w:r w:rsidRPr="00EB1A8A">
        <w:rPr>
          <w:rFonts w:ascii="Times New Roman" w:eastAsia="Calibri" w:hAnsi="Times New Roman" w:cs="Times New Roman"/>
          <w:sz w:val="24"/>
          <w:szCs w:val="24"/>
        </w:rPr>
        <w:t>9.7.10. ведение учета и отчетности Товарищества, подготовка годового отчета и представление его на утверждение общему собранию членов Товарищества;</w:t>
      </w:r>
    </w:p>
    <w:p w:rsidR="00EB1A8A" w:rsidRPr="00EB1A8A" w:rsidRDefault="00EB1A8A" w:rsidP="00EB1A8A">
      <w:pPr>
        <w:spacing w:after="0"/>
        <w:jc w:val="both"/>
        <w:rPr>
          <w:rFonts w:ascii="Times New Roman" w:eastAsia="Calibri" w:hAnsi="Times New Roman" w:cs="Times New Roman"/>
          <w:color w:val="FF0000"/>
          <w:sz w:val="24"/>
          <w:szCs w:val="24"/>
        </w:rPr>
      </w:pPr>
      <w:bookmarkStart w:id="168" w:name="dst100264"/>
      <w:bookmarkEnd w:id="168"/>
      <w:r w:rsidRPr="00EB1A8A">
        <w:rPr>
          <w:rFonts w:ascii="Times New Roman" w:eastAsia="Calibri" w:hAnsi="Times New Roman" w:cs="Times New Roman"/>
          <w:sz w:val="24"/>
          <w:szCs w:val="24"/>
        </w:rPr>
        <w:t xml:space="preserve">9.7.11. обеспечение ведения делопроизводства в Товариществе и содержание архива в Товариществе </w:t>
      </w:r>
      <w:r w:rsidRPr="00EB1A8A">
        <w:rPr>
          <w:rFonts w:ascii="Times New Roman" w:eastAsia="Calibri" w:hAnsi="Times New Roman" w:cs="Times New Roman"/>
          <w:color w:val="FF0000"/>
          <w:sz w:val="24"/>
          <w:szCs w:val="24"/>
        </w:rPr>
        <w:t>на основании самостоятельно разрабатываемых инструкций, положений и других нормативно-методических, распорядительных документов, не противоречащих законодательным актам;</w:t>
      </w:r>
    </w:p>
    <w:p w:rsidR="00EB1A8A" w:rsidRPr="00EB1A8A" w:rsidRDefault="00EB1A8A" w:rsidP="00EB1A8A">
      <w:pPr>
        <w:spacing w:after="0"/>
        <w:jc w:val="both"/>
        <w:rPr>
          <w:rFonts w:ascii="Times New Roman" w:eastAsia="Calibri" w:hAnsi="Times New Roman" w:cs="Times New Roman"/>
          <w:sz w:val="24"/>
          <w:szCs w:val="24"/>
        </w:rPr>
      </w:pPr>
      <w:bookmarkStart w:id="169" w:name="dst100265"/>
      <w:bookmarkEnd w:id="169"/>
      <w:r w:rsidRPr="00EB1A8A">
        <w:rPr>
          <w:rFonts w:ascii="Times New Roman" w:eastAsia="Calibri" w:hAnsi="Times New Roman" w:cs="Times New Roman"/>
          <w:sz w:val="24"/>
          <w:szCs w:val="24"/>
        </w:rPr>
        <w:t>9.7.12. контроль за своевременным внесением взносов, предусмотренных настоящим Уставом, обращение в суд за взысканием задолженности по уплате взносов или платы, предусмотренной для лиц, ведущих садоводство на земельных участках, расположенных в границах территории Товарищества, без участия в Товариществе, в судебном порядке;</w:t>
      </w:r>
    </w:p>
    <w:p w:rsidR="00EB1A8A" w:rsidRPr="00EB1A8A" w:rsidRDefault="00EB1A8A" w:rsidP="00EB1A8A">
      <w:pPr>
        <w:spacing w:after="0"/>
        <w:jc w:val="both"/>
        <w:rPr>
          <w:rFonts w:ascii="Times New Roman" w:eastAsia="Calibri" w:hAnsi="Times New Roman" w:cs="Times New Roman"/>
          <w:sz w:val="24"/>
          <w:szCs w:val="24"/>
        </w:rPr>
      </w:pPr>
      <w:bookmarkStart w:id="170" w:name="dst100266"/>
      <w:bookmarkEnd w:id="170"/>
      <w:r w:rsidRPr="00EB1A8A">
        <w:rPr>
          <w:rFonts w:ascii="Times New Roman" w:eastAsia="Calibri" w:hAnsi="Times New Roman" w:cs="Times New Roman"/>
          <w:sz w:val="24"/>
          <w:szCs w:val="24"/>
        </w:rPr>
        <w:t>9.7.13. рассмотрение заявлений членов Товарищества;</w:t>
      </w:r>
    </w:p>
    <w:p w:rsidR="00EB1A8A" w:rsidRPr="00EB1A8A" w:rsidRDefault="00EB1A8A" w:rsidP="00EB1A8A">
      <w:pPr>
        <w:spacing w:after="0"/>
        <w:jc w:val="both"/>
        <w:rPr>
          <w:rFonts w:ascii="Times New Roman" w:eastAsia="Calibri" w:hAnsi="Times New Roman" w:cs="Times New Roman"/>
          <w:sz w:val="24"/>
          <w:szCs w:val="24"/>
        </w:rPr>
      </w:pPr>
      <w:bookmarkStart w:id="171" w:name="dst100267"/>
      <w:bookmarkEnd w:id="171"/>
      <w:r w:rsidRPr="00EB1A8A">
        <w:rPr>
          <w:rFonts w:ascii="Times New Roman" w:eastAsia="Calibri" w:hAnsi="Times New Roman" w:cs="Times New Roman"/>
          <w:sz w:val="24"/>
          <w:szCs w:val="24"/>
        </w:rPr>
        <w:t>9.7.14. разработка и представление на утверждение общего собрания членов Товарищества порядка ведения общего собрания членов Товарищества и иных внутренних распорядков Товарищества, положений об оплате труда работников и членов органов Товарищества, заключивших трудовые договоры с Товариществом;</w:t>
      </w:r>
    </w:p>
    <w:p w:rsidR="00EB1A8A" w:rsidRPr="00EB1A8A" w:rsidRDefault="00EB1A8A" w:rsidP="00EB1A8A">
      <w:pPr>
        <w:spacing w:after="0"/>
        <w:jc w:val="both"/>
        <w:rPr>
          <w:rFonts w:ascii="Times New Roman" w:eastAsia="Calibri" w:hAnsi="Times New Roman" w:cs="Times New Roman"/>
          <w:sz w:val="24"/>
          <w:szCs w:val="24"/>
        </w:rPr>
      </w:pPr>
      <w:bookmarkStart w:id="172" w:name="dst100268"/>
      <w:bookmarkEnd w:id="172"/>
      <w:r w:rsidRPr="00EB1A8A">
        <w:rPr>
          <w:rFonts w:ascii="Times New Roman" w:eastAsia="Calibri" w:hAnsi="Times New Roman" w:cs="Times New Roman"/>
          <w:sz w:val="24"/>
          <w:szCs w:val="24"/>
        </w:rPr>
        <w:lastRenderedPageBreak/>
        <w:t xml:space="preserve">9.7.15. подготовка финансово-экономического обоснования размера взносов, вносимых членами Товарищества, и размера платы, предусмотренной </w:t>
      </w:r>
      <w:proofErr w:type="gramStart"/>
      <w:r w:rsidRPr="00EB1A8A">
        <w:rPr>
          <w:rFonts w:ascii="Times New Roman" w:eastAsia="Calibri" w:hAnsi="Times New Roman" w:cs="Times New Roman"/>
          <w:sz w:val="24"/>
          <w:szCs w:val="24"/>
        </w:rPr>
        <w:t>для лиц</w:t>
      </w:r>
      <w:proofErr w:type="gramEnd"/>
      <w:r w:rsidRPr="00EB1A8A">
        <w:rPr>
          <w:rFonts w:ascii="Times New Roman" w:eastAsia="Calibri" w:hAnsi="Times New Roman" w:cs="Times New Roman"/>
          <w:sz w:val="24"/>
          <w:szCs w:val="24"/>
        </w:rPr>
        <w:t xml:space="preserve"> ведущих садоводство на земельных участках, расположенных в границах территории Товарищества, без участия в Товариществе.</w:t>
      </w:r>
    </w:p>
    <w:p w:rsidR="00EB1A8A" w:rsidRPr="00EB1A8A" w:rsidRDefault="00EB1A8A" w:rsidP="00EB1A8A">
      <w:pPr>
        <w:spacing w:after="0"/>
        <w:jc w:val="both"/>
        <w:rPr>
          <w:rFonts w:ascii="Times New Roman" w:eastAsia="Calibri" w:hAnsi="Times New Roman" w:cs="Times New Roman"/>
          <w:sz w:val="24"/>
          <w:szCs w:val="24"/>
        </w:rPr>
      </w:pPr>
      <w:bookmarkStart w:id="173" w:name="dst100269"/>
      <w:bookmarkEnd w:id="173"/>
      <w:r w:rsidRPr="00EB1A8A">
        <w:rPr>
          <w:rFonts w:ascii="Times New Roman" w:eastAsia="Calibri" w:hAnsi="Times New Roman" w:cs="Times New Roman"/>
          <w:sz w:val="24"/>
          <w:szCs w:val="24"/>
        </w:rPr>
        <w:t>9.8. Правление Товарищества в соответствии с настоящим Уставом имеет право принимать решения, необходимые для достижения целей деятельности Товарищества, за исключением решений, отнесенных настоящим Уставом и законом к полномочиям иных органов Товарищества.</w:t>
      </w:r>
    </w:p>
    <w:p w:rsidR="00EB1A8A" w:rsidRPr="00EB1A8A" w:rsidRDefault="00EB1A8A" w:rsidP="00EB1A8A">
      <w:pPr>
        <w:spacing w:after="0"/>
        <w:jc w:val="both"/>
        <w:rPr>
          <w:rFonts w:ascii="Times New Roman" w:eastAsia="Calibri" w:hAnsi="Times New Roman" w:cs="Times New Roman"/>
          <w:sz w:val="24"/>
          <w:szCs w:val="24"/>
        </w:rPr>
      </w:pPr>
      <w:bookmarkStart w:id="174" w:name="dst100270"/>
      <w:bookmarkEnd w:id="174"/>
      <w:r w:rsidRPr="00EB1A8A">
        <w:rPr>
          <w:rFonts w:ascii="Times New Roman" w:eastAsia="Calibri" w:hAnsi="Times New Roman" w:cs="Times New Roman"/>
          <w:sz w:val="24"/>
          <w:szCs w:val="24"/>
        </w:rPr>
        <w:t>9.9. Приходно-расходная смета Товарищества, составляемая правлением Товарищества, должна содержать указание на размер предполагаемых доходов и расходов Товарищества, перечень предполагаемых мероприятий и ответственных за их обеспечение должностных лиц Товарищества.</w:t>
      </w:r>
    </w:p>
    <w:p w:rsidR="00EB1A8A" w:rsidRPr="00EB1A8A" w:rsidRDefault="00EB1A8A" w:rsidP="00EB1A8A">
      <w:pPr>
        <w:spacing w:after="0"/>
        <w:jc w:val="both"/>
        <w:rPr>
          <w:rFonts w:ascii="Times New Roman" w:eastAsia="Calibri" w:hAnsi="Times New Roman" w:cs="Times New Roman"/>
          <w:color w:val="FF0000"/>
          <w:sz w:val="24"/>
          <w:szCs w:val="24"/>
        </w:rPr>
      </w:pPr>
      <w:r w:rsidRPr="00EB1A8A">
        <w:rPr>
          <w:rFonts w:ascii="Times New Roman" w:eastAsia="Calibri" w:hAnsi="Times New Roman" w:cs="Times New Roman"/>
          <w:color w:val="FF0000"/>
          <w:sz w:val="24"/>
          <w:szCs w:val="24"/>
        </w:rPr>
        <w:t>9.9.1. При возникновении опасной (аварийной ситуации), угрожающей безопасности жизни, здоровью, имуществу правообладателей, подтвержденных соответствующим решением, актом, правление Товарищества вправе вносить коррективы в смету доходов и расходов и/или расходов путем перераспределения средств без дополнительного утверждения на общем собрании.</w:t>
      </w:r>
    </w:p>
    <w:p w:rsidR="00EB1A8A" w:rsidRPr="00EB1A8A" w:rsidRDefault="00EB1A8A" w:rsidP="00EB1A8A">
      <w:pPr>
        <w:spacing w:after="0"/>
        <w:jc w:val="both"/>
        <w:rPr>
          <w:rFonts w:ascii="Times New Roman" w:eastAsia="Calibri" w:hAnsi="Times New Roman" w:cs="Times New Roman"/>
          <w:sz w:val="24"/>
          <w:szCs w:val="24"/>
        </w:rPr>
      </w:pPr>
      <w:bookmarkStart w:id="175" w:name="dst100271"/>
      <w:bookmarkEnd w:id="175"/>
      <w:r w:rsidRPr="00EB1A8A">
        <w:rPr>
          <w:rFonts w:ascii="Times New Roman" w:eastAsia="Calibri" w:hAnsi="Times New Roman" w:cs="Times New Roman"/>
          <w:sz w:val="24"/>
          <w:szCs w:val="24"/>
        </w:rPr>
        <w:t>9.10. Приходно-расходная смета может составляться на календарный год или на иной срок, во время которого предполагается осуществление мероприятий, требующих расходов Товарищества.</w:t>
      </w:r>
    </w:p>
    <w:p w:rsidR="00EB1A8A" w:rsidRPr="00EB1A8A" w:rsidRDefault="00EB1A8A" w:rsidP="00EB1A8A">
      <w:pPr>
        <w:spacing w:after="0" w:line="240" w:lineRule="auto"/>
        <w:jc w:val="both"/>
        <w:rPr>
          <w:rFonts w:ascii="Times New Roman" w:eastAsia="Calibri" w:hAnsi="Times New Roman" w:cs="Times New Roman"/>
          <w:color w:val="FF0000"/>
          <w:sz w:val="24"/>
          <w:szCs w:val="24"/>
        </w:rPr>
      </w:pPr>
      <w:r w:rsidRPr="00EB1A8A">
        <w:rPr>
          <w:rFonts w:ascii="Times New Roman" w:eastAsia="Calibri" w:hAnsi="Times New Roman" w:cs="Times New Roman"/>
          <w:color w:val="FF0000"/>
          <w:sz w:val="24"/>
          <w:szCs w:val="24"/>
        </w:rPr>
        <w:t>9.11. Члены Товарищества, имеющие задолженность перед Товариществом по любым видам взносов и(или) платежей более 2-х (двух) календарных месяцев на момент проведения выборов Правления Товарищества, не могут быть избраны в её состав до полного погашения задолженности.</w:t>
      </w:r>
    </w:p>
    <w:p w:rsidR="00EB1A8A" w:rsidRPr="00EB1A8A" w:rsidRDefault="00EB1A8A" w:rsidP="00EB1A8A">
      <w:pPr>
        <w:tabs>
          <w:tab w:val="left" w:pos="1134"/>
          <w:tab w:val="left" w:pos="1418"/>
        </w:tabs>
        <w:spacing w:after="0" w:line="240" w:lineRule="auto"/>
        <w:jc w:val="both"/>
        <w:rPr>
          <w:rFonts w:ascii="Times New Roman" w:eastAsia="Times New Roman" w:hAnsi="Times New Roman" w:cs="Times New Roman"/>
          <w:color w:val="FF0000"/>
          <w:sz w:val="24"/>
          <w:szCs w:val="24"/>
          <w:lang w:eastAsia="ru-RU"/>
        </w:rPr>
      </w:pPr>
      <w:r w:rsidRPr="00EB1A8A">
        <w:rPr>
          <w:rFonts w:ascii="Times New Roman" w:eastAsia="Times New Roman" w:hAnsi="Times New Roman" w:cs="Times New Roman"/>
          <w:color w:val="FF0000"/>
          <w:sz w:val="24"/>
          <w:szCs w:val="24"/>
          <w:lang w:eastAsia="ru-RU"/>
        </w:rPr>
        <w:t>9.12. Правление Товарищества вправе утвердить регламент принятия решений по вопросам своей компетенции в форме заочного голосования (опросным путем), которое может быть внесено в Положение о Правлении.</w:t>
      </w:r>
    </w:p>
    <w:p w:rsidR="00EB1A8A" w:rsidRPr="00EB1A8A" w:rsidRDefault="00EB1A8A" w:rsidP="00EB1A8A">
      <w:pPr>
        <w:tabs>
          <w:tab w:val="left" w:pos="1134"/>
          <w:tab w:val="left" w:pos="1418"/>
        </w:tabs>
        <w:spacing w:after="0" w:line="240" w:lineRule="auto"/>
        <w:jc w:val="both"/>
        <w:rPr>
          <w:rFonts w:ascii="Times New Roman" w:eastAsia="Times New Roman" w:hAnsi="Times New Roman" w:cs="Times New Roman"/>
          <w:color w:val="FF0000"/>
          <w:sz w:val="24"/>
          <w:szCs w:val="24"/>
          <w:lang w:eastAsia="ru-RU"/>
        </w:rPr>
      </w:pPr>
      <w:r w:rsidRPr="00EB1A8A">
        <w:rPr>
          <w:rFonts w:ascii="Times New Roman" w:eastAsia="Times New Roman" w:hAnsi="Times New Roman" w:cs="Times New Roman"/>
          <w:color w:val="FF0000"/>
          <w:sz w:val="24"/>
          <w:szCs w:val="24"/>
          <w:lang w:eastAsia="ru-RU"/>
        </w:rPr>
        <w:t>9.13. Уведомление о проведении заседания Правления Товарищества могут направляться каждому члену Правления не позднее 2 (двух) дней до даты проведения заседания по электронной почте, телефонограммой и (или) SMS-сообщением, телеграммой либо с использованием иных средств связи и доставки, обеспечивающих фиксирование получения адресатом указанного уведомления, или вручаться лично.</w:t>
      </w:r>
    </w:p>
    <w:p w:rsidR="00EB1A8A" w:rsidRPr="00EB1A8A" w:rsidRDefault="00EB1A8A" w:rsidP="00EB1A8A">
      <w:pPr>
        <w:tabs>
          <w:tab w:val="left" w:pos="1134"/>
          <w:tab w:val="left" w:pos="1418"/>
        </w:tabs>
        <w:spacing w:after="0" w:line="240" w:lineRule="auto"/>
        <w:jc w:val="both"/>
        <w:rPr>
          <w:rFonts w:ascii="Times New Roman" w:eastAsia="Times New Roman" w:hAnsi="Times New Roman" w:cs="Times New Roman"/>
          <w:color w:val="FF0000"/>
          <w:sz w:val="24"/>
          <w:szCs w:val="24"/>
          <w:lang w:eastAsia="ru-RU"/>
        </w:rPr>
      </w:pPr>
      <w:r w:rsidRPr="00EB1A8A">
        <w:rPr>
          <w:rFonts w:ascii="Times New Roman" w:eastAsia="Times New Roman" w:hAnsi="Times New Roman" w:cs="Times New Roman"/>
          <w:color w:val="FF0000"/>
          <w:sz w:val="24"/>
          <w:szCs w:val="24"/>
          <w:lang w:eastAsia="ru-RU"/>
        </w:rPr>
        <w:t>9.14. На заседании Правления Товарищества ведется протокол. Протокол заседания Правления Товарищества составляется не позднее 5-ти (пяти) дней после его проведения и подписывается Председателем Товарищества, который несёт ответственность за правильность его составления. К протоколу прилагаются все материалы по вопросам повестки дня заседания.</w:t>
      </w:r>
    </w:p>
    <w:p w:rsidR="00EB1A8A" w:rsidRPr="00EB1A8A" w:rsidRDefault="00EB1A8A" w:rsidP="00EB1A8A">
      <w:pPr>
        <w:tabs>
          <w:tab w:val="left" w:pos="1134"/>
          <w:tab w:val="left" w:pos="1418"/>
        </w:tabs>
        <w:spacing w:after="0" w:line="240" w:lineRule="auto"/>
        <w:jc w:val="both"/>
        <w:rPr>
          <w:rFonts w:ascii="Times New Roman" w:eastAsia="Times New Roman" w:hAnsi="Times New Roman" w:cs="Times New Roman"/>
          <w:color w:val="FF0000"/>
          <w:sz w:val="24"/>
          <w:szCs w:val="24"/>
          <w:lang w:eastAsia="ru-RU"/>
        </w:rPr>
      </w:pPr>
      <w:r w:rsidRPr="00EB1A8A">
        <w:rPr>
          <w:rFonts w:ascii="Times New Roman" w:eastAsia="Times New Roman" w:hAnsi="Times New Roman" w:cs="Times New Roman"/>
          <w:color w:val="FF0000"/>
          <w:sz w:val="24"/>
          <w:szCs w:val="24"/>
          <w:lang w:eastAsia="ru-RU"/>
        </w:rPr>
        <w:t>9.15.  Председатель Товарищества и члены правления Товарищества при осуществлении своих прав и исполнении установленных обязанностей должны действовать в интересах Товарищества, осуществлять свои права и исполнять установленные обязанности добросовестно и разумно.</w:t>
      </w:r>
    </w:p>
    <w:p w:rsidR="00EB1A8A" w:rsidRPr="00EB1A8A" w:rsidRDefault="00EB1A8A" w:rsidP="00EB1A8A">
      <w:pPr>
        <w:tabs>
          <w:tab w:val="left" w:pos="1134"/>
          <w:tab w:val="left" w:pos="1418"/>
        </w:tabs>
        <w:spacing w:after="0" w:line="240" w:lineRule="auto"/>
        <w:jc w:val="both"/>
        <w:rPr>
          <w:rFonts w:ascii="Times New Roman" w:eastAsia="Times New Roman" w:hAnsi="Times New Roman" w:cs="Times New Roman"/>
          <w:color w:val="FF0000"/>
          <w:sz w:val="24"/>
          <w:szCs w:val="24"/>
          <w:lang w:eastAsia="ru-RU"/>
        </w:rPr>
      </w:pPr>
      <w:r w:rsidRPr="00EB1A8A">
        <w:rPr>
          <w:rFonts w:ascii="Times New Roman" w:eastAsia="Times New Roman" w:hAnsi="Times New Roman" w:cs="Times New Roman"/>
          <w:color w:val="FF0000"/>
          <w:sz w:val="24"/>
          <w:szCs w:val="24"/>
          <w:lang w:eastAsia="ru-RU"/>
        </w:rPr>
        <w:t>9.16.  Председатель правления Товарищества и члены правления Товарищества несут ответственность перед Товариществом за убытки, причиненные Товариществу их действиями (бездействием). При этом не несут ответственности члены правления, голосовавшие против решения, которое повлекло за собой причинение Товариществу убытков, или не принимавшие участие в голосовании.    </w:t>
      </w:r>
    </w:p>
    <w:p w:rsidR="00EB1A8A" w:rsidRPr="00EB1A8A" w:rsidRDefault="00EB1A8A" w:rsidP="00EB1A8A">
      <w:pPr>
        <w:tabs>
          <w:tab w:val="left" w:pos="1134"/>
          <w:tab w:val="left" w:pos="1418"/>
        </w:tabs>
        <w:spacing w:after="0" w:line="240" w:lineRule="auto"/>
        <w:jc w:val="both"/>
        <w:rPr>
          <w:rFonts w:ascii="Times New Roman" w:eastAsia="Times New Roman" w:hAnsi="Times New Roman" w:cs="Times New Roman"/>
          <w:color w:val="FF0000"/>
          <w:sz w:val="24"/>
          <w:szCs w:val="24"/>
          <w:lang w:eastAsia="ru-RU"/>
        </w:rPr>
      </w:pPr>
      <w:r w:rsidRPr="00EB1A8A">
        <w:rPr>
          <w:rFonts w:ascii="Times New Roman" w:eastAsia="Times New Roman" w:hAnsi="Times New Roman" w:cs="Times New Roman"/>
          <w:color w:val="FF0000"/>
          <w:sz w:val="24"/>
          <w:szCs w:val="24"/>
          <w:lang w:eastAsia="ru-RU"/>
        </w:rPr>
        <w:t xml:space="preserve">9.17. Если на заседании правления количество присутствующих не будет составлять большинства членов правления, то присутствующие могут перенести данное заседание. </w:t>
      </w:r>
    </w:p>
    <w:p w:rsidR="00EB1A8A" w:rsidRPr="00EB1A8A" w:rsidRDefault="00EB1A8A" w:rsidP="00EB1A8A">
      <w:pPr>
        <w:tabs>
          <w:tab w:val="left" w:pos="1134"/>
          <w:tab w:val="left" w:pos="1418"/>
        </w:tabs>
        <w:spacing w:after="0" w:line="240" w:lineRule="auto"/>
        <w:jc w:val="both"/>
        <w:rPr>
          <w:rFonts w:ascii="Times New Roman" w:eastAsia="Times New Roman" w:hAnsi="Times New Roman" w:cs="Times New Roman"/>
          <w:color w:val="FF0000"/>
          <w:sz w:val="24"/>
          <w:szCs w:val="24"/>
          <w:lang w:eastAsia="ru-RU"/>
        </w:rPr>
      </w:pPr>
      <w:r w:rsidRPr="00EB1A8A">
        <w:rPr>
          <w:rFonts w:ascii="Times New Roman" w:eastAsia="Times New Roman" w:hAnsi="Times New Roman" w:cs="Times New Roman"/>
          <w:color w:val="FF0000"/>
          <w:sz w:val="24"/>
          <w:szCs w:val="24"/>
          <w:lang w:eastAsia="ru-RU"/>
        </w:rPr>
        <w:t>9.18. Члены Товарищества имеют право свободно посещать заседания правления</w:t>
      </w:r>
    </w:p>
    <w:p w:rsidR="00EB1A8A" w:rsidRPr="00EB1A8A" w:rsidRDefault="00EB1A8A" w:rsidP="00EB1A8A">
      <w:pPr>
        <w:tabs>
          <w:tab w:val="left" w:pos="1134"/>
          <w:tab w:val="left" w:pos="1418"/>
        </w:tabs>
        <w:spacing w:after="0" w:line="240" w:lineRule="auto"/>
        <w:jc w:val="both"/>
        <w:rPr>
          <w:rFonts w:ascii="Times New Roman" w:eastAsia="Times New Roman" w:hAnsi="Times New Roman" w:cs="Times New Roman"/>
          <w:color w:val="FF0000"/>
          <w:sz w:val="24"/>
          <w:szCs w:val="24"/>
          <w:lang w:eastAsia="ru-RU"/>
        </w:rPr>
      </w:pPr>
      <w:r w:rsidRPr="00EB1A8A">
        <w:rPr>
          <w:rFonts w:ascii="Times New Roman" w:eastAsia="Times New Roman" w:hAnsi="Times New Roman" w:cs="Times New Roman"/>
          <w:color w:val="FF0000"/>
          <w:sz w:val="24"/>
          <w:szCs w:val="24"/>
          <w:lang w:eastAsia="ru-RU"/>
        </w:rPr>
        <w:t>      </w:t>
      </w:r>
    </w:p>
    <w:p w:rsidR="00EB1A8A" w:rsidRPr="00EB1A8A" w:rsidRDefault="00EB1A8A" w:rsidP="00EB1A8A">
      <w:pPr>
        <w:spacing w:after="0"/>
        <w:jc w:val="both"/>
        <w:rPr>
          <w:rFonts w:ascii="Times New Roman" w:eastAsia="Calibri" w:hAnsi="Times New Roman" w:cs="Times New Roman"/>
          <w:sz w:val="24"/>
          <w:szCs w:val="24"/>
        </w:rPr>
      </w:pPr>
    </w:p>
    <w:p w:rsidR="00EB1A8A" w:rsidRPr="00EB1A8A" w:rsidRDefault="00EB1A8A" w:rsidP="00EB1A8A">
      <w:pPr>
        <w:pBdr>
          <w:top w:val="single" w:sz="6" w:space="6" w:color="E2E2E2"/>
          <w:left w:val="single" w:sz="6" w:space="7" w:color="E2E2E2"/>
          <w:bottom w:val="single" w:sz="6" w:space="6" w:color="E2E2E2"/>
          <w:right w:val="single" w:sz="6" w:space="7" w:color="E2E2E2"/>
        </w:pBdr>
        <w:shd w:val="clear" w:color="auto" w:fill="F5F5F5"/>
        <w:spacing w:after="0" w:line="336" w:lineRule="atLeast"/>
        <w:jc w:val="center"/>
        <w:textAlignment w:val="baseline"/>
        <w:outlineLvl w:val="0"/>
        <w:rPr>
          <w:rFonts w:ascii="Times New Roman" w:eastAsia="Times New Roman" w:hAnsi="Times New Roman" w:cs="Times New Roman"/>
          <w:b/>
          <w:bCs/>
          <w:kern w:val="36"/>
          <w:sz w:val="24"/>
          <w:szCs w:val="24"/>
          <w:lang w:eastAsia="ru-RU"/>
        </w:rPr>
      </w:pPr>
      <w:r w:rsidRPr="00EB1A8A">
        <w:rPr>
          <w:rFonts w:ascii="Times New Roman" w:eastAsia="Times New Roman" w:hAnsi="Times New Roman" w:cs="Times New Roman"/>
          <w:b/>
          <w:bCs/>
          <w:kern w:val="36"/>
          <w:sz w:val="24"/>
          <w:szCs w:val="24"/>
          <w:lang w:eastAsia="ru-RU"/>
        </w:rPr>
        <w:lastRenderedPageBreak/>
        <w:t>10. Председатель Товарищества</w:t>
      </w:r>
    </w:p>
    <w:p w:rsidR="00EB1A8A" w:rsidRPr="00EB1A8A" w:rsidRDefault="00EB1A8A" w:rsidP="00EB1A8A">
      <w:pPr>
        <w:spacing w:after="0"/>
        <w:jc w:val="both"/>
        <w:rPr>
          <w:rFonts w:ascii="Times New Roman" w:eastAsia="Calibri" w:hAnsi="Times New Roman" w:cs="Times New Roman"/>
          <w:sz w:val="24"/>
          <w:szCs w:val="24"/>
        </w:rPr>
      </w:pPr>
      <w:r w:rsidRPr="00EB1A8A">
        <w:rPr>
          <w:rFonts w:ascii="Times New Roman" w:eastAsia="Calibri" w:hAnsi="Times New Roman" w:cs="Times New Roman"/>
          <w:sz w:val="24"/>
          <w:szCs w:val="24"/>
        </w:rPr>
        <w:t>10.1. Председатель Товарищества действует без доверенности от имени Товарищества, в том числе:</w:t>
      </w:r>
    </w:p>
    <w:p w:rsidR="00EB1A8A" w:rsidRPr="00EB1A8A" w:rsidRDefault="00EB1A8A" w:rsidP="00EB1A8A">
      <w:pPr>
        <w:spacing w:after="0"/>
        <w:jc w:val="both"/>
        <w:rPr>
          <w:rFonts w:ascii="Times New Roman" w:eastAsia="Calibri" w:hAnsi="Times New Roman" w:cs="Times New Roman"/>
          <w:sz w:val="24"/>
          <w:szCs w:val="24"/>
        </w:rPr>
      </w:pPr>
      <w:bookmarkStart w:id="176" w:name="dst100274"/>
      <w:bookmarkEnd w:id="176"/>
      <w:r w:rsidRPr="00EB1A8A">
        <w:rPr>
          <w:rFonts w:ascii="Times New Roman" w:eastAsia="Calibri" w:hAnsi="Times New Roman" w:cs="Times New Roman"/>
          <w:sz w:val="24"/>
          <w:szCs w:val="24"/>
        </w:rPr>
        <w:t>10.1.1. председательствует на заседаниях правления Товарищества;</w:t>
      </w:r>
    </w:p>
    <w:p w:rsidR="00EB1A8A" w:rsidRPr="00EB1A8A" w:rsidRDefault="00EB1A8A" w:rsidP="00EB1A8A">
      <w:pPr>
        <w:spacing w:after="0"/>
        <w:jc w:val="both"/>
        <w:rPr>
          <w:rFonts w:ascii="Times New Roman" w:eastAsia="Calibri" w:hAnsi="Times New Roman" w:cs="Times New Roman"/>
          <w:sz w:val="24"/>
          <w:szCs w:val="24"/>
        </w:rPr>
      </w:pPr>
      <w:bookmarkStart w:id="177" w:name="dst100275"/>
      <w:bookmarkEnd w:id="177"/>
      <w:r w:rsidRPr="00EB1A8A">
        <w:rPr>
          <w:rFonts w:ascii="Times New Roman" w:eastAsia="Calibri" w:hAnsi="Times New Roman" w:cs="Times New Roman"/>
          <w:sz w:val="24"/>
          <w:szCs w:val="24"/>
        </w:rPr>
        <w:t>10.1.2. имеет право первой подписи под финансовыми документами, которые в соответствии с настоящим Уставом не подлежат обязательному одобрению правлением Товарищества или общим собранием членов Товарищества;</w:t>
      </w:r>
    </w:p>
    <w:p w:rsidR="00EB1A8A" w:rsidRPr="00EB1A8A" w:rsidRDefault="00EB1A8A" w:rsidP="00EB1A8A">
      <w:pPr>
        <w:spacing w:after="0"/>
        <w:jc w:val="both"/>
        <w:rPr>
          <w:rFonts w:ascii="Times New Roman" w:eastAsia="Calibri" w:hAnsi="Times New Roman" w:cs="Times New Roman"/>
          <w:sz w:val="24"/>
          <w:szCs w:val="24"/>
        </w:rPr>
      </w:pPr>
      <w:bookmarkStart w:id="178" w:name="dst100276"/>
      <w:bookmarkEnd w:id="178"/>
      <w:r w:rsidRPr="00EB1A8A">
        <w:rPr>
          <w:rFonts w:ascii="Times New Roman" w:eastAsia="Calibri" w:hAnsi="Times New Roman" w:cs="Times New Roman"/>
          <w:sz w:val="24"/>
          <w:szCs w:val="24"/>
        </w:rPr>
        <w:t>10.1.3. подписывает документы Товарищества, в том числе одобренные решением общего собрания членов Товарищества, а также подписывает протоколы заседания правления Товарищества;</w:t>
      </w:r>
    </w:p>
    <w:p w:rsidR="00EB1A8A" w:rsidRPr="00EB1A8A" w:rsidRDefault="00EB1A8A" w:rsidP="00EB1A8A">
      <w:pPr>
        <w:spacing w:after="0"/>
        <w:jc w:val="both"/>
        <w:rPr>
          <w:rFonts w:ascii="Times New Roman" w:eastAsia="Calibri" w:hAnsi="Times New Roman" w:cs="Times New Roman"/>
          <w:sz w:val="24"/>
          <w:szCs w:val="24"/>
        </w:rPr>
      </w:pPr>
      <w:bookmarkStart w:id="179" w:name="dst100277"/>
      <w:bookmarkEnd w:id="179"/>
      <w:r w:rsidRPr="00EB1A8A">
        <w:rPr>
          <w:rFonts w:ascii="Times New Roman" w:eastAsia="Calibri" w:hAnsi="Times New Roman" w:cs="Times New Roman"/>
          <w:sz w:val="24"/>
          <w:szCs w:val="24"/>
        </w:rPr>
        <w:t>10.1.4. заключает сделки, открывает и закрывает банковские счета, совершает иные операции по банковским счетам, в том числе на основании решений общего собрания членов Товарищества и правления Товарищества, в случаях, если принятие решений о совершении таких действий относится к исключительной компетенции общего собрания членов Товарищества или правления Товарищества;</w:t>
      </w:r>
    </w:p>
    <w:p w:rsidR="00EB1A8A" w:rsidRPr="00EB1A8A" w:rsidRDefault="00EB1A8A" w:rsidP="00EB1A8A">
      <w:pPr>
        <w:spacing w:after="0"/>
        <w:jc w:val="both"/>
        <w:rPr>
          <w:rFonts w:ascii="Times New Roman" w:eastAsia="Calibri" w:hAnsi="Times New Roman" w:cs="Times New Roman"/>
          <w:sz w:val="24"/>
          <w:szCs w:val="24"/>
        </w:rPr>
      </w:pPr>
      <w:bookmarkStart w:id="180" w:name="dst100278"/>
      <w:bookmarkEnd w:id="180"/>
      <w:r w:rsidRPr="00EB1A8A">
        <w:rPr>
          <w:rFonts w:ascii="Times New Roman" w:eastAsia="Calibri" w:hAnsi="Times New Roman" w:cs="Times New Roman"/>
          <w:sz w:val="24"/>
          <w:szCs w:val="24"/>
        </w:rPr>
        <w:t>10.1.5. принимает на работу в Товарищество работников по трудовым договорам, осуществляет права и исполняет обязанности Товарищества как работодателя по этим договорам;</w:t>
      </w:r>
    </w:p>
    <w:p w:rsidR="00EB1A8A" w:rsidRPr="00EB1A8A" w:rsidRDefault="00EB1A8A" w:rsidP="00EB1A8A">
      <w:pPr>
        <w:spacing w:after="0"/>
        <w:jc w:val="both"/>
        <w:rPr>
          <w:rFonts w:ascii="Times New Roman" w:eastAsia="Calibri" w:hAnsi="Times New Roman" w:cs="Times New Roman"/>
          <w:sz w:val="24"/>
          <w:szCs w:val="24"/>
        </w:rPr>
      </w:pPr>
      <w:bookmarkStart w:id="181" w:name="dst100279"/>
      <w:bookmarkEnd w:id="181"/>
      <w:r w:rsidRPr="00EB1A8A">
        <w:rPr>
          <w:rFonts w:ascii="Times New Roman" w:eastAsia="Calibri" w:hAnsi="Times New Roman" w:cs="Times New Roman"/>
          <w:sz w:val="24"/>
          <w:szCs w:val="24"/>
        </w:rPr>
        <w:t>10.1.6. выдает доверенности без права передоверия;</w:t>
      </w:r>
    </w:p>
    <w:p w:rsidR="00EB1A8A" w:rsidRPr="00EB1A8A" w:rsidRDefault="00EB1A8A" w:rsidP="00EB1A8A">
      <w:pPr>
        <w:spacing w:after="0"/>
        <w:jc w:val="both"/>
        <w:rPr>
          <w:rFonts w:ascii="Times New Roman" w:eastAsia="Calibri" w:hAnsi="Times New Roman" w:cs="Times New Roman"/>
          <w:sz w:val="24"/>
          <w:szCs w:val="24"/>
        </w:rPr>
      </w:pPr>
    </w:p>
    <w:p w:rsidR="00EB1A8A" w:rsidRPr="00EB1A8A" w:rsidRDefault="00EB1A8A" w:rsidP="00EB1A8A">
      <w:pPr>
        <w:spacing w:after="0"/>
        <w:jc w:val="both"/>
        <w:rPr>
          <w:rFonts w:ascii="Times New Roman" w:eastAsia="Calibri" w:hAnsi="Times New Roman" w:cs="Times New Roman"/>
          <w:sz w:val="24"/>
          <w:szCs w:val="24"/>
        </w:rPr>
      </w:pPr>
      <w:bookmarkStart w:id="182" w:name="dst100280"/>
      <w:bookmarkEnd w:id="182"/>
      <w:r w:rsidRPr="00EB1A8A">
        <w:rPr>
          <w:rFonts w:ascii="Times New Roman" w:eastAsia="Calibri" w:hAnsi="Times New Roman" w:cs="Times New Roman"/>
          <w:sz w:val="24"/>
          <w:szCs w:val="24"/>
        </w:rPr>
        <w:t>10.1.7. осуществляет представительство от имени Товарищества в органах государственной власти, органах местного самоуправления, а также в отношениях с иными лицами;</w:t>
      </w:r>
    </w:p>
    <w:p w:rsidR="00EB1A8A" w:rsidRPr="00EB1A8A" w:rsidRDefault="00EB1A8A" w:rsidP="00EB1A8A">
      <w:pPr>
        <w:spacing w:after="0"/>
        <w:jc w:val="both"/>
        <w:rPr>
          <w:rFonts w:ascii="Times New Roman" w:eastAsia="Calibri" w:hAnsi="Times New Roman" w:cs="Times New Roman"/>
          <w:sz w:val="24"/>
          <w:szCs w:val="24"/>
        </w:rPr>
      </w:pPr>
      <w:bookmarkStart w:id="183" w:name="dst100281"/>
      <w:bookmarkEnd w:id="183"/>
      <w:r w:rsidRPr="00EB1A8A">
        <w:rPr>
          <w:rFonts w:ascii="Times New Roman" w:eastAsia="Calibri" w:hAnsi="Times New Roman" w:cs="Times New Roman"/>
          <w:sz w:val="24"/>
          <w:szCs w:val="24"/>
        </w:rPr>
        <w:t>10.1.8. рассматривает заявления членов Товарищества.</w:t>
      </w:r>
    </w:p>
    <w:p w:rsidR="00EB1A8A" w:rsidRPr="00EB1A8A" w:rsidRDefault="00EB1A8A" w:rsidP="00EB1A8A">
      <w:pPr>
        <w:spacing w:after="0"/>
        <w:jc w:val="both"/>
        <w:rPr>
          <w:rFonts w:ascii="Times New Roman" w:eastAsia="Calibri" w:hAnsi="Times New Roman" w:cs="Times New Roman"/>
          <w:sz w:val="24"/>
          <w:szCs w:val="24"/>
        </w:rPr>
      </w:pPr>
      <w:r w:rsidRPr="00EB1A8A">
        <w:rPr>
          <w:rFonts w:ascii="Times New Roman" w:eastAsia="Calibri" w:hAnsi="Times New Roman" w:cs="Times New Roman"/>
          <w:sz w:val="24"/>
          <w:szCs w:val="24"/>
        </w:rPr>
        <w:t xml:space="preserve">10.1.8.1. </w:t>
      </w:r>
      <w:r w:rsidRPr="00EB1A8A">
        <w:rPr>
          <w:rFonts w:ascii="Times New Roman" w:eastAsia="Calibri" w:hAnsi="Times New Roman" w:cs="Times New Roman"/>
          <w:color w:val="FF0000"/>
          <w:sz w:val="24"/>
          <w:szCs w:val="24"/>
        </w:rPr>
        <w:t xml:space="preserve">председатель Товарищества должен знать должностные инструкции (функциональные обязанности) всех работников Товарищества, контролировать их деятельность и требовать исполнения ими своих обязанностей; </w:t>
      </w:r>
    </w:p>
    <w:p w:rsidR="00EB1A8A" w:rsidRPr="00EB1A8A" w:rsidRDefault="00EB1A8A" w:rsidP="00EB1A8A">
      <w:pPr>
        <w:spacing w:after="0"/>
        <w:jc w:val="both"/>
        <w:rPr>
          <w:rFonts w:ascii="Times New Roman" w:eastAsia="Calibri" w:hAnsi="Times New Roman" w:cs="Times New Roman"/>
          <w:color w:val="FF0000"/>
          <w:sz w:val="24"/>
          <w:szCs w:val="24"/>
        </w:rPr>
      </w:pPr>
      <w:r w:rsidRPr="00EB1A8A">
        <w:rPr>
          <w:rFonts w:ascii="Times New Roman" w:eastAsia="Calibri" w:hAnsi="Times New Roman" w:cs="Times New Roman"/>
          <w:color w:val="FF0000"/>
          <w:sz w:val="24"/>
          <w:szCs w:val="24"/>
        </w:rPr>
        <w:t>10.1.8.2. председатель Товарищества должен определять в трудовых договорах условия оплаты труда наёмных работников, заключивших трудовые договоры с Товариществом в соответствии с принятыми схемами в пределах образованного в установленном порядке фонда оплаты труда (утвержденных Общим собранием членов Товарищества основных направлений расходов на оплату труда);</w:t>
      </w:r>
    </w:p>
    <w:p w:rsidR="00EB1A8A" w:rsidRPr="00EB1A8A" w:rsidRDefault="00EB1A8A" w:rsidP="00EB1A8A">
      <w:pPr>
        <w:spacing w:after="0"/>
        <w:jc w:val="both"/>
        <w:rPr>
          <w:rFonts w:ascii="Times New Roman" w:eastAsia="Calibri" w:hAnsi="Times New Roman" w:cs="Times New Roman"/>
          <w:color w:val="FF0000"/>
          <w:sz w:val="24"/>
          <w:szCs w:val="24"/>
        </w:rPr>
      </w:pPr>
      <w:r w:rsidRPr="00EB1A8A">
        <w:rPr>
          <w:rFonts w:ascii="Times New Roman" w:eastAsia="Calibri" w:hAnsi="Times New Roman" w:cs="Times New Roman"/>
          <w:color w:val="FF0000"/>
          <w:sz w:val="24"/>
          <w:szCs w:val="24"/>
        </w:rPr>
        <w:t>10.1.8.3. председатель Товарищества может передавать по договору материальные и денежные средства лицам, выполняющим для Товарищества работы и предоставляющим Товариществу услуги.</w:t>
      </w:r>
    </w:p>
    <w:p w:rsidR="00EB1A8A" w:rsidRPr="00EB1A8A" w:rsidRDefault="00EB1A8A" w:rsidP="00EB1A8A">
      <w:pPr>
        <w:spacing w:after="0" w:line="240" w:lineRule="auto"/>
        <w:ind w:right="-185"/>
        <w:jc w:val="both"/>
        <w:rPr>
          <w:rFonts w:ascii="Times New Roman" w:eastAsia="Calibri" w:hAnsi="Times New Roman" w:cs="Times New Roman"/>
          <w:color w:val="FF0000"/>
          <w:sz w:val="24"/>
          <w:szCs w:val="24"/>
        </w:rPr>
      </w:pPr>
      <w:r w:rsidRPr="00EB1A8A">
        <w:rPr>
          <w:rFonts w:ascii="Times New Roman" w:eastAsia="Calibri" w:hAnsi="Times New Roman" w:cs="Times New Roman"/>
          <w:color w:val="FF0000"/>
          <w:sz w:val="24"/>
          <w:szCs w:val="24"/>
        </w:rPr>
        <w:t xml:space="preserve">10.1.9. Председатель Товарищества обеспечивает выполнение решений общего собрания и правления, руководит текущей деятельностью Товарищества; </w:t>
      </w:r>
    </w:p>
    <w:p w:rsidR="00EB1A8A" w:rsidRPr="00EB1A8A" w:rsidRDefault="00EB1A8A" w:rsidP="00EB1A8A">
      <w:pPr>
        <w:spacing w:after="0" w:line="240" w:lineRule="auto"/>
        <w:ind w:right="-185"/>
        <w:jc w:val="both"/>
        <w:rPr>
          <w:rFonts w:ascii="Times New Roman" w:eastAsia="Calibri" w:hAnsi="Times New Roman" w:cs="Times New Roman"/>
          <w:color w:val="FF0000"/>
          <w:sz w:val="24"/>
          <w:szCs w:val="24"/>
        </w:rPr>
      </w:pPr>
      <w:r w:rsidRPr="00EB1A8A">
        <w:rPr>
          <w:rFonts w:ascii="Times New Roman" w:eastAsia="Calibri" w:hAnsi="Times New Roman" w:cs="Times New Roman"/>
          <w:color w:val="FF0000"/>
          <w:sz w:val="24"/>
          <w:szCs w:val="24"/>
        </w:rPr>
        <w:t>10.1.9.1. председатель Товарищества при исполнении функций единоличного органа управления Товарищества не вправе на действия (решения), противоречащие решениям органов управления Товарищества - Общего собрания членов Товарищества и Правления Товарищества.</w:t>
      </w:r>
    </w:p>
    <w:p w:rsidR="00EB1A8A" w:rsidRPr="00EB1A8A" w:rsidRDefault="00EB1A8A" w:rsidP="00EB1A8A">
      <w:pPr>
        <w:tabs>
          <w:tab w:val="left" w:pos="1134"/>
        </w:tabs>
        <w:spacing w:after="0" w:line="240" w:lineRule="auto"/>
        <w:ind w:right="3"/>
        <w:jc w:val="both"/>
        <w:rPr>
          <w:rFonts w:ascii="Times New Roman" w:eastAsia="Times New Roman" w:hAnsi="Times New Roman" w:cs="Times New Roman"/>
          <w:color w:val="FF0000"/>
          <w:sz w:val="24"/>
          <w:szCs w:val="24"/>
          <w:lang w:eastAsia="ru-RU"/>
        </w:rPr>
      </w:pPr>
      <w:r w:rsidRPr="00EB1A8A">
        <w:rPr>
          <w:rFonts w:ascii="Times New Roman" w:eastAsia="Calibri" w:hAnsi="Times New Roman" w:cs="Times New Roman"/>
          <w:color w:val="FF0000"/>
          <w:sz w:val="24"/>
          <w:szCs w:val="24"/>
        </w:rPr>
        <w:t xml:space="preserve">10.2. Председатель Товарищества </w:t>
      </w:r>
      <w:r w:rsidRPr="00EB1A8A">
        <w:rPr>
          <w:rFonts w:ascii="Times New Roman" w:eastAsia="Times New Roman" w:hAnsi="Times New Roman" w:cs="Times New Roman"/>
          <w:color w:val="FF0000"/>
          <w:sz w:val="24"/>
          <w:szCs w:val="24"/>
          <w:lang w:eastAsia="ru-RU"/>
        </w:rPr>
        <w:t>вправе заключать договоры гражданско-правового характера с физическими и юридическими лицами на выполнение отдельных работ и(или) оказания (предоставления) услуг.</w:t>
      </w:r>
    </w:p>
    <w:p w:rsidR="00EB1A8A" w:rsidRPr="00EB1A8A" w:rsidRDefault="00EB1A8A" w:rsidP="00EB1A8A">
      <w:pPr>
        <w:tabs>
          <w:tab w:val="left" w:pos="1134"/>
        </w:tabs>
        <w:spacing w:after="0" w:line="240" w:lineRule="auto"/>
        <w:ind w:right="3"/>
        <w:jc w:val="both"/>
        <w:rPr>
          <w:rFonts w:ascii="Times New Roman" w:eastAsia="Times New Roman" w:hAnsi="Times New Roman" w:cs="Times New Roman"/>
          <w:color w:val="FF0000"/>
          <w:sz w:val="24"/>
          <w:szCs w:val="24"/>
          <w:lang w:eastAsia="ru-RU"/>
        </w:rPr>
      </w:pPr>
      <w:r w:rsidRPr="00EB1A8A">
        <w:rPr>
          <w:rFonts w:ascii="Times New Roman" w:eastAsia="Times New Roman" w:hAnsi="Times New Roman" w:cs="Times New Roman"/>
          <w:color w:val="FF0000"/>
          <w:sz w:val="24"/>
          <w:szCs w:val="24"/>
          <w:lang w:eastAsia="ru-RU"/>
        </w:rPr>
        <w:t>10.3. Председатель правления Товарищества осуществляет хранение документов Товарищества (текущей документации и архивной).</w:t>
      </w:r>
    </w:p>
    <w:p w:rsidR="00EB1A8A" w:rsidRPr="00EB1A8A" w:rsidRDefault="0000136E" w:rsidP="00EB1A8A">
      <w:pPr>
        <w:tabs>
          <w:tab w:val="left" w:pos="1134"/>
        </w:tabs>
        <w:spacing w:after="0" w:line="240" w:lineRule="auto"/>
        <w:ind w:right="3"/>
        <w:jc w:val="both"/>
        <w:rPr>
          <w:rFonts w:ascii="Times New Roman" w:eastAsia="Times New Roman" w:hAnsi="Times New Roman" w:cs="Times New Roman"/>
          <w:color w:val="FF0000"/>
          <w:sz w:val="24"/>
          <w:szCs w:val="24"/>
          <w:lang w:eastAsia="ru-RU"/>
        </w:rPr>
      </w:pPr>
      <w:r>
        <w:rPr>
          <w:rFonts w:ascii="Times New Roman" w:eastAsia="Times New Roman" w:hAnsi="Times New Roman" w:cs="Times New Roman"/>
          <w:color w:val="FF0000"/>
          <w:sz w:val="24"/>
          <w:szCs w:val="24"/>
          <w:lang w:eastAsia="ru-RU"/>
        </w:rPr>
        <w:t>10.4</w:t>
      </w:r>
      <w:r w:rsidR="00EB1A8A" w:rsidRPr="00EB1A8A">
        <w:rPr>
          <w:rFonts w:ascii="Times New Roman" w:eastAsia="Times New Roman" w:hAnsi="Times New Roman" w:cs="Times New Roman"/>
          <w:color w:val="FF0000"/>
          <w:sz w:val="24"/>
          <w:szCs w:val="24"/>
          <w:lang w:eastAsia="ru-RU"/>
        </w:rPr>
        <w:t xml:space="preserve">. Председатель правления подотчетен правлению и общему собранию членов Товарищества. </w:t>
      </w:r>
    </w:p>
    <w:p w:rsidR="00EB1A8A" w:rsidRPr="00EB1A8A" w:rsidRDefault="0000136E" w:rsidP="00EB1A8A">
      <w:pPr>
        <w:spacing w:after="0"/>
        <w:jc w:val="both"/>
        <w:rPr>
          <w:rFonts w:ascii="Times New Roman" w:eastAsia="Calibri" w:hAnsi="Times New Roman" w:cs="Times New Roman"/>
          <w:sz w:val="24"/>
          <w:szCs w:val="24"/>
        </w:rPr>
      </w:pPr>
      <w:bookmarkStart w:id="184" w:name="dst100282"/>
      <w:bookmarkEnd w:id="184"/>
      <w:r>
        <w:rPr>
          <w:rFonts w:ascii="Times New Roman" w:eastAsia="Calibri" w:hAnsi="Times New Roman" w:cs="Times New Roman"/>
          <w:sz w:val="24"/>
          <w:szCs w:val="24"/>
        </w:rPr>
        <w:lastRenderedPageBreak/>
        <w:t>10.5</w:t>
      </w:r>
      <w:r w:rsidR="00EB1A8A" w:rsidRPr="00EB1A8A">
        <w:rPr>
          <w:rFonts w:ascii="Times New Roman" w:eastAsia="Calibri" w:hAnsi="Times New Roman" w:cs="Times New Roman"/>
          <w:sz w:val="24"/>
          <w:szCs w:val="24"/>
        </w:rPr>
        <w:t>. Председатель Товарищества в соответствии с настоящим Уставом исполняет другие необходимые для обеспечения деятельности Товарищества обязанности, за исключением обязанностей, которые предусмотрены настоящим Уставом законодательством и исполнение которых является полномочием иных органов Товарищества.</w:t>
      </w:r>
    </w:p>
    <w:p w:rsidR="00EB1A8A" w:rsidRPr="00EB1A8A" w:rsidRDefault="0000136E" w:rsidP="00EB1A8A">
      <w:pPr>
        <w:spacing w:after="0" w:line="240" w:lineRule="auto"/>
        <w:jc w:val="both"/>
        <w:rPr>
          <w:rFonts w:ascii="Times New Roman" w:eastAsia="Calibri" w:hAnsi="Times New Roman" w:cs="Times New Roman"/>
          <w:color w:val="FF0000"/>
          <w:sz w:val="24"/>
          <w:szCs w:val="24"/>
        </w:rPr>
      </w:pPr>
      <w:r>
        <w:rPr>
          <w:rFonts w:ascii="Times New Roman" w:eastAsia="Calibri" w:hAnsi="Times New Roman" w:cs="Times New Roman"/>
          <w:color w:val="FF0000"/>
          <w:sz w:val="24"/>
          <w:szCs w:val="24"/>
        </w:rPr>
        <w:t>10.6</w:t>
      </w:r>
      <w:r w:rsidR="00EB1A8A" w:rsidRPr="00EB1A8A">
        <w:rPr>
          <w:rFonts w:ascii="Times New Roman" w:eastAsia="Calibri" w:hAnsi="Times New Roman" w:cs="Times New Roman"/>
          <w:color w:val="FF0000"/>
          <w:sz w:val="24"/>
          <w:szCs w:val="24"/>
        </w:rPr>
        <w:t>. В период отсутствия председателя Товарищества замещает один из членов правления по решению членов правления.</w:t>
      </w:r>
    </w:p>
    <w:p w:rsidR="00EB1A8A" w:rsidRPr="00EB1A8A" w:rsidRDefault="0000136E" w:rsidP="00EB1A8A">
      <w:pPr>
        <w:spacing w:after="0" w:line="240" w:lineRule="auto"/>
        <w:jc w:val="both"/>
        <w:rPr>
          <w:rFonts w:ascii="Times New Roman" w:eastAsia="Calibri" w:hAnsi="Times New Roman" w:cs="Times New Roman"/>
          <w:color w:val="FF0000"/>
          <w:sz w:val="24"/>
          <w:szCs w:val="24"/>
        </w:rPr>
      </w:pPr>
      <w:r>
        <w:rPr>
          <w:rFonts w:ascii="Times New Roman" w:eastAsia="Calibri" w:hAnsi="Times New Roman" w:cs="Times New Roman"/>
          <w:color w:val="FF0000"/>
          <w:sz w:val="24"/>
          <w:szCs w:val="24"/>
        </w:rPr>
        <w:t>10.7</w:t>
      </w:r>
      <w:r w:rsidR="00EB1A8A" w:rsidRPr="00EB1A8A">
        <w:rPr>
          <w:rFonts w:ascii="Times New Roman" w:eastAsia="Calibri" w:hAnsi="Times New Roman" w:cs="Times New Roman"/>
          <w:color w:val="FF0000"/>
          <w:sz w:val="24"/>
          <w:szCs w:val="24"/>
        </w:rPr>
        <w:t>. Спорные вопросы, разногласия и конфликтные ситуации, возникающие в процессе исполнения обязанностей, между председателем и правлением решаются путем переговоров либо в судебном порядке.</w:t>
      </w:r>
    </w:p>
    <w:p w:rsidR="00EB1A8A" w:rsidRPr="00EB1A8A" w:rsidRDefault="00EB1A8A" w:rsidP="00EB1A8A">
      <w:pPr>
        <w:spacing w:after="0"/>
        <w:jc w:val="both"/>
        <w:rPr>
          <w:rFonts w:ascii="Times New Roman" w:eastAsia="Calibri" w:hAnsi="Times New Roman" w:cs="Times New Roman"/>
          <w:sz w:val="24"/>
          <w:szCs w:val="24"/>
        </w:rPr>
      </w:pPr>
    </w:p>
    <w:p w:rsidR="00EB1A8A" w:rsidRPr="00EB1A8A" w:rsidRDefault="00EB1A8A" w:rsidP="00EB1A8A">
      <w:pPr>
        <w:spacing w:after="0"/>
        <w:jc w:val="both"/>
        <w:rPr>
          <w:rFonts w:ascii="Times New Roman" w:eastAsia="Calibri" w:hAnsi="Times New Roman" w:cs="Times New Roman"/>
          <w:sz w:val="24"/>
          <w:szCs w:val="24"/>
        </w:rPr>
      </w:pPr>
    </w:p>
    <w:p w:rsidR="00EB1A8A" w:rsidRPr="00EB1A8A" w:rsidRDefault="00EB1A8A" w:rsidP="00EB1A8A">
      <w:pPr>
        <w:pBdr>
          <w:top w:val="single" w:sz="6" w:space="6" w:color="E2E2E2"/>
          <w:left w:val="single" w:sz="6" w:space="7" w:color="E2E2E2"/>
          <w:bottom w:val="single" w:sz="6" w:space="6" w:color="E2E2E2"/>
          <w:right w:val="single" w:sz="6" w:space="7" w:color="E2E2E2"/>
        </w:pBdr>
        <w:shd w:val="clear" w:color="auto" w:fill="F5F5F5"/>
        <w:spacing w:after="0" w:line="336" w:lineRule="atLeast"/>
        <w:jc w:val="center"/>
        <w:textAlignment w:val="baseline"/>
        <w:outlineLvl w:val="0"/>
        <w:rPr>
          <w:rFonts w:ascii="Times New Roman" w:eastAsia="Times New Roman" w:hAnsi="Times New Roman" w:cs="Times New Roman"/>
          <w:b/>
          <w:bCs/>
          <w:kern w:val="36"/>
          <w:sz w:val="24"/>
          <w:szCs w:val="24"/>
          <w:lang w:eastAsia="ru-RU"/>
        </w:rPr>
      </w:pPr>
      <w:r w:rsidRPr="00EB1A8A">
        <w:rPr>
          <w:rFonts w:ascii="Times New Roman" w:eastAsia="Times New Roman" w:hAnsi="Times New Roman" w:cs="Times New Roman"/>
          <w:b/>
          <w:bCs/>
          <w:kern w:val="36"/>
          <w:sz w:val="24"/>
          <w:szCs w:val="24"/>
          <w:lang w:eastAsia="ru-RU"/>
        </w:rPr>
        <w:t>11. Ревизионная комиссия (ревизор)</w:t>
      </w:r>
    </w:p>
    <w:p w:rsidR="00EB1A8A" w:rsidRPr="00EB1A8A" w:rsidRDefault="00EB1A8A" w:rsidP="00EB1A8A">
      <w:pPr>
        <w:spacing w:after="0"/>
        <w:jc w:val="both"/>
        <w:rPr>
          <w:rFonts w:ascii="Times New Roman" w:eastAsia="Calibri" w:hAnsi="Times New Roman" w:cs="Times New Roman"/>
          <w:sz w:val="24"/>
          <w:szCs w:val="24"/>
        </w:rPr>
      </w:pPr>
      <w:r w:rsidRPr="00EB1A8A">
        <w:rPr>
          <w:rFonts w:ascii="Times New Roman" w:eastAsia="Calibri" w:hAnsi="Times New Roman" w:cs="Times New Roman"/>
          <w:sz w:val="24"/>
          <w:szCs w:val="24"/>
        </w:rPr>
        <w:t>11.1. Контроль за финансово-хозяйственной деятельностью Товарищества, в том числе за деятельностью его председателя и правления Товарищества, осуществляет ревизионная комиссия (ревизор).</w:t>
      </w:r>
    </w:p>
    <w:p w:rsidR="00EB1A8A" w:rsidRPr="00EB1A8A" w:rsidRDefault="00EB1A8A" w:rsidP="00EB1A8A">
      <w:pPr>
        <w:spacing w:after="0"/>
        <w:jc w:val="both"/>
        <w:rPr>
          <w:rFonts w:ascii="Times New Roman" w:eastAsia="Calibri" w:hAnsi="Times New Roman" w:cs="Times New Roman"/>
          <w:color w:val="FF0000"/>
          <w:sz w:val="24"/>
          <w:szCs w:val="24"/>
        </w:rPr>
      </w:pPr>
      <w:r w:rsidRPr="00EB1A8A">
        <w:rPr>
          <w:rFonts w:ascii="Times New Roman" w:eastAsia="Calibri" w:hAnsi="Times New Roman" w:cs="Times New Roman"/>
          <w:color w:val="FF0000"/>
          <w:sz w:val="24"/>
          <w:szCs w:val="24"/>
        </w:rPr>
        <w:t xml:space="preserve"> 11.1.1. Право членов Товарищества на контроль финансовой деятельности Товарищества реализуется путем участия в выборе состава Ревизионной комиссии (ревизора) либо непосредственно в работе указанного органа (в качестве выбранного члена комиссии (ревизора).</w:t>
      </w:r>
    </w:p>
    <w:p w:rsidR="00EB1A8A" w:rsidRPr="00EB1A8A" w:rsidRDefault="00EB1A8A" w:rsidP="00EB1A8A">
      <w:pPr>
        <w:spacing w:after="0"/>
        <w:jc w:val="both"/>
        <w:rPr>
          <w:rFonts w:ascii="Times New Roman" w:eastAsia="Calibri" w:hAnsi="Times New Roman" w:cs="Times New Roman"/>
          <w:sz w:val="24"/>
          <w:szCs w:val="24"/>
        </w:rPr>
      </w:pPr>
    </w:p>
    <w:p w:rsidR="00EB1A8A" w:rsidRPr="00EB1A8A" w:rsidRDefault="00EB1A8A" w:rsidP="00EB1A8A">
      <w:pPr>
        <w:spacing w:after="0"/>
        <w:jc w:val="both"/>
        <w:rPr>
          <w:rFonts w:ascii="Times New Roman" w:eastAsia="Calibri" w:hAnsi="Times New Roman" w:cs="Times New Roman"/>
          <w:sz w:val="24"/>
          <w:szCs w:val="24"/>
        </w:rPr>
      </w:pPr>
      <w:bookmarkStart w:id="185" w:name="dst100285"/>
      <w:bookmarkEnd w:id="185"/>
      <w:r w:rsidRPr="00EB1A8A">
        <w:rPr>
          <w:rFonts w:ascii="Times New Roman" w:eastAsia="Calibri" w:hAnsi="Times New Roman" w:cs="Times New Roman"/>
          <w:sz w:val="24"/>
          <w:szCs w:val="24"/>
        </w:rPr>
        <w:t>11.2. Ревизионная комиссия состоит не менее чем из трех членов Товарищества. В состав ревизионной комиссии (ревизором) не могут быть избраны председатель Товарищества и члены его правления, а также их супруги и их родители (усыновители), родители (усыновители), бабушки, дедушки, дети (усыновленные), внуки, братья и сестры (их супруги).</w:t>
      </w:r>
    </w:p>
    <w:p w:rsidR="00EB1A8A" w:rsidRPr="00EB1A8A" w:rsidRDefault="00EB1A8A" w:rsidP="00EB1A8A">
      <w:pPr>
        <w:spacing w:after="0" w:line="240" w:lineRule="auto"/>
        <w:jc w:val="both"/>
        <w:rPr>
          <w:rFonts w:ascii="Times New Roman" w:eastAsia="Calibri" w:hAnsi="Times New Roman" w:cs="Times New Roman"/>
          <w:color w:val="FF0000"/>
          <w:sz w:val="24"/>
          <w:szCs w:val="24"/>
        </w:rPr>
      </w:pPr>
      <w:r w:rsidRPr="00EB1A8A">
        <w:rPr>
          <w:rFonts w:ascii="Times New Roman" w:eastAsia="Calibri" w:hAnsi="Times New Roman" w:cs="Times New Roman"/>
          <w:color w:val="FF0000"/>
          <w:sz w:val="24"/>
          <w:szCs w:val="24"/>
        </w:rPr>
        <w:t>11.3. Члены Товарищества, имеющие задолженность перед товариществом по любым видам взносов и(или) платежей более 2-х (двух) календарных месяцев на момент проведения выборов Ревизионной комиссии, не могут быть избраны в её состав до полного погашения задолженности.</w:t>
      </w:r>
    </w:p>
    <w:p w:rsidR="00EB1A8A" w:rsidRPr="00EB1A8A" w:rsidRDefault="00EB1A8A" w:rsidP="00EB1A8A">
      <w:pPr>
        <w:spacing w:after="0"/>
        <w:jc w:val="both"/>
        <w:rPr>
          <w:rFonts w:ascii="Times New Roman" w:eastAsia="Calibri" w:hAnsi="Times New Roman" w:cs="Times New Roman"/>
          <w:sz w:val="24"/>
          <w:szCs w:val="24"/>
        </w:rPr>
      </w:pPr>
    </w:p>
    <w:p w:rsidR="00EB1A8A" w:rsidRPr="00EB1A8A" w:rsidRDefault="00EB1A8A" w:rsidP="00EB1A8A">
      <w:pPr>
        <w:spacing w:after="0"/>
        <w:jc w:val="both"/>
        <w:rPr>
          <w:rFonts w:ascii="Times New Roman" w:eastAsia="Calibri" w:hAnsi="Times New Roman" w:cs="Times New Roman"/>
          <w:sz w:val="24"/>
          <w:szCs w:val="24"/>
        </w:rPr>
      </w:pPr>
      <w:bookmarkStart w:id="186" w:name="dst100286"/>
      <w:bookmarkEnd w:id="186"/>
      <w:r w:rsidRPr="00EB1A8A">
        <w:rPr>
          <w:rFonts w:ascii="Times New Roman" w:eastAsia="Calibri" w:hAnsi="Times New Roman" w:cs="Times New Roman"/>
          <w:sz w:val="24"/>
          <w:szCs w:val="24"/>
        </w:rPr>
        <w:t>11.4. Порядок работы ревизионной комиссии (ревизора) и ее полномочия устанавливаются настоящим Уставом Товарищества и (или) положением о ревизионной комиссии (ревизоре), утвержденным общим собранием членов Товарищества.</w:t>
      </w:r>
    </w:p>
    <w:p w:rsidR="00EB1A8A" w:rsidRPr="00EB1A8A" w:rsidRDefault="00EB1A8A" w:rsidP="00EB1A8A">
      <w:pPr>
        <w:spacing w:after="0"/>
        <w:jc w:val="both"/>
        <w:rPr>
          <w:rFonts w:ascii="Times New Roman" w:eastAsia="Calibri" w:hAnsi="Times New Roman" w:cs="Times New Roman"/>
          <w:sz w:val="24"/>
          <w:szCs w:val="24"/>
        </w:rPr>
      </w:pPr>
      <w:bookmarkStart w:id="187" w:name="dst100287"/>
      <w:bookmarkEnd w:id="187"/>
      <w:r w:rsidRPr="00EB1A8A">
        <w:rPr>
          <w:rFonts w:ascii="Times New Roman" w:eastAsia="Calibri" w:hAnsi="Times New Roman" w:cs="Times New Roman"/>
          <w:sz w:val="24"/>
          <w:szCs w:val="24"/>
        </w:rPr>
        <w:t>11.5. Ревизионная комиссия (ревизор) подотчетна общему собранию членов Товарищества.</w:t>
      </w:r>
    </w:p>
    <w:p w:rsidR="00EB1A8A" w:rsidRPr="00EB1A8A" w:rsidRDefault="00EB1A8A" w:rsidP="00EB1A8A">
      <w:pPr>
        <w:spacing w:after="0"/>
        <w:jc w:val="both"/>
        <w:rPr>
          <w:rFonts w:ascii="Times New Roman" w:eastAsia="Calibri" w:hAnsi="Times New Roman" w:cs="Times New Roman"/>
          <w:sz w:val="24"/>
          <w:szCs w:val="24"/>
        </w:rPr>
      </w:pPr>
      <w:bookmarkStart w:id="188" w:name="dst100288"/>
      <w:bookmarkEnd w:id="188"/>
      <w:r w:rsidRPr="00EB1A8A">
        <w:rPr>
          <w:rFonts w:ascii="Times New Roman" w:eastAsia="Calibri" w:hAnsi="Times New Roman" w:cs="Times New Roman"/>
          <w:sz w:val="24"/>
          <w:szCs w:val="24"/>
        </w:rPr>
        <w:t>11.6. Ревизионная комиссия (ревизор) Товарищества обязана:</w:t>
      </w:r>
    </w:p>
    <w:p w:rsidR="00EB1A8A" w:rsidRPr="00EB1A8A" w:rsidRDefault="00EB1A8A" w:rsidP="00EB1A8A">
      <w:pPr>
        <w:spacing w:after="0"/>
        <w:jc w:val="both"/>
        <w:rPr>
          <w:rFonts w:ascii="Times New Roman" w:eastAsia="Calibri" w:hAnsi="Times New Roman" w:cs="Times New Roman"/>
          <w:sz w:val="24"/>
          <w:szCs w:val="24"/>
        </w:rPr>
      </w:pPr>
      <w:bookmarkStart w:id="189" w:name="dst100289"/>
      <w:bookmarkEnd w:id="189"/>
      <w:r w:rsidRPr="00EB1A8A">
        <w:rPr>
          <w:rFonts w:ascii="Times New Roman" w:eastAsia="Calibri" w:hAnsi="Times New Roman" w:cs="Times New Roman"/>
          <w:sz w:val="24"/>
          <w:szCs w:val="24"/>
        </w:rPr>
        <w:t>11.6.1. проверять выполнение правлением Товарищества и его председателем решений общих собраний членов Товарищества, законность сделок, совершенных органами Товарищества, состав и состояние имущества общего пользования;</w:t>
      </w:r>
    </w:p>
    <w:p w:rsidR="00EB1A8A" w:rsidRPr="00EB1A8A" w:rsidRDefault="00EB1A8A" w:rsidP="00EB1A8A">
      <w:pPr>
        <w:spacing w:after="0"/>
        <w:jc w:val="both"/>
        <w:rPr>
          <w:rFonts w:ascii="Times New Roman" w:eastAsia="Calibri" w:hAnsi="Times New Roman" w:cs="Times New Roman"/>
          <w:sz w:val="24"/>
          <w:szCs w:val="24"/>
        </w:rPr>
      </w:pPr>
      <w:bookmarkStart w:id="190" w:name="dst100290"/>
      <w:bookmarkEnd w:id="190"/>
      <w:r w:rsidRPr="00EB1A8A">
        <w:rPr>
          <w:rFonts w:ascii="Times New Roman" w:eastAsia="Calibri" w:hAnsi="Times New Roman" w:cs="Times New Roman"/>
          <w:sz w:val="24"/>
          <w:szCs w:val="24"/>
        </w:rPr>
        <w:t>11.6.2. осуществлять ревизии финансово-хозяйственной деятельности Товарищества не реже чем один раз в год либо в иной срок, если такой срок установлен решением общего собрания членов Товарищества;</w:t>
      </w:r>
    </w:p>
    <w:p w:rsidR="00EB1A8A" w:rsidRPr="00EB1A8A" w:rsidRDefault="00EB1A8A" w:rsidP="00EB1A8A">
      <w:pPr>
        <w:spacing w:after="0"/>
        <w:jc w:val="both"/>
        <w:rPr>
          <w:rFonts w:ascii="Times New Roman" w:eastAsia="Calibri" w:hAnsi="Times New Roman" w:cs="Times New Roman"/>
          <w:sz w:val="24"/>
          <w:szCs w:val="24"/>
        </w:rPr>
      </w:pPr>
      <w:bookmarkStart w:id="191" w:name="dst100291"/>
      <w:bookmarkEnd w:id="191"/>
      <w:r w:rsidRPr="00EB1A8A">
        <w:rPr>
          <w:rFonts w:ascii="Times New Roman" w:eastAsia="Calibri" w:hAnsi="Times New Roman" w:cs="Times New Roman"/>
          <w:sz w:val="24"/>
          <w:szCs w:val="24"/>
        </w:rPr>
        <w:t>11.6.3. отчитываться об итогах ревизии перед общим собранием членов Товарищества с представлением предложений об устранении выявленных нарушений;</w:t>
      </w:r>
    </w:p>
    <w:p w:rsidR="00EB1A8A" w:rsidRPr="00EB1A8A" w:rsidRDefault="00EB1A8A" w:rsidP="00EB1A8A">
      <w:pPr>
        <w:spacing w:after="0"/>
        <w:jc w:val="both"/>
        <w:rPr>
          <w:rFonts w:ascii="Times New Roman" w:eastAsia="Calibri" w:hAnsi="Times New Roman" w:cs="Times New Roman"/>
          <w:sz w:val="24"/>
          <w:szCs w:val="24"/>
        </w:rPr>
      </w:pPr>
      <w:bookmarkStart w:id="192" w:name="dst100292"/>
      <w:bookmarkEnd w:id="192"/>
      <w:r w:rsidRPr="00EB1A8A">
        <w:rPr>
          <w:rFonts w:ascii="Times New Roman" w:eastAsia="Calibri" w:hAnsi="Times New Roman" w:cs="Times New Roman"/>
          <w:sz w:val="24"/>
          <w:szCs w:val="24"/>
        </w:rPr>
        <w:t>11.6.4. сообщать общему собранию членов Товарищества обо всех выявленных нарушениях в деятельности органов Товарищества;</w:t>
      </w:r>
    </w:p>
    <w:p w:rsidR="00EB1A8A" w:rsidRPr="00EB1A8A" w:rsidRDefault="00EB1A8A" w:rsidP="00EB1A8A">
      <w:pPr>
        <w:spacing w:after="0"/>
        <w:jc w:val="both"/>
        <w:rPr>
          <w:rFonts w:ascii="Times New Roman" w:eastAsia="Calibri" w:hAnsi="Times New Roman" w:cs="Times New Roman"/>
          <w:sz w:val="24"/>
          <w:szCs w:val="24"/>
        </w:rPr>
      </w:pPr>
      <w:bookmarkStart w:id="193" w:name="dst100293"/>
      <w:bookmarkEnd w:id="193"/>
      <w:r w:rsidRPr="00EB1A8A">
        <w:rPr>
          <w:rFonts w:ascii="Times New Roman" w:eastAsia="Calibri" w:hAnsi="Times New Roman" w:cs="Times New Roman"/>
          <w:sz w:val="24"/>
          <w:szCs w:val="24"/>
        </w:rPr>
        <w:t>11.6.5. осуществлять проверку своевременного рассмотрения правлением Товарищества или его председателем заявлений членов Товарищества.</w:t>
      </w:r>
    </w:p>
    <w:p w:rsidR="00EB1A8A" w:rsidRPr="00EB1A8A" w:rsidRDefault="00EB1A8A" w:rsidP="00EB1A8A">
      <w:pPr>
        <w:spacing w:after="0"/>
        <w:jc w:val="both"/>
        <w:rPr>
          <w:rFonts w:ascii="Times New Roman" w:eastAsia="Times New Roman" w:hAnsi="Times New Roman" w:cs="Times New Roman"/>
          <w:color w:val="FF0000"/>
          <w:sz w:val="24"/>
          <w:szCs w:val="24"/>
          <w:lang w:eastAsia="ru-RU"/>
        </w:rPr>
      </w:pPr>
      <w:bookmarkStart w:id="194" w:name="dst100294"/>
      <w:bookmarkEnd w:id="194"/>
      <w:r w:rsidRPr="00EB1A8A">
        <w:rPr>
          <w:rFonts w:ascii="Times New Roman" w:eastAsia="Calibri" w:hAnsi="Times New Roman" w:cs="Times New Roman"/>
          <w:sz w:val="24"/>
          <w:szCs w:val="24"/>
        </w:rPr>
        <w:lastRenderedPageBreak/>
        <w:t xml:space="preserve">11.7. </w:t>
      </w:r>
      <w:r w:rsidRPr="00EB1A8A">
        <w:rPr>
          <w:rFonts w:ascii="Times New Roman" w:eastAsia="Times New Roman" w:hAnsi="Times New Roman" w:cs="Times New Roman"/>
          <w:color w:val="FF0000"/>
          <w:sz w:val="24"/>
          <w:szCs w:val="24"/>
          <w:lang w:eastAsia="ru-RU"/>
        </w:rPr>
        <w:t xml:space="preserve">Ревизия осуществляется ежегодно (к ежегодному очередному общему собранию) в присутствии любого действующего члена (членов) правления Товарищества по оригиналам документации Товарищества.         </w:t>
      </w:r>
    </w:p>
    <w:p w:rsidR="00EB1A8A" w:rsidRPr="00EB1A8A" w:rsidRDefault="00EB1A8A" w:rsidP="00EB1A8A">
      <w:pPr>
        <w:spacing w:after="0"/>
        <w:jc w:val="both"/>
        <w:rPr>
          <w:rFonts w:ascii="Times New Roman" w:eastAsia="Calibri" w:hAnsi="Times New Roman" w:cs="Times New Roman"/>
          <w:sz w:val="24"/>
          <w:szCs w:val="24"/>
        </w:rPr>
      </w:pPr>
      <w:r w:rsidRPr="00EB1A8A">
        <w:rPr>
          <w:rFonts w:ascii="Times New Roman" w:eastAsia="Calibri" w:hAnsi="Times New Roman" w:cs="Times New Roman"/>
          <w:sz w:val="24"/>
          <w:szCs w:val="24"/>
        </w:rPr>
        <w:t xml:space="preserve"> Органы управления Товарищества обязаны по запросу ревизионной комиссии (ревизора) предоставлять копии документов Товарищества, заверенные в порядке, установленном настоящим Уставом.</w:t>
      </w:r>
      <w:r w:rsidRPr="00EB1A8A">
        <w:rPr>
          <w:rFonts w:ascii="Times New Roman" w:eastAsia="Calibri" w:hAnsi="Times New Roman" w:cs="Times New Roman"/>
          <w:color w:val="FF0000"/>
          <w:sz w:val="24"/>
          <w:szCs w:val="24"/>
        </w:rPr>
        <w:t xml:space="preserve"> Документы по письменному запросу Ревизионной комиссии должны быть предоставлены в течение 30 (тридцати дней) с даты поступления запроса.        </w:t>
      </w:r>
    </w:p>
    <w:p w:rsidR="00EB1A8A" w:rsidRPr="00EB1A8A" w:rsidRDefault="00EB1A8A" w:rsidP="00EB1A8A">
      <w:pPr>
        <w:spacing w:after="0"/>
        <w:jc w:val="both"/>
        <w:rPr>
          <w:rFonts w:ascii="Times New Roman" w:eastAsia="Calibri" w:hAnsi="Times New Roman" w:cs="Times New Roman"/>
          <w:color w:val="FF0000"/>
          <w:sz w:val="24"/>
          <w:szCs w:val="24"/>
        </w:rPr>
      </w:pPr>
      <w:r w:rsidRPr="00EB1A8A">
        <w:rPr>
          <w:rFonts w:ascii="Times New Roman" w:eastAsia="Times New Roman" w:hAnsi="Times New Roman" w:cs="Times New Roman"/>
          <w:color w:val="FF0000"/>
          <w:sz w:val="24"/>
          <w:szCs w:val="24"/>
          <w:lang w:eastAsia="ru-RU"/>
        </w:rPr>
        <w:t>Должностные лица Товарищества не вправе отказывать Ревизионной комиссии в предоставлении затребованных документов и объяснений. Ревизии и проверки не должны нарушать нормальный режим работы Товарищества.</w:t>
      </w:r>
      <w:r w:rsidRPr="00EB1A8A">
        <w:rPr>
          <w:rFonts w:ascii="Times New Roman" w:eastAsia="Calibri" w:hAnsi="Times New Roman" w:cs="Times New Roman"/>
          <w:color w:val="FF0000"/>
          <w:sz w:val="24"/>
          <w:szCs w:val="24"/>
        </w:rPr>
        <w:t xml:space="preserve"> </w:t>
      </w:r>
    </w:p>
    <w:p w:rsidR="00EB1A8A" w:rsidRPr="00EB1A8A" w:rsidRDefault="00EB1A8A" w:rsidP="00EB1A8A">
      <w:pPr>
        <w:spacing w:after="0"/>
        <w:jc w:val="both"/>
        <w:rPr>
          <w:rFonts w:ascii="Times New Roman" w:eastAsia="Times New Roman" w:hAnsi="Times New Roman" w:cs="Times New Roman"/>
          <w:color w:val="FF0000"/>
          <w:sz w:val="24"/>
          <w:szCs w:val="24"/>
          <w:lang w:eastAsia="ru-RU"/>
        </w:rPr>
      </w:pPr>
      <w:r w:rsidRPr="00EB1A8A">
        <w:rPr>
          <w:rFonts w:ascii="Times New Roman" w:eastAsia="Times New Roman" w:hAnsi="Times New Roman" w:cs="Times New Roman"/>
          <w:color w:val="FF0000"/>
          <w:sz w:val="24"/>
          <w:szCs w:val="24"/>
          <w:lang w:eastAsia="ru-RU"/>
        </w:rPr>
        <w:t>11.8.</w:t>
      </w:r>
      <w:r w:rsidRPr="00EB1A8A">
        <w:rPr>
          <w:rFonts w:ascii="Times New Roman" w:eastAsia="Times New Roman" w:hAnsi="Times New Roman" w:cs="Times New Roman"/>
          <w:color w:val="FF0000"/>
          <w:sz w:val="24"/>
          <w:szCs w:val="24"/>
          <w:lang w:eastAsia="ru-RU"/>
        </w:rPr>
        <w:tab/>
        <w:t>При выявлении, по результатам работы Ревизионной комиссии, угрозы интересам Товарищества и его членам либо при выявлении злоупотреблений членов Правления Ревизионная комиссия в пределах своих полномочий вправе созывать внеочередное Общее собрание членов Товарищества.</w:t>
      </w:r>
    </w:p>
    <w:p w:rsidR="00EB1A8A" w:rsidRPr="00EB1A8A" w:rsidRDefault="00EB1A8A" w:rsidP="00EB1A8A">
      <w:pPr>
        <w:spacing w:after="0" w:line="240" w:lineRule="auto"/>
        <w:jc w:val="both"/>
        <w:rPr>
          <w:rFonts w:ascii="Times New Roman" w:eastAsia="Times New Roman" w:hAnsi="Times New Roman" w:cs="Times New Roman"/>
          <w:color w:val="FF0000"/>
          <w:sz w:val="24"/>
          <w:szCs w:val="24"/>
          <w:lang w:eastAsia="ru-RU"/>
        </w:rPr>
      </w:pPr>
      <w:r w:rsidRPr="00EB1A8A">
        <w:rPr>
          <w:rFonts w:ascii="Times New Roman" w:eastAsia="Times New Roman" w:hAnsi="Times New Roman" w:cs="Times New Roman"/>
          <w:color w:val="FF0000"/>
          <w:sz w:val="24"/>
          <w:szCs w:val="24"/>
          <w:lang w:eastAsia="ru-RU"/>
        </w:rPr>
        <w:t>11.9.</w:t>
      </w:r>
      <w:r w:rsidRPr="00EB1A8A">
        <w:rPr>
          <w:rFonts w:ascii="Times New Roman" w:eastAsia="Times New Roman" w:hAnsi="Times New Roman" w:cs="Times New Roman"/>
          <w:color w:val="FF0000"/>
          <w:sz w:val="24"/>
          <w:szCs w:val="24"/>
          <w:lang w:eastAsia="ru-RU"/>
        </w:rPr>
        <w:tab/>
        <w:t xml:space="preserve">Ревизионная комиссия несёт ответственность за достоверность и объективность информации, представляемой в своих материалах по результатам проверки деятельности Товарищества. Заключение Ревизионной комиссии, должно содержать достоверную информацию о выявленных нарушениях правил и порядка ведения бухгалтерского учета и представления финансовой отчетности, а также соблюдения порядка финансовой дисциплины. </w:t>
      </w:r>
    </w:p>
    <w:p w:rsidR="00EB1A8A" w:rsidRPr="00EB1A8A" w:rsidRDefault="00EB1A8A" w:rsidP="00EB1A8A">
      <w:pPr>
        <w:spacing w:after="0" w:line="240" w:lineRule="auto"/>
        <w:jc w:val="both"/>
        <w:rPr>
          <w:rFonts w:ascii="Times New Roman" w:eastAsia="Times New Roman" w:hAnsi="Times New Roman" w:cs="Times New Roman"/>
          <w:color w:val="FF0000"/>
          <w:sz w:val="24"/>
          <w:szCs w:val="24"/>
          <w:lang w:eastAsia="ru-RU"/>
        </w:rPr>
      </w:pPr>
      <w:r w:rsidRPr="00EB1A8A">
        <w:rPr>
          <w:rFonts w:ascii="Times New Roman" w:eastAsia="Times New Roman" w:hAnsi="Times New Roman" w:cs="Times New Roman"/>
          <w:color w:val="FF0000"/>
          <w:sz w:val="24"/>
          <w:szCs w:val="24"/>
          <w:lang w:eastAsia="ru-RU"/>
        </w:rPr>
        <w:t xml:space="preserve">В случае выявления фактов нарушения прав и законных интересов членов Товарищества, ревизионная комиссия обязаны отразить выявленные факты нарушений в своем </w:t>
      </w:r>
      <w:proofErr w:type="gramStart"/>
      <w:r w:rsidRPr="00EB1A8A">
        <w:rPr>
          <w:rFonts w:ascii="Times New Roman" w:eastAsia="Times New Roman" w:hAnsi="Times New Roman" w:cs="Times New Roman"/>
          <w:color w:val="FF0000"/>
          <w:sz w:val="24"/>
          <w:szCs w:val="24"/>
          <w:lang w:eastAsia="ru-RU"/>
        </w:rPr>
        <w:t>заключении  (</w:t>
      </w:r>
      <w:proofErr w:type="gramEnd"/>
      <w:r w:rsidRPr="00EB1A8A">
        <w:rPr>
          <w:rFonts w:ascii="Times New Roman" w:eastAsia="Times New Roman" w:hAnsi="Times New Roman" w:cs="Times New Roman"/>
          <w:color w:val="FF0000"/>
          <w:sz w:val="24"/>
          <w:szCs w:val="24"/>
          <w:lang w:eastAsia="ru-RU"/>
        </w:rPr>
        <w:t>акте, отчете).</w:t>
      </w:r>
    </w:p>
    <w:p w:rsidR="00EB1A8A" w:rsidRPr="00EB1A8A" w:rsidRDefault="00EB1A8A" w:rsidP="00EB1A8A">
      <w:pPr>
        <w:spacing w:after="0" w:line="240" w:lineRule="auto"/>
        <w:jc w:val="both"/>
        <w:rPr>
          <w:rFonts w:ascii="Times New Roman" w:eastAsia="Times New Roman" w:hAnsi="Times New Roman" w:cs="Times New Roman"/>
          <w:color w:val="FF0000"/>
          <w:sz w:val="24"/>
          <w:szCs w:val="24"/>
          <w:lang w:eastAsia="ru-RU"/>
        </w:rPr>
      </w:pPr>
      <w:r w:rsidRPr="00EB1A8A">
        <w:rPr>
          <w:rFonts w:ascii="Times New Roman" w:eastAsia="Times New Roman" w:hAnsi="Times New Roman" w:cs="Times New Roman"/>
          <w:color w:val="FF0000"/>
          <w:sz w:val="24"/>
          <w:szCs w:val="24"/>
          <w:lang w:eastAsia="ru-RU"/>
        </w:rPr>
        <w:t xml:space="preserve">Описание фактов нарушений, выявленных в ходе ревизии, должно содержать обязательную информацию: какие законодательные, другие нормативные правовые акты или их отдельные положения нарушены, кем, за какой период, когда и в чем выразились нарушения, размер документально подтвержденного ущерба (при наличии) и другие последствия этих нарушений.  </w:t>
      </w:r>
    </w:p>
    <w:p w:rsidR="00EB1A8A" w:rsidRPr="00EB1A8A" w:rsidRDefault="00EB1A8A" w:rsidP="00EB1A8A">
      <w:pPr>
        <w:spacing w:after="0" w:line="240" w:lineRule="auto"/>
        <w:jc w:val="both"/>
        <w:rPr>
          <w:rFonts w:ascii="Times New Roman" w:eastAsia="Times New Roman" w:hAnsi="Times New Roman" w:cs="Times New Roman"/>
          <w:color w:val="FF0000"/>
          <w:sz w:val="24"/>
          <w:szCs w:val="24"/>
          <w:lang w:eastAsia="ru-RU"/>
        </w:rPr>
      </w:pPr>
      <w:r w:rsidRPr="00EB1A8A">
        <w:rPr>
          <w:rFonts w:ascii="Times New Roman" w:eastAsia="Times New Roman" w:hAnsi="Times New Roman" w:cs="Times New Roman"/>
          <w:color w:val="FF0000"/>
          <w:sz w:val="24"/>
          <w:szCs w:val="24"/>
          <w:lang w:eastAsia="ru-RU"/>
        </w:rPr>
        <w:t>Отчет Ревизионной комиссии подписывается всеми членами Ревизионной комиссии и предоставляется правлению не позднее, чем за две недели до проведения общего собрания членов, где он планируется к утверждению. В случае нарушения сроков предоставления отчета Ревизора правлению для обеспечения возможности ознакомления с ним членами Товарищества, рассмотрение отчета общим собранием членов не допускается.</w:t>
      </w:r>
    </w:p>
    <w:p w:rsidR="00EB1A8A" w:rsidRPr="00EB1A8A" w:rsidRDefault="00EB1A8A" w:rsidP="00EB1A8A">
      <w:pPr>
        <w:spacing w:after="0" w:line="240" w:lineRule="auto"/>
        <w:jc w:val="both"/>
        <w:rPr>
          <w:rFonts w:ascii="Times New Roman" w:eastAsia="Times New Roman" w:hAnsi="Times New Roman" w:cs="Times New Roman"/>
          <w:color w:val="FF0000"/>
          <w:sz w:val="24"/>
          <w:szCs w:val="24"/>
          <w:lang w:eastAsia="ru-RU"/>
        </w:rPr>
      </w:pPr>
      <w:r w:rsidRPr="00EB1A8A">
        <w:rPr>
          <w:rFonts w:ascii="Times New Roman" w:eastAsia="Times New Roman" w:hAnsi="Times New Roman" w:cs="Times New Roman"/>
          <w:color w:val="FF0000"/>
          <w:sz w:val="24"/>
          <w:szCs w:val="24"/>
          <w:lang w:eastAsia="ru-RU"/>
        </w:rPr>
        <w:t xml:space="preserve">11.10. Ревизионная комиссия не вправе вмешиваться в распорядительные функции правления Товарищества. </w:t>
      </w:r>
    </w:p>
    <w:p w:rsidR="00EB1A8A" w:rsidRPr="00EB1A8A" w:rsidRDefault="00EB1A8A" w:rsidP="00EB1A8A">
      <w:pPr>
        <w:spacing w:after="0" w:line="240" w:lineRule="auto"/>
        <w:jc w:val="both"/>
        <w:rPr>
          <w:rFonts w:ascii="Times New Roman" w:eastAsia="Times New Roman" w:hAnsi="Times New Roman" w:cs="Times New Roman"/>
          <w:color w:val="FF0000"/>
          <w:sz w:val="24"/>
          <w:szCs w:val="24"/>
          <w:lang w:eastAsia="ru-RU"/>
        </w:rPr>
      </w:pPr>
      <w:r w:rsidRPr="00EB1A8A">
        <w:rPr>
          <w:rFonts w:ascii="Times New Roman" w:eastAsia="Times New Roman" w:hAnsi="Times New Roman" w:cs="Times New Roman"/>
          <w:color w:val="FF0000"/>
          <w:sz w:val="24"/>
          <w:szCs w:val="24"/>
          <w:lang w:eastAsia="ru-RU"/>
        </w:rPr>
        <w:t xml:space="preserve">11.11. При выявлении в ходе проверки расхождений в отчетах и других финансовых документах Ревизионная комиссия дает рекомендации   органам управления Товарищества об устранении выявленных нарушений. </w:t>
      </w:r>
    </w:p>
    <w:p w:rsidR="00EB1A8A" w:rsidRPr="00EB1A8A" w:rsidRDefault="00EB1A8A" w:rsidP="00EB1A8A">
      <w:pPr>
        <w:spacing w:after="0" w:line="240" w:lineRule="auto"/>
        <w:jc w:val="both"/>
        <w:rPr>
          <w:rFonts w:ascii="Times New Roman" w:eastAsia="Times New Roman" w:hAnsi="Times New Roman" w:cs="Times New Roman"/>
          <w:color w:val="FF0000"/>
          <w:sz w:val="24"/>
          <w:szCs w:val="24"/>
          <w:lang w:eastAsia="ru-RU"/>
        </w:rPr>
      </w:pPr>
      <w:r w:rsidRPr="00EB1A8A">
        <w:rPr>
          <w:rFonts w:ascii="Times New Roman" w:eastAsia="Times New Roman" w:hAnsi="Times New Roman" w:cs="Times New Roman"/>
          <w:color w:val="FF0000"/>
          <w:sz w:val="24"/>
          <w:szCs w:val="24"/>
          <w:lang w:eastAsia="ru-RU"/>
        </w:rPr>
        <w:t>Все предлагаемые Ревизионной комиссией рекомендации вступают в действие в случае принятия их общим собранием и становятся обязательными для председателя, членов правления, членов Товарищества и его наемного персонала, если они не противоречат нормам действующего законодательства.</w:t>
      </w:r>
    </w:p>
    <w:p w:rsidR="00EB1A8A" w:rsidRPr="00EB1A8A" w:rsidRDefault="00EB1A8A" w:rsidP="00EB1A8A">
      <w:pPr>
        <w:spacing w:after="0" w:line="240" w:lineRule="auto"/>
        <w:jc w:val="both"/>
        <w:rPr>
          <w:rFonts w:ascii="Times New Roman" w:eastAsia="Times New Roman" w:hAnsi="Times New Roman" w:cs="Times New Roman"/>
          <w:color w:val="FF0000"/>
          <w:sz w:val="24"/>
          <w:szCs w:val="24"/>
          <w:lang w:eastAsia="ru-RU"/>
        </w:rPr>
      </w:pPr>
      <w:r w:rsidRPr="00EB1A8A">
        <w:rPr>
          <w:rFonts w:ascii="Times New Roman" w:eastAsia="Times New Roman" w:hAnsi="Times New Roman" w:cs="Times New Roman"/>
          <w:color w:val="FF0000"/>
          <w:sz w:val="24"/>
          <w:szCs w:val="24"/>
          <w:lang w:eastAsia="ru-RU"/>
        </w:rPr>
        <w:t>11.12.</w:t>
      </w:r>
      <w:r w:rsidRPr="00EB1A8A">
        <w:rPr>
          <w:rFonts w:ascii="Times New Roman" w:eastAsia="Times New Roman" w:hAnsi="Times New Roman" w:cs="Times New Roman"/>
          <w:color w:val="FF0000"/>
          <w:sz w:val="24"/>
          <w:szCs w:val="24"/>
          <w:lang w:eastAsia="ru-RU"/>
        </w:rPr>
        <w:tab/>
        <w:t>Финансовые первичные учетные документы не предоставляются каждому его члену, но представителям членов Товарищества в лице членов Ревизионной комиссии предъявляются за каждый проверяемый период в пределах срока их полномочий.</w:t>
      </w:r>
    </w:p>
    <w:p w:rsidR="00EB1A8A" w:rsidRPr="00EB1A8A" w:rsidRDefault="00EB1A8A" w:rsidP="00EB1A8A">
      <w:pPr>
        <w:spacing w:after="0" w:line="240" w:lineRule="auto"/>
        <w:jc w:val="both"/>
        <w:rPr>
          <w:rFonts w:ascii="Times New Roman" w:eastAsia="Times New Roman" w:hAnsi="Times New Roman" w:cs="Times New Roman"/>
          <w:color w:val="FF0000"/>
          <w:sz w:val="24"/>
          <w:szCs w:val="24"/>
          <w:lang w:eastAsia="ru-RU"/>
        </w:rPr>
      </w:pPr>
      <w:r w:rsidRPr="00EB1A8A">
        <w:rPr>
          <w:rFonts w:ascii="Times New Roman" w:eastAsia="Times New Roman" w:hAnsi="Times New Roman" w:cs="Times New Roman"/>
          <w:color w:val="FF0000"/>
          <w:sz w:val="24"/>
          <w:szCs w:val="24"/>
          <w:lang w:eastAsia="ru-RU"/>
        </w:rPr>
        <w:t>11.13.</w:t>
      </w:r>
      <w:r w:rsidRPr="00EB1A8A">
        <w:rPr>
          <w:rFonts w:ascii="Times New Roman" w:eastAsia="Times New Roman" w:hAnsi="Times New Roman" w:cs="Times New Roman"/>
          <w:color w:val="FF0000"/>
          <w:sz w:val="24"/>
          <w:szCs w:val="24"/>
          <w:lang w:eastAsia="ru-RU"/>
        </w:rPr>
        <w:tab/>
        <w:t>Общее собрание членов Товарищества может своим решением пригласить для проведения проверки финансово-хозяйственной деятельности Товарищества и его органов управления стороннего специалиста с заключением договора гражданско-правового характера и(или) специализированную организацию.</w:t>
      </w:r>
    </w:p>
    <w:p w:rsidR="00EB1A8A" w:rsidRPr="00EB1A8A" w:rsidRDefault="00EB1A8A" w:rsidP="00EB1A8A">
      <w:pPr>
        <w:spacing w:after="0"/>
        <w:jc w:val="both"/>
        <w:rPr>
          <w:rFonts w:ascii="Times New Roman" w:eastAsia="Calibri" w:hAnsi="Times New Roman" w:cs="Times New Roman"/>
          <w:color w:val="FF0000"/>
          <w:sz w:val="24"/>
          <w:szCs w:val="24"/>
        </w:rPr>
      </w:pPr>
      <w:r w:rsidRPr="00EB1A8A">
        <w:rPr>
          <w:rFonts w:ascii="Times New Roman" w:eastAsia="Calibri" w:hAnsi="Times New Roman" w:cs="Times New Roman"/>
          <w:color w:val="FF0000"/>
          <w:sz w:val="24"/>
          <w:szCs w:val="24"/>
        </w:rPr>
        <w:t xml:space="preserve">11.14. Повторное проведение ревизии за период, по которому отчет Ревизионной комиссии был принят общим собранием членов Товарищества, не допускается.  </w:t>
      </w:r>
    </w:p>
    <w:p w:rsidR="00EB1A8A" w:rsidRPr="00EB1A8A" w:rsidRDefault="00EB1A8A" w:rsidP="00EB1A8A">
      <w:pPr>
        <w:spacing w:after="0"/>
        <w:jc w:val="both"/>
        <w:rPr>
          <w:rFonts w:ascii="Times New Roman" w:eastAsia="Calibri" w:hAnsi="Times New Roman" w:cs="Times New Roman"/>
          <w:color w:val="FF0000"/>
          <w:sz w:val="24"/>
          <w:szCs w:val="24"/>
        </w:rPr>
      </w:pPr>
      <w:r w:rsidRPr="00EB1A8A">
        <w:rPr>
          <w:rFonts w:ascii="Times New Roman" w:eastAsia="Calibri" w:hAnsi="Times New Roman" w:cs="Times New Roman"/>
          <w:color w:val="FF0000"/>
          <w:sz w:val="24"/>
          <w:szCs w:val="24"/>
        </w:rPr>
        <w:lastRenderedPageBreak/>
        <w:t>11.15. Членами Ревизионной комиссии не допускается видео, кино- и фотосъемка документов, материалов о деятельности Товарищества без предварительного согласования с органами управления Товарищества.</w:t>
      </w:r>
    </w:p>
    <w:p w:rsidR="00EB1A8A" w:rsidRPr="00EB1A8A" w:rsidRDefault="00EB1A8A" w:rsidP="00EB1A8A">
      <w:pPr>
        <w:spacing w:after="0"/>
        <w:jc w:val="both"/>
        <w:rPr>
          <w:rFonts w:ascii="Times New Roman" w:eastAsia="Calibri" w:hAnsi="Times New Roman" w:cs="Times New Roman"/>
          <w:color w:val="FF0000"/>
          <w:sz w:val="24"/>
          <w:szCs w:val="24"/>
        </w:rPr>
      </w:pPr>
      <w:r w:rsidRPr="00EB1A8A">
        <w:rPr>
          <w:rFonts w:ascii="Times New Roman" w:eastAsia="Calibri" w:hAnsi="Times New Roman" w:cs="Times New Roman"/>
          <w:color w:val="FF0000"/>
          <w:sz w:val="24"/>
          <w:szCs w:val="24"/>
        </w:rPr>
        <w:t>11.16. Членами Ревизионной комиссии не допускается вынос документов (текущих и архивных), материалов и информационных носителей о деятельности Товарищества за пределы помещения Товарищества без предварительного согласования с органами управления Товарищества.</w:t>
      </w:r>
    </w:p>
    <w:p w:rsidR="00EB1A8A" w:rsidRPr="00EB1A8A" w:rsidRDefault="00EB1A8A" w:rsidP="00EB1A8A">
      <w:pPr>
        <w:spacing w:after="0"/>
        <w:jc w:val="both"/>
        <w:rPr>
          <w:rFonts w:ascii="Times New Roman" w:eastAsia="Calibri" w:hAnsi="Times New Roman" w:cs="Times New Roman"/>
          <w:color w:val="FF0000"/>
          <w:sz w:val="24"/>
          <w:szCs w:val="24"/>
        </w:rPr>
      </w:pPr>
      <w:r w:rsidRPr="00EB1A8A">
        <w:rPr>
          <w:rFonts w:ascii="Times New Roman" w:eastAsia="Calibri" w:hAnsi="Times New Roman" w:cs="Times New Roman"/>
          <w:color w:val="FF0000"/>
          <w:sz w:val="24"/>
          <w:szCs w:val="24"/>
        </w:rPr>
        <w:t>11.17. Ревизионная комиссия Товарищества из своего состава избирает председателя ревизионной комиссии.</w:t>
      </w:r>
    </w:p>
    <w:p w:rsidR="00EB1A8A" w:rsidRPr="00EB1A8A" w:rsidRDefault="00EB1A8A" w:rsidP="00EB1A8A">
      <w:pPr>
        <w:spacing w:after="0"/>
        <w:jc w:val="both"/>
        <w:rPr>
          <w:rFonts w:ascii="Times New Roman" w:eastAsia="Calibri" w:hAnsi="Times New Roman" w:cs="Times New Roman"/>
          <w:color w:val="FF0000"/>
          <w:sz w:val="24"/>
          <w:szCs w:val="24"/>
        </w:rPr>
      </w:pPr>
      <w:r w:rsidRPr="00EB1A8A">
        <w:rPr>
          <w:rFonts w:ascii="Times New Roman" w:eastAsia="Calibri" w:hAnsi="Times New Roman" w:cs="Times New Roman"/>
          <w:color w:val="FF0000"/>
          <w:sz w:val="24"/>
          <w:szCs w:val="24"/>
        </w:rPr>
        <w:t xml:space="preserve">         </w:t>
      </w:r>
    </w:p>
    <w:p w:rsidR="00EB1A8A" w:rsidRPr="00EB1A8A" w:rsidRDefault="00EB1A8A" w:rsidP="00EB1A8A">
      <w:pPr>
        <w:spacing w:after="0"/>
        <w:jc w:val="both"/>
        <w:rPr>
          <w:rFonts w:ascii="Times New Roman" w:eastAsia="Calibri" w:hAnsi="Times New Roman" w:cs="Times New Roman"/>
          <w:color w:val="FF0000"/>
          <w:sz w:val="24"/>
          <w:szCs w:val="24"/>
        </w:rPr>
      </w:pPr>
      <w:r w:rsidRPr="00EB1A8A">
        <w:rPr>
          <w:rFonts w:ascii="Times New Roman" w:eastAsia="Calibri" w:hAnsi="Times New Roman" w:cs="Times New Roman"/>
          <w:color w:val="FF0000"/>
          <w:sz w:val="24"/>
          <w:szCs w:val="24"/>
        </w:rPr>
        <w:t xml:space="preserve">    </w:t>
      </w:r>
    </w:p>
    <w:p w:rsidR="00EB1A8A" w:rsidRPr="00EB1A8A" w:rsidRDefault="00EB1A8A" w:rsidP="00EB1A8A">
      <w:pPr>
        <w:spacing w:after="0"/>
        <w:jc w:val="both"/>
        <w:rPr>
          <w:rFonts w:ascii="Times New Roman" w:eastAsia="Calibri" w:hAnsi="Times New Roman" w:cs="Times New Roman"/>
          <w:sz w:val="24"/>
          <w:szCs w:val="24"/>
        </w:rPr>
      </w:pPr>
    </w:p>
    <w:p w:rsidR="00EB1A8A" w:rsidRPr="00EB1A8A" w:rsidRDefault="00EB1A8A" w:rsidP="00EB1A8A">
      <w:pPr>
        <w:spacing w:after="0"/>
        <w:jc w:val="both"/>
        <w:rPr>
          <w:rFonts w:ascii="Times New Roman" w:eastAsia="Calibri" w:hAnsi="Times New Roman" w:cs="Times New Roman"/>
          <w:sz w:val="24"/>
          <w:szCs w:val="24"/>
        </w:rPr>
      </w:pPr>
    </w:p>
    <w:p w:rsidR="00EB1A8A" w:rsidRPr="00EB1A8A" w:rsidRDefault="00EB1A8A" w:rsidP="00EB1A8A">
      <w:pPr>
        <w:pBdr>
          <w:top w:val="single" w:sz="6" w:space="6" w:color="E2E2E2"/>
          <w:left w:val="single" w:sz="6" w:space="7" w:color="E2E2E2"/>
          <w:bottom w:val="single" w:sz="6" w:space="6" w:color="E2E2E2"/>
          <w:right w:val="single" w:sz="6" w:space="7" w:color="E2E2E2"/>
        </w:pBdr>
        <w:shd w:val="clear" w:color="auto" w:fill="F5F5F5"/>
        <w:spacing w:after="0" w:line="336" w:lineRule="atLeast"/>
        <w:jc w:val="center"/>
        <w:textAlignment w:val="baseline"/>
        <w:outlineLvl w:val="0"/>
        <w:rPr>
          <w:rFonts w:ascii="Times New Roman" w:eastAsia="Times New Roman" w:hAnsi="Times New Roman" w:cs="Times New Roman"/>
          <w:b/>
          <w:bCs/>
          <w:kern w:val="36"/>
          <w:sz w:val="24"/>
          <w:szCs w:val="24"/>
          <w:lang w:eastAsia="ru-RU"/>
        </w:rPr>
      </w:pPr>
      <w:r w:rsidRPr="00EB1A8A">
        <w:rPr>
          <w:rFonts w:ascii="Times New Roman" w:eastAsia="Times New Roman" w:hAnsi="Times New Roman" w:cs="Times New Roman"/>
          <w:b/>
          <w:bCs/>
          <w:kern w:val="36"/>
          <w:sz w:val="24"/>
          <w:szCs w:val="24"/>
          <w:lang w:eastAsia="ru-RU"/>
        </w:rPr>
        <w:t>12. Ведение делопроизводства</w:t>
      </w:r>
    </w:p>
    <w:p w:rsidR="00EB1A8A" w:rsidRPr="00EB1A8A" w:rsidRDefault="00EB1A8A" w:rsidP="00EB1A8A">
      <w:pPr>
        <w:spacing w:after="0"/>
        <w:jc w:val="both"/>
        <w:rPr>
          <w:rFonts w:ascii="Times New Roman" w:eastAsia="Calibri" w:hAnsi="Times New Roman" w:cs="Times New Roman"/>
          <w:sz w:val="24"/>
          <w:szCs w:val="24"/>
        </w:rPr>
      </w:pPr>
      <w:r w:rsidRPr="00EB1A8A">
        <w:rPr>
          <w:rFonts w:ascii="Times New Roman" w:eastAsia="Calibri" w:hAnsi="Times New Roman" w:cs="Times New Roman"/>
          <w:sz w:val="24"/>
          <w:szCs w:val="24"/>
        </w:rPr>
        <w:t>12.1. Ответственным лицом за ведение делопроизводства в Товариществе является его председатель. Выписки из документов Товарищества и копии документов Товарищества должны быть заверены печатью Товарищества и подписью председателя Товарищества.</w:t>
      </w:r>
    </w:p>
    <w:p w:rsidR="00EB1A8A" w:rsidRPr="00EB1A8A" w:rsidRDefault="00EB1A8A" w:rsidP="00EB1A8A">
      <w:pPr>
        <w:spacing w:after="0"/>
        <w:jc w:val="both"/>
        <w:rPr>
          <w:rFonts w:ascii="Times New Roman" w:eastAsia="Calibri" w:hAnsi="Times New Roman" w:cs="Times New Roman"/>
          <w:sz w:val="24"/>
          <w:szCs w:val="24"/>
        </w:rPr>
      </w:pPr>
      <w:bookmarkStart w:id="195" w:name="dst100297"/>
      <w:bookmarkEnd w:id="195"/>
      <w:r w:rsidRPr="00EB1A8A">
        <w:rPr>
          <w:rFonts w:ascii="Times New Roman" w:eastAsia="Calibri" w:hAnsi="Times New Roman" w:cs="Times New Roman"/>
          <w:sz w:val="24"/>
          <w:szCs w:val="24"/>
        </w:rPr>
        <w:t>12.2. Протоколы общих собраний членов Товарищества подписывает председательствующий на общем собрании членов Товарищества. Протоколы общих собраний членов Товарищества, проводимых в форме заочного голосования, подписывает председатель Товарищества.</w:t>
      </w:r>
    </w:p>
    <w:p w:rsidR="00724ECE" w:rsidRPr="00724ECE" w:rsidRDefault="00724ECE" w:rsidP="00724ECE">
      <w:pPr>
        <w:spacing w:after="0"/>
        <w:jc w:val="both"/>
        <w:rPr>
          <w:rFonts w:ascii="Times New Roman" w:eastAsia="Calibri" w:hAnsi="Times New Roman" w:cs="Times New Roman"/>
          <w:sz w:val="24"/>
          <w:szCs w:val="24"/>
        </w:rPr>
      </w:pPr>
      <w:r w:rsidRPr="00724ECE">
        <w:rPr>
          <w:rFonts w:ascii="Times New Roman" w:eastAsia="Calibri" w:hAnsi="Times New Roman" w:cs="Times New Roman"/>
          <w:sz w:val="24"/>
          <w:szCs w:val="24"/>
        </w:rPr>
        <w:t>12.2. Протоколы общих собраний членов Товарищества подписывает председательствующий на общем собрании членов Товарищества. Протоколы общих собраний членов Товарищества, проводимых в форме заочного голосования, подписывает председатель Товарищества.</w:t>
      </w:r>
    </w:p>
    <w:p w:rsidR="00724ECE" w:rsidRPr="00724ECE" w:rsidRDefault="00724ECE" w:rsidP="00724ECE">
      <w:pPr>
        <w:spacing w:after="0"/>
        <w:jc w:val="both"/>
        <w:rPr>
          <w:rFonts w:ascii="Times New Roman" w:eastAsia="Calibri" w:hAnsi="Times New Roman" w:cs="Times New Roman"/>
          <w:sz w:val="24"/>
          <w:szCs w:val="24"/>
        </w:rPr>
      </w:pPr>
      <w:bookmarkStart w:id="196" w:name="dst100298"/>
      <w:bookmarkEnd w:id="196"/>
      <w:r w:rsidRPr="00724ECE">
        <w:rPr>
          <w:rFonts w:ascii="Times New Roman" w:eastAsia="Calibri" w:hAnsi="Times New Roman" w:cs="Times New Roman"/>
          <w:sz w:val="24"/>
          <w:szCs w:val="24"/>
        </w:rPr>
        <w:t>12.3. Протоколы заседаний правления Товарищества подписывает председатель Товарищества.</w:t>
      </w:r>
    </w:p>
    <w:p w:rsidR="00724ECE" w:rsidRPr="00724ECE" w:rsidRDefault="00724ECE" w:rsidP="00724ECE">
      <w:pPr>
        <w:spacing w:after="0"/>
        <w:jc w:val="both"/>
        <w:rPr>
          <w:rFonts w:ascii="Times New Roman" w:eastAsia="Calibri" w:hAnsi="Times New Roman" w:cs="Times New Roman"/>
          <w:sz w:val="24"/>
          <w:szCs w:val="24"/>
        </w:rPr>
      </w:pPr>
      <w:bookmarkStart w:id="197" w:name="dst100299"/>
      <w:bookmarkEnd w:id="197"/>
      <w:r w:rsidRPr="00724ECE">
        <w:rPr>
          <w:rFonts w:ascii="Times New Roman" w:eastAsia="Calibri" w:hAnsi="Times New Roman" w:cs="Times New Roman"/>
          <w:sz w:val="24"/>
          <w:szCs w:val="24"/>
        </w:rPr>
        <w:t>12.4. Документы, составленные ревизионной комиссией (ревизором), подписываются членами ревизионной комиссии (ревизором) Товарищества.</w:t>
      </w:r>
    </w:p>
    <w:p w:rsidR="00724ECE" w:rsidRPr="00724ECE" w:rsidRDefault="00724ECE" w:rsidP="00724ECE">
      <w:pPr>
        <w:spacing w:after="0"/>
        <w:jc w:val="both"/>
        <w:rPr>
          <w:rFonts w:ascii="Times New Roman" w:eastAsia="Calibri" w:hAnsi="Times New Roman" w:cs="Times New Roman"/>
          <w:sz w:val="24"/>
          <w:szCs w:val="24"/>
        </w:rPr>
      </w:pPr>
      <w:bookmarkStart w:id="198" w:name="dst100300"/>
      <w:bookmarkEnd w:id="198"/>
      <w:r w:rsidRPr="00724ECE">
        <w:rPr>
          <w:rFonts w:ascii="Times New Roman" w:eastAsia="Calibri" w:hAnsi="Times New Roman" w:cs="Times New Roman"/>
          <w:sz w:val="24"/>
          <w:szCs w:val="24"/>
        </w:rPr>
        <w:t>12.5. Протоколы, указанные в пунктах 12.2. и 12.</w:t>
      </w:r>
      <w:hyperlink r:id="rId44" w:anchor="dst100298" w:history="1">
        <w:r w:rsidRPr="00724ECE">
          <w:rPr>
            <w:rFonts w:ascii="Times New Roman" w:eastAsia="Calibri" w:hAnsi="Times New Roman" w:cs="Times New Roman"/>
            <w:sz w:val="24"/>
            <w:szCs w:val="24"/>
          </w:rPr>
          <w:t>3</w:t>
        </w:r>
      </w:hyperlink>
      <w:r w:rsidRPr="00724ECE">
        <w:rPr>
          <w:rFonts w:ascii="Times New Roman" w:eastAsia="Calibri" w:hAnsi="Times New Roman" w:cs="Times New Roman"/>
          <w:sz w:val="24"/>
          <w:szCs w:val="24"/>
        </w:rPr>
        <w:t>. настоящего Устава, заверяются печатью Товарищества.</w:t>
      </w:r>
    </w:p>
    <w:p w:rsidR="00724ECE" w:rsidRPr="00724ECE" w:rsidRDefault="00724ECE" w:rsidP="00724ECE">
      <w:pPr>
        <w:spacing w:after="0"/>
        <w:jc w:val="both"/>
        <w:rPr>
          <w:rFonts w:ascii="Times New Roman" w:eastAsia="Calibri" w:hAnsi="Times New Roman" w:cs="Times New Roman"/>
          <w:sz w:val="24"/>
          <w:szCs w:val="24"/>
        </w:rPr>
      </w:pPr>
      <w:bookmarkStart w:id="199" w:name="dst100301"/>
      <w:bookmarkEnd w:id="199"/>
      <w:r w:rsidRPr="00724ECE">
        <w:rPr>
          <w:rFonts w:ascii="Times New Roman" w:eastAsia="Calibri" w:hAnsi="Times New Roman" w:cs="Times New Roman"/>
          <w:sz w:val="24"/>
          <w:szCs w:val="24"/>
        </w:rPr>
        <w:t>12.6. Протоколы, указанные в пунктах 12.2. и 12.</w:t>
      </w:r>
      <w:hyperlink r:id="rId45" w:anchor="dst100298" w:history="1">
        <w:r w:rsidRPr="00724ECE">
          <w:rPr>
            <w:rFonts w:ascii="Times New Roman" w:eastAsia="Calibri" w:hAnsi="Times New Roman" w:cs="Times New Roman"/>
            <w:sz w:val="24"/>
            <w:szCs w:val="24"/>
          </w:rPr>
          <w:t>3</w:t>
        </w:r>
      </w:hyperlink>
      <w:r w:rsidRPr="00724ECE">
        <w:rPr>
          <w:rFonts w:ascii="Times New Roman" w:eastAsia="Calibri" w:hAnsi="Times New Roman" w:cs="Times New Roman"/>
          <w:sz w:val="24"/>
          <w:szCs w:val="24"/>
        </w:rPr>
        <w:t>. настоящего Устава, а также иные документы Товарищества хранятся в его делах не менее сорока девяти лет.</w:t>
      </w:r>
    </w:p>
    <w:p w:rsidR="00724ECE" w:rsidRPr="00724ECE" w:rsidRDefault="00724ECE" w:rsidP="00724ECE">
      <w:pPr>
        <w:tabs>
          <w:tab w:val="left" w:pos="1134"/>
        </w:tabs>
        <w:spacing w:after="0" w:line="240" w:lineRule="auto"/>
        <w:jc w:val="both"/>
        <w:rPr>
          <w:rFonts w:ascii="Times New Roman" w:eastAsia="Times New Roman" w:hAnsi="Times New Roman" w:cs="Times New Roman"/>
          <w:color w:val="FF0000"/>
          <w:sz w:val="24"/>
          <w:szCs w:val="24"/>
          <w:lang w:eastAsia="ru-RU"/>
        </w:rPr>
      </w:pPr>
      <w:r w:rsidRPr="00724ECE">
        <w:rPr>
          <w:rFonts w:ascii="Times New Roman" w:eastAsia="Calibri" w:hAnsi="Times New Roman" w:cs="Times New Roman"/>
          <w:color w:val="FF0000"/>
          <w:sz w:val="24"/>
          <w:szCs w:val="24"/>
        </w:rPr>
        <w:t>12.6.1. Г</w:t>
      </w:r>
      <w:r w:rsidRPr="00724ECE">
        <w:rPr>
          <w:rFonts w:ascii="Times New Roman" w:eastAsia="Times New Roman" w:hAnsi="Times New Roman" w:cs="Times New Roman"/>
          <w:color w:val="FF0000"/>
          <w:sz w:val="24"/>
          <w:szCs w:val="24"/>
          <w:lang w:eastAsia="ru-RU"/>
        </w:rPr>
        <w:t>одовые отчеты, документы бухгалтерского и налогового учета, документы бухгалтерской отчетности и отчетности во внебюджетные фонды заключения (акты, отчеты) Ревизионной комиссии (ревизора), аудитора, государственных и муниципальных органов финансового контроля и иных контролирующих и надзорных органов в течение срока хранения, установленного законодательством для этой группы документов.</w:t>
      </w:r>
    </w:p>
    <w:p w:rsidR="00724ECE" w:rsidRPr="00724ECE" w:rsidRDefault="00724ECE" w:rsidP="00724ECE">
      <w:pPr>
        <w:tabs>
          <w:tab w:val="left" w:pos="1134"/>
        </w:tabs>
        <w:spacing w:after="0" w:line="240" w:lineRule="auto"/>
        <w:jc w:val="both"/>
        <w:rPr>
          <w:rFonts w:ascii="Times New Roman" w:eastAsia="Times New Roman" w:hAnsi="Times New Roman" w:cs="Times New Roman"/>
          <w:color w:val="FF0000"/>
          <w:sz w:val="24"/>
          <w:szCs w:val="24"/>
          <w:lang w:eastAsia="ru-RU"/>
        </w:rPr>
      </w:pPr>
      <w:r w:rsidRPr="00724ECE">
        <w:rPr>
          <w:rFonts w:ascii="Times New Roman" w:eastAsia="Times New Roman" w:hAnsi="Times New Roman" w:cs="Times New Roman"/>
          <w:color w:val="FF0000"/>
          <w:sz w:val="24"/>
          <w:szCs w:val="24"/>
          <w:lang w:eastAsia="ru-RU"/>
        </w:rPr>
        <w:t>12.6.2.</w:t>
      </w:r>
      <w:r w:rsidRPr="00724ECE">
        <w:rPr>
          <w:rFonts w:ascii="Calibri" w:eastAsia="Calibri" w:hAnsi="Calibri" w:cs="Times New Roman"/>
        </w:rPr>
        <w:t xml:space="preserve"> </w:t>
      </w:r>
      <w:r w:rsidRPr="00724ECE">
        <w:rPr>
          <w:rFonts w:ascii="Times New Roman" w:eastAsia="Times New Roman" w:hAnsi="Times New Roman" w:cs="Times New Roman"/>
          <w:color w:val="FF0000"/>
          <w:sz w:val="24"/>
          <w:szCs w:val="24"/>
          <w:lang w:eastAsia="ru-RU"/>
        </w:rPr>
        <w:t xml:space="preserve">Документы, практическая надобность в которых отпала, и сроки хранения истекли по закону, подлежат уничтожению, в том числе через специализированную организацию. На факт уничтожения составляется акт.  </w:t>
      </w:r>
    </w:p>
    <w:p w:rsidR="00724ECE" w:rsidRPr="00724ECE" w:rsidRDefault="00724ECE" w:rsidP="00724ECE">
      <w:pPr>
        <w:tabs>
          <w:tab w:val="left" w:pos="1134"/>
        </w:tabs>
        <w:spacing w:after="0" w:line="240" w:lineRule="auto"/>
        <w:jc w:val="both"/>
        <w:rPr>
          <w:rFonts w:ascii="Times New Roman" w:eastAsia="Times New Roman" w:hAnsi="Times New Roman" w:cs="Times New Roman"/>
          <w:color w:val="FF0000"/>
          <w:sz w:val="24"/>
          <w:szCs w:val="24"/>
          <w:lang w:eastAsia="ru-RU"/>
        </w:rPr>
      </w:pPr>
      <w:r w:rsidRPr="00724ECE">
        <w:rPr>
          <w:rFonts w:ascii="Times New Roman" w:eastAsia="Times New Roman" w:hAnsi="Times New Roman" w:cs="Times New Roman"/>
          <w:color w:val="FF0000"/>
          <w:sz w:val="24"/>
          <w:szCs w:val="24"/>
          <w:lang w:eastAsia="ru-RU"/>
        </w:rPr>
        <w:t>12.6.3. В случае пропажи или гибели первичных и прочих документов председатель правления Товарищества назначает приказом комиссию по расследованию причин пропажи, гибели документов.</w:t>
      </w:r>
      <w:r w:rsidRPr="00724ECE">
        <w:rPr>
          <w:rFonts w:ascii="Calibri" w:eastAsia="Calibri" w:hAnsi="Calibri" w:cs="Times New Roman"/>
        </w:rPr>
        <w:t xml:space="preserve"> </w:t>
      </w:r>
      <w:r w:rsidRPr="00724ECE">
        <w:rPr>
          <w:rFonts w:ascii="Times New Roman" w:eastAsia="Times New Roman" w:hAnsi="Times New Roman" w:cs="Times New Roman"/>
          <w:color w:val="FF0000"/>
          <w:sz w:val="24"/>
          <w:szCs w:val="24"/>
          <w:lang w:eastAsia="ru-RU"/>
        </w:rPr>
        <w:t>На факт пропажи или гибели комиссией составляется акт.</w:t>
      </w:r>
    </w:p>
    <w:p w:rsidR="00724ECE" w:rsidRPr="00724ECE" w:rsidRDefault="00724ECE" w:rsidP="00724ECE">
      <w:pPr>
        <w:spacing w:after="0"/>
        <w:jc w:val="both"/>
        <w:rPr>
          <w:rFonts w:ascii="Times New Roman" w:eastAsia="Calibri" w:hAnsi="Times New Roman" w:cs="Times New Roman"/>
          <w:sz w:val="24"/>
          <w:szCs w:val="24"/>
        </w:rPr>
      </w:pPr>
    </w:p>
    <w:p w:rsidR="00724ECE" w:rsidRPr="00724ECE" w:rsidRDefault="00724ECE" w:rsidP="00724ECE">
      <w:pPr>
        <w:spacing w:after="0"/>
        <w:jc w:val="both"/>
        <w:rPr>
          <w:rFonts w:ascii="Times New Roman" w:eastAsia="Calibri" w:hAnsi="Times New Roman" w:cs="Times New Roman"/>
          <w:sz w:val="24"/>
          <w:szCs w:val="24"/>
        </w:rPr>
      </w:pPr>
      <w:bookmarkStart w:id="200" w:name="dst100302"/>
      <w:bookmarkEnd w:id="200"/>
      <w:r w:rsidRPr="00724ECE">
        <w:rPr>
          <w:rFonts w:ascii="Times New Roman" w:eastAsia="Calibri" w:hAnsi="Times New Roman" w:cs="Times New Roman"/>
          <w:sz w:val="24"/>
          <w:szCs w:val="24"/>
        </w:rPr>
        <w:t>12.7. Заверенные копии протоколов, указанных в пунктах 12.2. и 12.</w:t>
      </w:r>
      <w:hyperlink r:id="rId46" w:anchor="dst100298" w:history="1">
        <w:r w:rsidRPr="00724ECE">
          <w:rPr>
            <w:rFonts w:ascii="Times New Roman" w:eastAsia="Calibri" w:hAnsi="Times New Roman" w:cs="Times New Roman"/>
            <w:sz w:val="24"/>
            <w:szCs w:val="24"/>
          </w:rPr>
          <w:t>3</w:t>
        </w:r>
      </w:hyperlink>
      <w:r w:rsidRPr="00724ECE">
        <w:rPr>
          <w:rFonts w:ascii="Times New Roman" w:eastAsia="Calibri" w:hAnsi="Times New Roman" w:cs="Times New Roman"/>
          <w:sz w:val="24"/>
          <w:szCs w:val="24"/>
        </w:rPr>
        <w:t xml:space="preserve">. настоящего Устава, или заверенные выписки из данных протоколов предоставляются членам Товарищества по их требованию или по требованию лиц ведущих садоводство на земельных участках, </w:t>
      </w:r>
      <w:r w:rsidRPr="00724ECE">
        <w:rPr>
          <w:rFonts w:ascii="Times New Roman" w:eastAsia="Calibri" w:hAnsi="Times New Roman" w:cs="Times New Roman"/>
          <w:sz w:val="24"/>
          <w:szCs w:val="24"/>
        </w:rPr>
        <w:lastRenderedPageBreak/>
        <w:t>расположенных в границах территории Товарищества, без участия в Товариществе, (если в данных протоколах содержится указание на решения, принятые общим собранием членов Товарищества по вопросам, предусмотренным под</w:t>
      </w:r>
      <w:hyperlink r:id="rId47" w:anchor="dst100188" w:history="1">
        <w:r w:rsidRPr="00724ECE">
          <w:rPr>
            <w:rFonts w:ascii="Times New Roman" w:eastAsia="Calibri" w:hAnsi="Times New Roman" w:cs="Times New Roman"/>
            <w:sz w:val="24"/>
            <w:szCs w:val="24"/>
          </w:rPr>
          <w:t>пунктами 8.9.4</w:t>
        </w:r>
      </w:hyperlink>
      <w:r w:rsidRPr="00724ECE">
        <w:rPr>
          <w:rFonts w:ascii="Times New Roman" w:eastAsia="Calibri" w:hAnsi="Times New Roman" w:cs="Times New Roman"/>
          <w:sz w:val="24"/>
          <w:szCs w:val="24"/>
        </w:rPr>
        <w:t>. – 8.9.</w:t>
      </w:r>
      <w:hyperlink r:id="rId48" w:anchor="dst100190" w:history="1">
        <w:r w:rsidRPr="00724ECE">
          <w:rPr>
            <w:rFonts w:ascii="Times New Roman" w:eastAsia="Calibri" w:hAnsi="Times New Roman" w:cs="Times New Roman"/>
            <w:sz w:val="24"/>
            <w:szCs w:val="24"/>
          </w:rPr>
          <w:t>6</w:t>
        </w:r>
      </w:hyperlink>
      <w:r w:rsidRPr="00724ECE">
        <w:rPr>
          <w:rFonts w:ascii="Times New Roman" w:eastAsia="Calibri" w:hAnsi="Times New Roman" w:cs="Times New Roman"/>
          <w:sz w:val="24"/>
          <w:szCs w:val="24"/>
        </w:rPr>
        <w:t>., 8.9.</w:t>
      </w:r>
      <w:hyperlink r:id="rId49" w:anchor="dst100205" w:history="1">
        <w:r w:rsidRPr="00724ECE">
          <w:rPr>
            <w:rFonts w:ascii="Times New Roman" w:eastAsia="Calibri" w:hAnsi="Times New Roman" w:cs="Times New Roman"/>
            <w:sz w:val="24"/>
            <w:szCs w:val="24"/>
          </w:rPr>
          <w:t>21</w:t>
        </w:r>
      </w:hyperlink>
      <w:r w:rsidRPr="00724ECE">
        <w:rPr>
          <w:rFonts w:ascii="Times New Roman" w:eastAsia="Calibri" w:hAnsi="Times New Roman" w:cs="Times New Roman"/>
          <w:sz w:val="24"/>
          <w:szCs w:val="24"/>
        </w:rPr>
        <w:t xml:space="preserve"> и 8.9.</w:t>
      </w:r>
      <w:hyperlink r:id="rId50" w:anchor="dst100206" w:history="1">
        <w:r w:rsidRPr="00724ECE">
          <w:rPr>
            <w:rFonts w:ascii="Times New Roman" w:eastAsia="Calibri" w:hAnsi="Times New Roman" w:cs="Times New Roman"/>
            <w:sz w:val="24"/>
            <w:szCs w:val="24"/>
          </w:rPr>
          <w:t xml:space="preserve">22. </w:t>
        </w:r>
      </w:hyperlink>
      <w:r w:rsidRPr="00724ECE">
        <w:rPr>
          <w:rFonts w:ascii="Times New Roman" w:eastAsia="Calibri" w:hAnsi="Times New Roman" w:cs="Times New Roman"/>
          <w:sz w:val="24"/>
          <w:szCs w:val="24"/>
        </w:rPr>
        <w:t>настоящего Устава), а также органам государственной власти или органам местного самоуправления в случае, если сведения, содержащиеся в таких протоколах, могут быть запрошены данными органами в соответствии с их полномочиями, предусмотренными федеральным законом.</w:t>
      </w:r>
    </w:p>
    <w:p w:rsidR="00724ECE" w:rsidRPr="00724ECE" w:rsidRDefault="00724ECE" w:rsidP="00724ECE">
      <w:pPr>
        <w:spacing w:after="0"/>
        <w:jc w:val="both"/>
        <w:rPr>
          <w:rFonts w:ascii="Times New Roman" w:eastAsia="Calibri" w:hAnsi="Times New Roman" w:cs="Times New Roman"/>
          <w:sz w:val="24"/>
          <w:szCs w:val="24"/>
        </w:rPr>
      </w:pPr>
      <w:bookmarkStart w:id="201" w:name="dst100303"/>
      <w:bookmarkEnd w:id="201"/>
      <w:r w:rsidRPr="00724ECE">
        <w:rPr>
          <w:rFonts w:ascii="Times New Roman" w:eastAsia="Calibri" w:hAnsi="Times New Roman" w:cs="Times New Roman"/>
          <w:sz w:val="24"/>
          <w:szCs w:val="24"/>
        </w:rPr>
        <w:t>12.8. Порядок ведения делопроизводства в Товариществе, в том числе порядок передачи документов в связи с переизбранием, отстранением от должности лиц, избранных в органы Товарищества, определяется уставом Товарищества.</w:t>
      </w:r>
    </w:p>
    <w:p w:rsidR="00724ECE" w:rsidRPr="00724ECE" w:rsidRDefault="00724ECE" w:rsidP="00724ECE">
      <w:pPr>
        <w:spacing w:after="0"/>
        <w:jc w:val="both"/>
        <w:rPr>
          <w:rFonts w:ascii="Times New Roman" w:eastAsia="Calibri" w:hAnsi="Times New Roman" w:cs="Times New Roman"/>
          <w:color w:val="FF0000"/>
          <w:sz w:val="24"/>
          <w:szCs w:val="24"/>
        </w:rPr>
      </w:pPr>
      <w:r w:rsidRPr="00724ECE">
        <w:rPr>
          <w:rFonts w:ascii="Times New Roman" w:eastAsia="Calibri" w:hAnsi="Times New Roman" w:cs="Times New Roman"/>
          <w:color w:val="FF0000"/>
          <w:sz w:val="24"/>
          <w:szCs w:val="24"/>
        </w:rPr>
        <w:t xml:space="preserve">12.9. В случае прекращения полномочий председателя правления по решению общего собрания (досрочное прекращение полномочий или избрание нового) членов документы Товарищества передаются вновь избранному председателю правления. </w:t>
      </w:r>
    </w:p>
    <w:p w:rsidR="00724ECE" w:rsidRPr="00724ECE" w:rsidRDefault="00724ECE" w:rsidP="00724ECE">
      <w:pPr>
        <w:spacing w:after="0"/>
        <w:jc w:val="both"/>
        <w:rPr>
          <w:rFonts w:ascii="Times New Roman" w:eastAsia="Calibri" w:hAnsi="Times New Roman" w:cs="Times New Roman"/>
          <w:color w:val="FF0000"/>
          <w:sz w:val="24"/>
          <w:szCs w:val="24"/>
        </w:rPr>
      </w:pPr>
      <w:r w:rsidRPr="00724ECE">
        <w:rPr>
          <w:rFonts w:ascii="Times New Roman" w:eastAsia="Calibri" w:hAnsi="Times New Roman" w:cs="Times New Roman"/>
          <w:color w:val="FF0000"/>
          <w:sz w:val="24"/>
          <w:szCs w:val="24"/>
        </w:rPr>
        <w:t xml:space="preserve">В течении 2 (двух) дней с даты вынесения соответствующего решения, по акту приема-передачи передаются оригиналы устава Товарищества, свидетельства о государственной регистрации Товарищества в качестве юридического лица, Свидетельства о постановке на учет в налоговой инспекции, протокола общего собрания членов Товарищества (которым избран новый Председатель правления), печать Товарищества. </w:t>
      </w:r>
    </w:p>
    <w:p w:rsidR="00724ECE" w:rsidRPr="00724ECE" w:rsidRDefault="00724ECE" w:rsidP="00724ECE">
      <w:pPr>
        <w:spacing w:after="0"/>
        <w:jc w:val="both"/>
        <w:rPr>
          <w:rFonts w:ascii="Times New Roman" w:eastAsia="Calibri" w:hAnsi="Times New Roman" w:cs="Times New Roman"/>
          <w:color w:val="FF0000"/>
          <w:sz w:val="24"/>
          <w:szCs w:val="24"/>
        </w:rPr>
      </w:pPr>
      <w:r w:rsidRPr="00724ECE">
        <w:rPr>
          <w:rFonts w:ascii="Times New Roman" w:eastAsia="Calibri" w:hAnsi="Times New Roman" w:cs="Times New Roman"/>
          <w:color w:val="FF0000"/>
          <w:sz w:val="24"/>
          <w:szCs w:val="24"/>
        </w:rPr>
        <w:t xml:space="preserve">12.9.1. В течении не позже 10 рабочих дней после внесения изменений о смене Председателе правления в ЕГРЮЛ (Единый государственный реестр юридических лиц) по акту приема-передачи, в присутствии комиссии из членов правления и Ревизионной комиссии производится </w:t>
      </w:r>
      <w:del w:id="202" w:author="Пользователь" w:date="2019-03-22T19:53:00Z">
        <w:r w:rsidRPr="00724ECE">
          <w:rPr>
            <w:rFonts w:ascii="Times New Roman" w:eastAsia="Calibri" w:hAnsi="Times New Roman" w:cs="Times New Roman"/>
            <w:color w:val="FF0000"/>
            <w:sz w:val="24"/>
            <w:szCs w:val="24"/>
          </w:rPr>
          <w:delText xml:space="preserve"> </w:delText>
        </w:r>
      </w:del>
      <w:r w:rsidRPr="00724ECE">
        <w:rPr>
          <w:rFonts w:ascii="Times New Roman" w:eastAsia="Calibri" w:hAnsi="Times New Roman" w:cs="Times New Roman"/>
          <w:color w:val="FF0000"/>
          <w:sz w:val="24"/>
          <w:szCs w:val="24"/>
        </w:rPr>
        <w:t>передача дел.</w:t>
      </w:r>
      <w:r w:rsidRPr="00724ECE">
        <w:rPr>
          <w:rFonts w:ascii="Times New Roman" w:eastAsia="Calibri" w:hAnsi="Times New Roman" w:cs="Times New Roman"/>
          <w:b/>
          <w:color w:val="FF0000"/>
          <w:sz w:val="24"/>
          <w:szCs w:val="24"/>
        </w:rPr>
        <w:t xml:space="preserve">  </w:t>
      </w:r>
      <w:r w:rsidRPr="00724ECE">
        <w:rPr>
          <w:rFonts w:ascii="Times New Roman" w:eastAsia="Calibri" w:hAnsi="Times New Roman" w:cs="Times New Roman"/>
          <w:color w:val="FF0000"/>
          <w:sz w:val="24"/>
          <w:szCs w:val="24"/>
        </w:rPr>
        <w:t>К акту приема-сдачи прилагаются: акт о состоянии остатка по кассе, составленный на основании ревизии кассы в соответствии с законодательством; материалы с результатами документальной ревизии Товарищества; справка о наличии и сохранности печатей, штампов и т.д.</w:t>
      </w:r>
    </w:p>
    <w:p w:rsidR="00724ECE" w:rsidRPr="00724ECE" w:rsidRDefault="00724ECE" w:rsidP="00724ECE">
      <w:pPr>
        <w:spacing w:after="0"/>
        <w:jc w:val="both"/>
        <w:rPr>
          <w:rFonts w:ascii="Times New Roman" w:eastAsia="Calibri" w:hAnsi="Times New Roman" w:cs="Times New Roman"/>
          <w:b/>
          <w:color w:val="FF0000"/>
          <w:sz w:val="24"/>
          <w:szCs w:val="24"/>
        </w:rPr>
      </w:pPr>
      <w:r w:rsidRPr="00724ECE">
        <w:rPr>
          <w:rFonts w:ascii="Times New Roman" w:eastAsia="Calibri" w:hAnsi="Times New Roman" w:cs="Times New Roman"/>
          <w:color w:val="FF0000"/>
          <w:sz w:val="24"/>
          <w:szCs w:val="24"/>
        </w:rPr>
        <w:t>При смене председателя Товарищества подлежат передаче документы, содержащие сведения:  о расходах Товарищества, о состоянии кадровой политике, об использовании фонда оплаты труда и иных фондах, о состоянии  организационной и финансово-бюджетной, кассовой и штатной дисциплины  на основании данных на 1-е число последнего месяца, о заключенных хозяйственных договорах;  о запасах  и движении товарно-материальных ценностей, неликвидного имущества и ином имуществе;  характеристику состояния средств (фондов), средств технического  контроля, компьютерной, множительной и другой техники;   о состоянии  документации по бухгалтерскому учету и иное</w:t>
      </w:r>
      <w:r w:rsidRPr="00724ECE">
        <w:rPr>
          <w:rFonts w:ascii="Times New Roman" w:eastAsia="Calibri" w:hAnsi="Times New Roman" w:cs="Times New Roman"/>
          <w:b/>
          <w:color w:val="FF0000"/>
          <w:sz w:val="24"/>
          <w:szCs w:val="24"/>
        </w:rPr>
        <w:t>.</w:t>
      </w:r>
    </w:p>
    <w:p w:rsidR="00724ECE" w:rsidRPr="00724ECE" w:rsidRDefault="00724ECE" w:rsidP="00724ECE">
      <w:pPr>
        <w:spacing w:after="0"/>
        <w:jc w:val="both"/>
        <w:rPr>
          <w:rFonts w:ascii="Times New Roman" w:eastAsia="Calibri" w:hAnsi="Times New Roman" w:cs="Times New Roman"/>
          <w:color w:val="FF0000"/>
          <w:sz w:val="24"/>
          <w:szCs w:val="24"/>
        </w:rPr>
      </w:pPr>
      <w:r w:rsidRPr="00724ECE">
        <w:rPr>
          <w:rFonts w:ascii="Times New Roman" w:eastAsia="Calibri" w:hAnsi="Times New Roman" w:cs="Times New Roman"/>
          <w:color w:val="FF0000"/>
          <w:sz w:val="24"/>
          <w:szCs w:val="24"/>
        </w:rPr>
        <w:t>12.10. После избрания председатель Товарищества обязан:</w:t>
      </w:r>
    </w:p>
    <w:p w:rsidR="00724ECE" w:rsidRPr="00724ECE" w:rsidRDefault="00724ECE" w:rsidP="00724ECE">
      <w:pPr>
        <w:spacing w:after="0"/>
        <w:jc w:val="both"/>
        <w:rPr>
          <w:rFonts w:ascii="Times New Roman" w:eastAsia="Calibri" w:hAnsi="Times New Roman" w:cs="Times New Roman"/>
          <w:color w:val="FF0000"/>
          <w:sz w:val="24"/>
          <w:szCs w:val="24"/>
        </w:rPr>
      </w:pPr>
      <w:r w:rsidRPr="00724ECE">
        <w:rPr>
          <w:rFonts w:ascii="Times New Roman" w:eastAsia="Calibri" w:hAnsi="Times New Roman" w:cs="Times New Roman"/>
          <w:color w:val="FF0000"/>
          <w:sz w:val="24"/>
          <w:szCs w:val="24"/>
        </w:rPr>
        <w:t>12.10.1. издать приказ по Товариществу о назначении на должность председателя правления;</w:t>
      </w:r>
    </w:p>
    <w:p w:rsidR="00724ECE" w:rsidRPr="00724ECE" w:rsidRDefault="00724ECE" w:rsidP="00724ECE">
      <w:pPr>
        <w:spacing w:after="0"/>
        <w:jc w:val="both"/>
        <w:rPr>
          <w:rFonts w:ascii="Times New Roman" w:eastAsia="Calibri" w:hAnsi="Times New Roman" w:cs="Times New Roman"/>
          <w:color w:val="FF0000"/>
          <w:sz w:val="24"/>
          <w:szCs w:val="24"/>
        </w:rPr>
      </w:pPr>
      <w:r w:rsidRPr="00724ECE">
        <w:rPr>
          <w:rFonts w:ascii="Times New Roman" w:eastAsia="Calibri" w:hAnsi="Times New Roman" w:cs="Times New Roman"/>
          <w:color w:val="FF0000"/>
          <w:sz w:val="24"/>
          <w:szCs w:val="24"/>
        </w:rPr>
        <w:t>12.10.2. ознакомиться с обязанностями председателя, согласно уставу Товарищества;</w:t>
      </w:r>
    </w:p>
    <w:p w:rsidR="00724ECE" w:rsidRPr="00724ECE" w:rsidRDefault="00724ECE" w:rsidP="00724ECE">
      <w:pPr>
        <w:spacing w:after="0"/>
        <w:jc w:val="both"/>
        <w:rPr>
          <w:rFonts w:ascii="Times New Roman" w:eastAsia="Calibri" w:hAnsi="Times New Roman" w:cs="Times New Roman"/>
          <w:color w:val="FF0000"/>
          <w:sz w:val="24"/>
          <w:szCs w:val="24"/>
        </w:rPr>
      </w:pPr>
      <w:r w:rsidRPr="00724ECE">
        <w:rPr>
          <w:rFonts w:ascii="Times New Roman" w:eastAsia="Calibri" w:hAnsi="Times New Roman" w:cs="Times New Roman"/>
          <w:color w:val="FF0000"/>
          <w:sz w:val="24"/>
          <w:szCs w:val="24"/>
        </w:rPr>
        <w:t>12.10.3. собрать правление Товарищества и пригласить ревизионную комиссию для определения порядка и сроков приема - передачи дел и должности; назначить ответственных из состава нового правления за инвентаризацию материальных средств и документации Товарищества;</w:t>
      </w:r>
    </w:p>
    <w:p w:rsidR="00724ECE" w:rsidRPr="00724ECE" w:rsidRDefault="00724ECE" w:rsidP="00724ECE">
      <w:pPr>
        <w:spacing w:after="0"/>
        <w:jc w:val="both"/>
        <w:rPr>
          <w:rFonts w:ascii="Times New Roman" w:eastAsia="Calibri" w:hAnsi="Times New Roman" w:cs="Times New Roman"/>
          <w:color w:val="FF0000"/>
          <w:sz w:val="24"/>
          <w:szCs w:val="24"/>
        </w:rPr>
      </w:pPr>
      <w:r w:rsidRPr="00724ECE">
        <w:rPr>
          <w:rFonts w:ascii="Times New Roman" w:eastAsia="Calibri" w:hAnsi="Times New Roman" w:cs="Times New Roman"/>
          <w:color w:val="FF0000"/>
          <w:sz w:val="24"/>
          <w:szCs w:val="24"/>
        </w:rPr>
        <w:t>12.10.5. произвести полную инвентаризацию материальных средств и документации по факту и имеющимся документам учета; совместно с членами нового правления принять материальные средства и документацию Товарищества;</w:t>
      </w:r>
    </w:p>
    <w:p w:rsidR="00724ECE" w:rsidRPr="00724ECE" w:rsidRDefault="00724ECE" w:rsidP="00724ECE">
      <w:pPr>
        <w:spacing w:after="0"/>
        <w:jc w:val="both"/>
        <w:rPr>
          <w:rFonts w:ascii="Times New Roman" w:eastAsia="Calibri" w:hAnsi="Times New Roman" w:cs="Times New Roman"/>
          <w:color w:val="FF0000"/>
          <w:sz w:val="24"/>
          <w:szCs w:val="24"/>
        </w:rPr>
      </w:pPr>
      <w:r w:rsidRPr="00724ECE">
        <w:rPr>
          <w:rFonts w:ascii="Times New Roman" w:eastAsia="Calibri" w:hAnsi="Times New Roman" w:cs="Times New Roman"/>
          <w:color w:val="FF0000"/>
          <w:sz w:val="24"/>
          <w:szCs w:val="24"/>
        </w:rPr>
        <w:t>12.10.6. издать приказ по Товариществу о приеме дел и должности председателя правления;</w:t>
      </w:r>
    </w:p>
    <w:p w:rsidR="00724ECE" w:rsidRPr="00724ECE" w:rsidRDefault="00724ECE" w:rsidP="00724ECE">
      <w:pPr>
        <w:spacing w:after="0"/>
        <w:jc w:val="both"/>
        <w:rPr>
          <w:rFonts w:ascii="Times New Roman" w:eastAsia="Calibri" w:hAnsi="Times New Roman" w:cs="Times New Roman"/>
          <w:color w:val="FF0000"/>
          <w:sz w:val="24"/>
          <w:szCs w:val="24"/>
        </w:rPr>
      </w:pPr>
      <w:r w:rsidRPr="00724ECE">
        <w:rPr>
          <w:rFonts w:ascii="Times New Roman" w:eastAsia="Calibri" w:hAnsi="Times New Roman" w:cs="Times New Roman"/>
          <w:color w:val="FF0000"/>
          <w:sz w:val="24"/>
          <w:szCs w:val="24"/>
        </w:rPr>
        <w:lastRenderedPageBreak/>
        <w:t>12.10.7. переоформить необходимые документы в регистрирующих органах по установленной форме; переоформить необходимые документы в банке, где открыт расчетный счет Товарищества;</w:t>
      </w:r>
    </w:p>
    <w:p w:rsidR="00724ECE" w:rsidRPr="00724ECE" w:rsidRDefault="00724ECE" w:rsidP="00724ECE">
      <w:pPr>
        <w:spacing w:after="0"/>
        <w:jc w:val="both"/>
        <w:rPr>
          <w:rFonts w:ascii="Times New Roman" w:eastAsia="Calibri" w:hAnsi="Times New Roman" w:cs="Times New Roman"/>
          <w:color w:val="FF0000"/>
          <w:sz w:val="24"/>
          <w:szCs w:val="24"/>
        </w:rPr>
      </w:pPr>
      <w:r w:rsidRPr="00724ECE">
        <w:rPr>
          <w:rFonts w:ascii="Times New Roman" w:eastAsia="Calibri" w:hAnsi="Times New Roman" w:cs="Times New Roman"/>
          <w:color w:val="FF0000"/>
          <w:sz w:val="24"/>
          <w:szCs w:val="24"/>
        </w:rPr>
        <w:t>12.10.8. провести иные сопутствующие необходимые действия</w:t>
      </w:r>
    </w:p>
    <w:p w:rsidR="00724ECE" w:rsidRPr="00724ECE" w:rsidRDefault="00724ECE" w:rsidP="00724ECE">
      <w:pPr>
        <w:spacing w:after="0"/>
        <w:jc w:val="both"/>
        <w:rPr>
          <w:rFonts w:ascii="Times New Roman" w:eastAsia="Calibri" w:hAnsi="Times New Roman" w:cs="Times New Roman"/>
          <w:color w:val="FF0000"/>
          <w:sz w:val="24"/>
          <w:szCs w:val="24"/>
        </w:rPr>
      </w:pPr>
      <w:r w:rsidRPr="00724ECE">
        <w:rPr>
          <w:rFonts w:ascii="Times New Roman" w:eastAsia="Calibri" w:hAnsi="Times New Roman" w:cs="Times New Roman"/>
          <w:color w:val="FF0000"/>
          <w:sz w:val="24"/>
          <w:szCs w:val="24"/>
        </w:rPr>
        <w:t>12.11. Товарищество в лице Председателя правления осуществляет хранение следующих документов: Устав Товарищества, а также изменения и дополнения к нему, свидетельство о государственной регистрации Товарищества; протоколы общих собраний и заседаний правления Товарищества, документы, подтверждающие права Товарищества на имущество, находящееся на его балансе; годовые отчеты, документы бухгалтерского и налогового учета, документы бухгалтерской отчетности и отчетности во внебюджетные фонды; заключения Ревизионной комиссии (Ревизора); аудитора, государственных и муниципальных органов финансового контроля; иные документы, предусмотренные решениями общего собрания членов Товарищества.</w:t>
      </w:r>
    </w:p>
    <w:p w:rsidR="00724ECE" w:rsidRPr="00724ECE" w:rsidRDefault="00724ECE" w:rsidP="00724ECE">
      <w:pPr>
        <w:spacing w:after="0"/>
        <w:jc w:val="both"/>
        <w:rPr>
          <w:rFonts w:ascii="Times New Roman" w:eastAsia="Calibri" w:hAnsi="Times New Roman" w:cs="Times New Roman"/>
          <w:color w:val="FF0000"/>
          <w:sz w:val="24"/>
          <w:szCs w:val="24"/>
        </w:rPr>
      </w:pPr>
    </w:p>
    <w:p w:rsidR="00724ECE" w:rsidRPr="00724ECE" w:rsidRDefault="00724ECE" w:rsidP="00724ECE">
      <w:pPr>
        <w:spacing w:after="0"/>
        <w:jc w:val="both"/>
        <w:rPr>
          <w:rFonts w:ascii="Times New Roman" w:eastAsia="Calibri" w:hAnsi="Times New Roman" w:cs="Times New Roman"/>
          <w:sz w:val="24"/>
          <w:szCs w:val="24"/>
        </w:rPr>
      </w:pPr>
    </w:p>
    <w:p w:rsidR="00724ECE" w:rsidRPr="00724ECE" w:rsidRDefault="00724ECE" w:rsidP="00724ECE">
      <w:pPr>
        <w:spacing w:after="0"/>
        <w:jc w:val="both"/>
        <w:rPr>
          <w:rFonts w:ascii="Times New Roman" w:eastAsia="Calibri" w:hAnsi="Times New Roman" w:cs="Times New Roman"/>
          <w:sz w:val="24"/>
          <w:szCs w:val="24"/>
        </w:rPr>
      </w:pPr>
    </w:p>
    <w:p w:rsidR="00724ECE" w:rsidRPr="00724ECE" w:rsidRDefault="00724ECE" w:rsidP="00724ECE">
      <w:pPr>
        <w:pBdr>
          <w:top w:val="single" w:sz="6" w:space="6" w:color="E2E2E2"/>
          <w:left w:val="single" w:sz="6" w:space="7" w:color="E2E2E2"/>
          <w:bottom w:val="single" w:sz="6" w:space="6" w:color="E2E2E2"/>
          <w:right w:val="single" w:sz="6" w:space="7" w:color="E2E2E2"/>
        </w:pBdr>
        <w:shd w:val="clear" w:color="auto" w:fill="F5F5F5"/>
        <w:spacing w:after="0" w:line="336" w:lineRule="atLeast"/>
        <w:jc w:val="center"/>
        <w:textAlignment w:val="baseline"/>
        <w:outlineLvl w:val="0"/>
        <w:rPr>
          <w:rFonts w:ascii="Times New Roman" w:eastAsia="Times New Roman" w:hAnsi="Times New Roman" w:cs="Times New Roman"/>
          <w:b/>
          <w:bCs/>
          <w:kern w:val="36"/>
          <w:sz w:val="24"/>
          <w:szCs w:val="24"/>
          <w:lang w:eastAsia="ru-RU"/>
        </w:rPr>
      </w:pPr>
      <w:r w:rsidRPr="00724ECE">
        <w:rPr>
          <w:rFonts w:ascii="Times New Roman" w:eastAsia="Times New Roman" w:hAnsi="Times New Roman" w:cs="Times New Roman"/>
          <w:b/>
          <w:bCs/>
          <w:kern w:val="36"/>
          <w:sz w:val="24"/>
          <w:szCs w:val="24"/>
          <w:lang w:eastAsia="ru-RU"/>
        </w:rPr>
        <w:t>13. Реорганизации и ликвидации Товарищества</w:t>
      </w:r>
    </w:p>
    <w:p w:rsidR="00724ECE" w:rsidRPr="00724ECE" w:rsidRDefault="00724ECE" w:rsidP="00724ECE">
      <w:pPr>
        <w:spacing w:after="0"/>
        <w:jc w:val="both"/>
        <w:rPr>
          <w:rFonts w:ascii="Times New Roman" w:eastAsia="Calibri" w:hAnsi="Times New Roman" w:cs="Times New Roman"/>
          <w:sz w:val="24"/>
          <w:szCs w:val="24"/>
        </w:rPr>
      </w:pPr>
      <w:r w:rsidRPr="00724ECE">
        <w:rPr>
          <w:rFonts w:ascii="Times New Roman" w:eastAsia="Calibri" w:hAnsi="Times New Roman" w:cs="Times New Roman"/>
          <w:sz w:val="24"/>
          <w:szCs w:val="24"/>
        </w:rPr>
        <w:t xml:space="preserve">13.1. Товарищество в случае принятия его членами решения об изменении вида деятельности на производство, переработку и сбыт продукции растениеводства или иную деятельность, которая не связана с ведением садоводства и для осуществления которой в соответствии с Гражданским </w:t>
      </w:r>
      <w:hyperlink r:id="rId51" w:anchor="dst1600" w:history="1">
        <w:r w:rsidRPr="00724ECE">
          <w:rPr>
            <w:rFonts w:ascii="Times New Roman" w:eastAsia="Calibri" w:hAnsi="Times New Roman" w:cs="Times New Roman"/>
            <w:sz w:val="24"/>
            <w:szCs w:val="24"/>
          </w:rPr>
          <w:t>кодексом</w:t>
        </w:r>
      </w:hyperlink>
      <w:r w:rsidRPr="00724ECE">
        <w:rPr>
          <w:rFonts w:ascii="Times New Roman" w:eastAsia="Calibri" w:hAnsi="Times New Roman" w:cs="Times New Roman"/>
          <w:sz w:val="24"/>
          <w:szCs w:val="24"/>
        </w:rPr>
        <w:t xml:space="preserve"> Российской Федерации допускается создание потребительского кооператива, должно быть преобразовано в потребительский кооператив.</w:t>
      </w:r>
    </w:p>
    <w:p w:rsidR="00724ECE" w:rsidRPr="00724ECE" w:rsidRDefault="00724ECE" w:rsidP="00724ECE">
      <w:pPr>
        <w:spacing w:after="0"/>
        <w:jc w:val="both"/>
        <w:rPr>
          <w:rFonts w:ascii="Times New Roman" w:eastAsia="Calibri" w:hAnsi="Times New Roman" w:cs="Times New Roman"/>
          <w:sz w:val="24"/>
          <w:szCs w:val="24"/>
        </w:rPr>
      </w:pPr>
      <w:bookmarkStart w:id="203" w:name="dst100365"/>
      <w:bookmarkEnd w:id="203"/>
      <w:r w:rsidRPr="00724ECE">
        <w:rPr>
          <w:rFonts w:ascii="Times New Roman" w:eastAsia="Calibri" w:hAnsi="Times New Roman" w:cs="Times New Roman"/>
          <w:sz w:val="24"/>
          <w:szCs w:val="24"/>
        </w:rPr>
        <w:t xml:space="preserve">13.2. </w:t>
      </w:r>
      <w:ins w:id="204" w:author="Пользователь" w:date="2019-03-22T19:53:00Z">
        <w:r w:rsidRPr="00724ECE">
          <w:rPr>
            <w:rFonts w:ascii="Times New Roman" w:eastAsia="Calibri" w:hAnsi="Times New Roman" w:cs="Times New Roman"/>
            <w:sz w:val="24"/>
            <w:szCs w:val="24"/>
          </w:rPr>
          <w:t>Товарищество</w:t>
        </w:r>
      </w:ins>
      <w:del w:id="205" w:author="Пользователь" w:date="2019-03-22T19:53:00Z">
        <w:r w:rsidRPr="00724ECE">
          <w:rPr>
            <w:rFonts w:ascii="Times New Roman" w:eastAsia="Calibri" w:hAnsi="Times New Roman" w:cs="Times New Roman"/>
            <w:sz w:val="24"/>
            <w:szCs w:val="24"/>
          </w:rPr>
          <w:delText>Садоводческое некоммерческое товарищество</w:delText>
        </w:r>
      </w:del>
      <w:r w:rsidRPr="00724ECE">
        <w:rPr>
          <w:rFonts w:ascii="Times New Roman" w:eastAsia="Calibri" w:hAnsi="Times New Roman" w:cs="Times New Roman"/>
          <w:sz w:val="24"/>
          <w:szCs w:val="24"/>
        </w:rPr>
        <w:t xml:space="preserve"> по решению общего собрания членов товарищества вправе изменить свой вид на Товарищество собственников жилья без изменения организационно-правовой формы Товарищества собственников недвижимости в случае его соответствия нормам жилищного </w:t>
      </w:r>
      <w:hyperlink r:id="rId52" w:anchor="dst100761" w:history="1">
        <w:r w:rsidRPr="00724ECE">
          <w:rPr>
            <w:rFonts w:ascii="Times New Roman" w:eastAsia="Calibri" w:hAnsi="Times New Roman" w:cs="Times New Roman"/>
            <w:sz w:val="24"/>
            <w:szCs w:val="24"/>
          </w:rPr>
          <w:t>законодательства</w:t>
        </w:r>
      </w:hyperlink>
      <w:r w:rsidRPr="00724ECE">
        <w:rPr>
          <w:rFonts w:ascii="Times New Roman" w:eastAsia="Calibri" w:hAnsi="Times New Roman" w:cs="Times New Roman"/>
          <w:sz w:val="24"/>
          <w:szCs w:val="24"/>
        </w:rPr>
        <w:t xml:space="preserve"> Российской Федерации, регулирующего создание Товарищества собственников жилья, и одновременного удовлетворения следующим условиям:</w:t>
      </w:r>
    </w:p>
    <w:p w:rsidR="00724ECE" w:rsidRPr="00724ECE" w:rsidRDefault="00724ECE" w:rsidP="00724ECE">
      <w:pPr>
        <w:spacing w:after="0"/>
        <w:jc w:val="both"/>
        <w:rPr>
          <w:rFonts w:ascii="Times New Roman" w:eastAsia="Calibri" w:hAnsi="Times New Roman" w:cs="Times New Roman"/>
          <w:sz w:val="24"/>
          <w:szCs w:val="24"/>
        </w:rPr>
      </w:pPr>
      <w:bookmarkStart w:id="206" w:name="dst100366"/>
      <w:bookmarkEnd w:id="206"/>
      <w:r w:rsidRPr="00724ECE">
        <w:rPr>
          <w:rFonts w:ascii="Times New Roman" w:eastAsia="Calibri" w:hAnsi="Times New Roman" w:cs="Times New Roman"/>
          <w:sz w:val="24"/>
          <w:szCs w:val="24"/>
        </w:rPr>
        <w:t>13.2.1. территория садоводства расположена в границах населенного пункта;</w:t>
      </w:r>
    </w:p>
    <w:p w:rsidR="00724ECE" w:rsidRPr="00724ECE" w:rsidRDefault="00724ECE" w:rsidP="00724ECE">
      <w:pPr>
        <w:spacing w:after="0"/>
        <w:jc w:val="both"/>
        <w:rPr>
          <w:rFonts w:ascii="Times New Roman" w:eastAsia="Calibri" w:hAnsi="Times New Roman" w:cs="Times New Roman"/>
          <w:sz w:val="24"/>
          <w:szCs w:val="24"/>
        </w:rPr>
      </w:pPr>
      <w:bookmarkStart w:id="207" w:name="dst100367"/>
      <w:bookmarkEnd w:id="207"/>
      <w:r w:rsidRPr="00724ECE">
        <w:rPr>
          <w:rFonts w:ascii="Times New Roman" w:eastAsia="Calibri" w:hAnsi="Times New Roman" w:cs="Times New Roman"/>
          <w:sz w:val="24"/>
          <w:szCs w:val="24"/>
        </w:rPr>
        <w:t>13.2.2. на всех садовых земельных участках, расположенных в границах территории садоводства, размещены жилые дома.</w:t>
      </w:r>
    </w:p>
    <w:p w:rsidR="00724ECE" w:rsidRPr="00724ECE" w:rsidRDefault="00724ECE" w:rsidP="00724ECE">
      <w:pPr>
        <w:spacing w:after="0"/>
        <w:jc w:val="both"/>
        <w:rPr>
          <w:rFonts w:ascii="Times New Roman" w:eastAsia="Calibri" w:hAnsi="Times New Roman" w:cs="Times New Roman"/>
          <w:sz w:val="24"/>
          <w:szCs w:val="24"/>
        </w:rPr>
      </w:pPr>
      <w:bookmarkStart w:id="208" w:name="dst100368"/>
      <w:bookmarkEnd w:id="208"/>
      <w:r w:rsidRPr="00724ECE">
        <w:rPr>
          <w:rFonts w:ascii="Times New Roman" w:eastAsia="Calibri" w:hAnsi="Times New Roman" w:cs="Times New Roman"/>
          <w:sz w:val="24"/>
          <w:szCs w:val="24"/>
        </w:rPr>
        <w:t>13.2.3. Изменение вида садоводческого некоммерческого Товарищества на Товарищество собственников жилья не является его реорганизацией.</w:t>
      </w:r>
    </w:p>
    <w:p w:rsidR="00724ECE" w:rsidRPr="00724ECE" w:rsidRDefault="00724ECE" w:rsidP="00724ECE">
      <w:pPr>
        <w:spacing w:after="0"/>
        <w:jc w:val="both"/>
        <w:rPr>
          <w:rFonts w:ascii="Times New Roman" w:eastAsia="Calibri" w:hAnsi="Times New Roman" w:cs="Times New Roman"/>
          <w:sz w:val="24"/>
          <w:szCs w:val="24"/>
        </w:rPr>
      </w:pPr>
      <w:r w:rsidRPr="00724ECE">
        <w:rPr>
          <w:rFonts w:ascii="Times New Roman" w:eastAsia="Calibri" w:hAnsi="Times New Roman" w:cs="Times New Roman"/>
          <w:sz w:val="24"/>
          <w:szCs w:val="24"/>
        </w:rPr>
        <w:t>13.3. При ликвидации Товарищества имущество общего пользования Товарищества, за исключением недвижимого имущества общего пользования, находящегося в собственности Товарищества и оставшегося после удовлетворения требований кредиторов, передается собственникам садовых земельных участков, расположенных в границах территории садоводства, пропорционально их площади вне зависимости от того, являлись ли данные лица членами товарищества.</w:t>
      </w:r>
    </w:p>
    <w:p w:rsidR="00724ECE" w:rsidRPr="00724ECE" w:rsidRDefault="00724ECE" w:rsidP="00724ECE">
      <w:pPr>
        <w:spacing w:after="0"/>
        <w:jc w:val="both"/>
        <w:rPr>
          <w:rFonts w:ascii="Times New Roman" w:eastAsia="Calibri" w:hAnsi="Times New Roman" w:cs="Times New Roman"/>
          <w:sz w:val="24"/>
          <w:szCs w:val="24"/>
        </w:rPr>
      </w:pPr>
      <w:bookmarkStart w:id="209" w:name="dst100371"/>
      <w:bookmarkEnd w:id="209"/>
      <w:r w:rsidRPr="00724ECE">
        <w:rPr>
          <w:rFonts w:ascii="Times New Roman" w:eastAsia="Calibri" w:hAnsi="Times New Roman" w:cs="Times New Roman"/>
          <w:sz w:val="24"/>
          <w:szCs w:val="24"/>
        </w:rPr>
        <w:t>13.4. На недвижимое имущество общего пользования, находящееся в границах территории садоводства, не может быть обращено взыскание. При ликвидации Товарищества такое имущество, находящееся в собственности Товарищества, безвозмездно передается в общую долевую собственность собственников садовых земельных участков, расположенных в границах территории садоводства, пропорционально их площади вне зависимости от того, являлись ли данные лица членами товарищества.</w:t>
      </w:r>
    </w:p>
    <w:p w:rsidR="00724ECE" w:rsidRPr="00724ECE" w:rsidRDefault="00724ECE" w:rsidP="00724ECE">
      <w:pPr>
        <w:spacing w:after="0"/>
        <w:jc w:val="both"/>
        <w:rPr>
          <w:rFonts w:ascii="Times New Roman" w:eastAsia="Calibri" w:hAnsi="Times New Roman" w:cs="Times New Roman"/>
          <w:sz w:val="24"/>
          <w:szCs w:val="24"/>
        </w:rPr>
      </w:pPr>
      <w:bookmarkStart w:id="210" w:name="dst100372"/>
      <w:bookmarkEnd w:id="210"/>
      <w:r w:rsidRPr="00724ECE">
        <w:rPr>
          <w:rFonts w:ascii="Times New Roman" w:eastAsia="Calibri" w:hAnsi="Times New Roman" w:cs="Times New Roman"/>
          <w:sz w:val="24"/>
          <w:szCs w:val="24"/>
        </w:rPr>
        <w:t xml:space="preserve">13.5. В случае несоблюдения требования к количеству членов Товарищества, установленного настоящим Уставом, Товарищество может быть ликвидировано по </w:t>
      </w:r>
      <w:r w:rsidRPr="00724ECE">
        <w:rPr>
          <w:rFonts w:ascii="Times New Roman" w:eastAsia="Calibri" w:hAnsi="Times New Roman" w:cs="Times New Roman"/>
          <w:sz w:val="24"/>
          <w:szCs w:val="24"/>
        </w:rPr>
        <w:lastRenderedPageBreak/>
        <w:t>решению суда по иску органа государственной власти субъекта Российской Федерации или органа местного самоуправления по месту нахождения территории садоводства, собственника земельного участка, правообладателя садового земельного участка, расположенного в границах территории садоводства, либо в случаях, установленных законодательством.</w:t>
      </w:r>
    </w:p>
    <w:p w:rsidR="00724ECE" w:rsidRPr="00724ECE" w:rsidRDefault="00724ECE" w:rsidP="00724ECE">
      <w:pPr>
        <w:spacing w:after="0"/>
        <w:jc w:val="both"/>
        <w:rPr>
          <w:rFonts w:ascii="Times New Roman" w:eastAsia="Calibri" w:hAnsi="Times New Roman" w:cs="Times New Roman"/>
          <w:sz w:val="24"/>
          <w:szCs w:val="24"/>
        </w:rPr>
      </w:pPr>
      <w:r w:rsidRPr="00724ECE">
        <w:rPr>
          <w:rFonts w:ascii="Times New Roman" w:eastAsia="Calibri" w:hAnsi="Times New Roman" w:cs="Times New Roman"/>
          <w:sz w:val="24"/>
          <w:szCs w:val="24"/>
        </w:rPr>
        <w:t>13.6. Прекращение деятельности Товарищества может быть осуществлено в форме его реорганизации или ликвидации по основаниям и в порядке, предусмотренном действующим законодательством.</w:t>
      </w:r>
    </w:p>
    <w:p w:rsidR="00724ECE" w:rsidRPr="00724ECE" w:rsidRDefault="00724ECE" w:rsidP="00724ECE">
      <w:pPr>
        <w:spacing w:after="0"/>
        <w:jc w:val="both"/>
        <w:rPr>
          <w:rFonts w:ascii="Times New Roman" w:eastAsia="Calibri" w:hAnsi="Times New Roman" w:cs="Times New Roman"/>
          <w:sz w:val="24"/>
          <w:szCs w:val="24"/>
        </w:rPr>
      </w:pPr>
      <w:r w:rsidRPr="00724ECE">
        <w:rPr>
          <w:rFonts w:ascii="Times New Roman" w:eastAsia="Calibri" w:hAnsi="Times New Roman" w:cs="Times New Roman"/>
          <w:sz w:val="24"/>
          <w:szCs w:val="24"/>
        </w:rPr>
        <w:t>13.7. деятельность Товарищества может быть прекращена:</w:t>
      </w:r>
    </w:p>
    <w:p w:rsidR="00724ECE" w:rsidRPr="00724ECE" w:rsidRDefault="00724ECE" w:rsidP="00724ECE">
      <w:pPr>
        <w:spacing w:after="0"/>
        <w:jc w:val="both"/>
        <w:rPr>
          <w:rFonts w:ascii="Times New Roman" w:eastAsia="Calibri" w:hAnsi="Times New Roman" w:cs="Times New Roman"/>
          <w:sz w:val="24"/>
          <w:szCs w:val="24"/>
        </w:rPr>
      </w:pPr>
      <w:r w:rsidRPr="00724ECE">
        <w:rPr>
          <w:rFonts w:ascii="Times New Roman" w:eastAsia="Calibri" w:hAnsi="Times New Roman" w:cs="Times New Roman"/>
          <w:sz w:val="24"/>
          <w:szCs w:val="24"/>
        </w:rPr>
        <w:t>13.7.1. добровольная реорганизация или ликвидация по решению общего собрания членов Товарищества;</w:t>
      </w:r>
    </w:p>
    <w:p w:rsidR="00724ECE" w:rsidRPr="00724ECE" w:rsidRDefault="00724ECE" w:rsidP="00724ECE">
      <w:pPr>
        <w:spacing w:after="0"/>
        <w:jc w:val="both"/>
        <w:rPr>
          <w:rFonts w:ascii="Times New Roman" w:eastAsia="Calibri" w:hAnsi="Times New Roman" w:cs="Times New Roman"/>
          <w:sz w:val="24"/>
          <w:szCs w:val="24"/>
        </w:rPr>
      </w:pPr>
      <w:r w:rsidRPr="00724ECE">
        <w:rPr>
          <w:rFonts w:ascii="Times New Roman" w:eastAsia="Calibri" w:hAnsi="Times New Roman" w:cs="Times New Roman"/>
          <w:sz w:val="24"/>
          <w:szCs w:val="24"/>
        </w:rPr>
        <w:t>13.7.2. по решению суда по основаниям, предусмотренным Гражданским кодексом Российской Федерации.</w:t>
      </w:r>
    </w:p>
    <w:p w:rsidR="00724ECE" w:rsidRPr="00724ECE" w:rsidRDefault="00724ECE" w:rsidP="00724ECE">
      <w:pPr>
        <w:spacing w:after="0"/>
        <w:jc w:val="both"/>
        <w:rPr>
          <w:rFonts w:ascii="Times New Roman" w:eastAsia="Calibri" w:hAnsi="Times New Roman" w:cs="Times New Roman"/>
          <w:sz w:val="24"/>
          <w:szCs w:val="24"/>
        </w:rPr>
      </w:pPr>
      <w:r w:rsidRPr="00724ECE">
        <w:rPr>
          <w:rFonts w:ascii="Times New Roman" w:eastAsia="Calibri" w:hAnsi="Times New Roman" w:cs="Times New Roman"/>
          <w:sz w:val="24"/>
          <w:szCs w:val="24"/>
        </w:rPr>
        <w:t>13.8. Реорганизация Товарищества путём слияния с другими некоммерческими садоводческими объединениями, путём разделения Товарищества, его преобразования в иную организационно-правовую форму или иным путём осуществляется по решению общего собрания членов Товарищества в соответствии с требованиями Гражданского кодекса Российской Федерации.</w:t>
      </w:r>
    </w:p>
    <w:p w:rsidR="00724ECE" w:rsidRPr="00724ECE" w:rsidRDefault="00724ECE" w:rsidP="00724ECE">
      <w:pPr>
        <w:spacing w:after="0"/>
        <w:jc w:val="both"/>
        <w:rPr>
          <w:rFonts w:ascii="Times New Roman" w:eastAsia="Calibri" w:hAnsi="Times New Roman" w:cs="Times New Roman"/>
          <w:sz w:val="24"/>
          <w:szCs w:val="24"/>
        </w:rPr>
      </w:pPr>
      <w:r w:rsidRPr="00724ECE">
        <w:rPr>
          <w:rFonts w:ascii="Times New Roman" w:eastAsia="Calibri" w:hAnsi="Times New Roman" w:cs="Times New Roman"/>
          <w:sz w:val="24"/>
          <w:szCs w:val="24"/>
        </w:rPr>
        <w:t>13.9. Ликвидация Товарищества проводится по решению общего собрания членов Товарищества и осуществляется в порядке, предусмотренном Гражданским кодексом Российской Федерации.</w:t>
      </w:r>
    </w:p>
    <w:p w:rsidR="00724ECE" w:rsidRPr="00724ECE" w:rsidRDefault="00724ECE" w:rsidP="00724ECE">
      <w:pPr>
        <w:spacing w:after="0"/>
        <w:jc w:val="both"/>
        <w:rPr>
          <w:rFonts w:ascii="Times New Roman" w:eastAsia="Calibri" w:hAnsi="Times New Roman" w:cs="Times New Roman"/>
          <w:sz w:val="24"/>
          <w:szCs w:val="24"/>
        </w:rPr>
      </w:pPr>
    </w:p>
    <w:p w:rsidR="00724ECE" w:rsidRPr="00724ECE" w:rsidRDefault="00724ECE" w:rsidP="00724ECE">
      <w:pPr>
        <w:spacing w:after="0"/>
        <w:jc w:val="both"/>
        <w:rPr>
          <w:rFonts w:ascii="Times New Roman" w:eastAsia="Calibri" w:hAnsi="Times New Roman" w:cs="Times New Roman"/>
          <w:sz w:val="24"/>
          <w:szCs w:val="24"/>
        </w:rPr>
      </w:pPr>
    </w:p>
    <w:p w:rsidR="00602C9B" w:rsidRPr="00602C9B" w:rsidRDefault="00602C9B" w:rsidP="00602C9B">
      <w:pPr>
        <w:pBdr>
          <w:top w:val="single" w:sz="6" w:space="6" w:color="E2E2E2"/>
          <w:left w:val="single" w:sz="6" w:space="7" w:color="E2E2E2"/>
          <w:bottom w:val="single" w:sz="6" w:space="6" w:color="E2E2E2"/>
          <w:right w:val="single" w:sz="6" w:space="7" w:color="E2E2E2"/>
        </w:pBdr>
        <w:shd w:val="clear" w:color="auto" w:fill="F5F5F5"/>
        <w:spacing w:after="0" w:line="336" w:lineRule="atLeast"/>
        <w:jc w:val="center"/>
        <w:textAlignment w:val="baseline"/>
        <w:outlineLvl w:val="0"/>
        <w:rPr>
          <w:rFonts w:ascii="Times New Roman" w:eastAsia="Times New Roman" w:hAnsi="Times New Roman" w:cs="Times New Roman"/>
          <w:b/>
          <w:bCs/>
          <w:kern w:val="36"/>
          <w:sz w:val="24"/>
          <w:szCs w:val="24"/>
          <w:lang w:eastAsia="ru-RU"/>
        </w:rPr>
      </w:pPr>
      <w:r w:rsidRPr="00602C9B">
        <w:rPr>
          <w:rFonts w:ascii="Times New Roman" w:eastAsia="Times New Roman" w:hAnsi="Times New Roman" w:cs="Times New Roman"/>
          <w:b/>
          <w:bCs/>
          <w:kern w:val="36"/>
          <w:sz w:val="24"/>
          <w:szCs w:val="24"/>
          <w:lang w:eastAsia="ru-RU"/>
        </w:rPr>
        <w:t>14. Порядок предоставления членам Товарищества информации о деятельности Товарищества и ознакомления с бухгалтерской (финансовой) отчетностью и иной документацией Товарищества</w:t>
      </w:r>
    </w:p>
    <w:p w:rsidR="00602C9B" w:rsidRPr="00602C9B" w:rsidRDefault="00602C9B" w:rsidP="00602C9B">
      <w:pPr>
        <w:spacing w:after="0"/>
        <w:jc w:val="both"/>
        <w:rPr>
          <w:rFonts w:ascii="Times New Roman" w:eastAsia="Calibri" w:hAnsi="Times New Roman" w:cs="Times New Roman"/>
          <w:sz w:val="24"/>
          <w:szCs w:val="24"/>
        </w:rPr>
      </w:pPr>
      <w:r w:rsidRPr="00602C9B">
        <w:rPr>
          <w:rFonts w:ascii="Times New Roman" w:eastAsia="Calibri" w:hAnsi="Times New Roman" w:cs="Times New Roman"/>
          <w:sz w:val="24"/>
          <w:szCs w:val="24"/>
        </w:rPr>
        <w:t>14.1. Члены Товарищества имеют право знакомиться и по заявлению получать за плату, размер которой устанавливается решением общего собрания членов Товарищества, заверенные в порядке, установленном настоящим Уставом, копии:</w:t>
      </w:r>
    </w:p>
    <w:p w:rsidR="00602C9B" w:rsidRPr="00602C9B" w:rsidRDefault="00602C9B" w:rsidP="00602C9B">
      <w:pPr>
        <w:spacing w:after="0"/>
        <w:jc w:val="both"/>
        <w:rPr>
          <w:rFonts w:ascii="Times New Roman" w:eastAsia="Calibri" w:hAnsi="Times New Roman" w:cs="Times New Roman"/>
          <w:sz w:val="24"/>
          <w:szCs w:val="24"/>
        </w:rPr>
      </w:pPr>
      <w:r w:rsidRPr="00602C9B">
        <w:rPr>
          <w:rFonts w:ascii="Times New Roman" w:eastAsia="Calibri" w:hAnsi="Times New Roman" w:cs="Times New Roman"/>
          <w:sz w:val="24"/>
          <w:szCs w:val="24"/>
        </w:rPr>
        <w:t>14.1.1. устава Товарищества с внесенными в него изменениями, документа, подтверждающего факт внесения записи в единый государственный реестр юридических лиц;</w:t>
      </w:r>
    </w:p>
    <w:p w:rsidR="00602C9B" w:rsidRPr="00602C9B" w:rsidRDefault="00602C9B" w:rsidP="00602C9B">
      <w:pPr>
        <w:spacing w:after="0"/>
        <w:jc w:val="both"/>
        <w:rPr>
          <w:rFonts w:ascii="Times New Roman" w:eastAsia="Calibri" w:hAnsi="Times New Roman" w:cs="Times New Roman"/>
          <w:sz w:val="24"/>
          <w:szCs w:val="24"/>
        </w:rPr>
      </w:pPr>
      <w:r w:rsidRPr="00602C9B">
        <w:rPr>
          <w:rFonts w:ascii="Times New Roman" w:eastAsia="Calibri" w:hAnsi="Times New Roman" w:cs="Times New Roman"/>
          <w:sz w:val="24"/>
          <w:szCs w:val="24"/>
        </w:rPr>
        <w:t>14.1.2. бухгалтерской (финансовой) отчетности Товарищества, приходно-расходных смет Товарищества, отчетов об исполнении таких смет, аудиторских заключений (в случае проведения аудиторских проверок);</w:t>
      </w:r>
    </w:p>
    <w:p w:rsidR="00602C9B" w:rsidRPr="00602C9B" w:rsidRDefault="00602C9B" w:rsidP="00602C9B">
      <w:pPr>
        <w:spacing w:after="0"/>
        <w:jc w:val="both"/>
        <w:rPr>
          <w:rFonts w:ascii="Times New Roman" w:eastAsia="Calibri" w:hAnsi="Times New Roman" w:cs="Times New Roman"/>
          <w:color w:val="FF0000"/>
          <w:sz w:val="24"/>
          <w:szCs w:val="24"/>
        </w:rPr>
      </w:pPr>
      <w:r w:rsidRPr="00602C9B">
        <w:rPr>
          <w:rFonts w:ascii="Times New Roman" w:eastAsia="Calibri" w:hAnsi="Times New Roman" w:cs="Times New Roman"/>
          <w:color w:val="FF0000"/>
          <w:sz w:val="24"/>
          <w:szCs w:val="24"/>
        </w:rPr>
        <w:t>14.1.2.1. бухгалтерская отчетность - информация о финансовом положении Товарищества на отчетную дату, финансовом результате её деятельности и движении денежных средств за отчетный период. Первичные учетные документы не входят в бухгалтерскую отчетность и, соответственно, правом ознакомления с первичными документами бухгалтерского учета члены Товарищества обладают только в части раскрытия информации, установленной действующим законодательством;</w:t>
      </w:r>
    </w:p>
    <w:p w:rsidR="00602C9B" w:rsidRPr="00602C9B" w:rsidRDefault="00602C9B" w:rsidP="00602C9B">
      <w:pPr>
        <w:spacing w:after="0"/>
        <w:jc w:val="both"/>
        <w:rPr>
          <w:rFonts w:ascii="Times New Roman" w:eastAsia="Calibri" w:hAnsi="Times New Roman" w:cs="Times New Roman"/>
          <w:sz w:val="24"/>
          <w:szCs w:val="24"/>
        </w:rPr>
      </w:pPr>
      <w:r w:rsidRPr="00602C9B">
        <w:rPr>
          <w:rFonts w:ascii="Times New Roman" w:eastAsia="Calibri" w:hAnsi="Times New Roman" w:cs="Times New Roman"/>
          <w:sz w:val="24"/>
          <w:szCs w:val="24"/>
        </w:rPr>
        <w:t>14.1.3. заключения ревизионной комиссии (ревизора) Товарищества на отчетную дату;</w:t>
      </w:r>
    </w:p>
    <w:p w:rsidR="00602C9B" w:rsidRPr="00602C9B" w:rsidRDefault="00602C9B" w:rsidP="00602C9B">
      <w:pPr>
        <w:spacing w:after="0"/>
        <w:jc w:val="both"/>
        <w:rPr>
          <w:rFonts w:ascii="Times New Roman" w:eastAsia="Calibri" w:hAnsi="Times New Roman" w:cs="Times New Roman"/>
          <w:sz w:val="24"/>
          <w:szCs w:val="24"/>
        </w:rPr>
      </w:pPr>
      <w:r w:rsidRPr="00602C9B">
        <w:rPr>
          <w:rFonts w:ascii="Times New Roman" w:eastAsia="Calibri" w:hAnsi="Times New Roman" w:cs="Times New Roman"/>
          <w:sz w:val="24"/>
          <w:szCs w:val="24"/>
        </w:rPr>
        <w:t>14.1.4. документов, подтверждающих права Товарищества на имущество, отражаемое на его балансе;</w:t>
      </w:r>
    </w:p>
    <w:p w:rsidR="00602C9B" w:rsidRPr="00602C9B" w:rsidRDefault="00602C9B" w:rsidP="00602C9B">
      <w:pPr>
        <w:spacing w:after="0"/>
        <w:jc w:val="both"/>
        <w:rPr>
          <w:rFonts w:ascii="Times New Roman" w:eastAsia="Calibri" w:hAnsi="Times New Roman" w:cs="Times New Roman"/>
          <w:sz w:val="24"/>
          <w:szCs w:val="24"/>
        </w:rPr>
      </w:pPr>
      <w:r w:rsidRPr="00602C9B">
        <w:rPr>
          <w:rFonts w:ascii="Times New Roman" w:eastAsia="Calibri" w:hAnsi="Times New Roman" w:cs="Times New Roman"/>
          <w:sz w:val="24"/>
          <w:szCs w:val="24"/>
        </w:rPr>
        <w:t>14.1.5. протокола собрания об учреждении Товарищества, протоколов общих собраний членов Товарищества, заседаний правления Товарищества и ревизионной комиссии Товарищества;</w:t>
      </w:r>
    </w:p>
    <w:p w:rsidR="00602C9B" w:rsidRPr="00602C9B" w:rsidRDefault="00602C9B" w:rsidP="00602C9B">
      <w:pPr>
        <w:spacing w:after="0"/>
        <w:jc w:val="both"/>
        <w:rPr>
          <w:rFonts w:ascii="Times New Roman" w:eastAsia="Calibri" w:hAnsi="Times New Roman" w:cs="Times New Roman"/>
          <w:sz w:val="24"/>
          <w:szCs w:val="24"/>
        </w:rPr>
      </w:pPr>
      <w:r w:rsidRPr="00602C9B">
        <w:rPr>
          <w:rFonts w:ascii="Times New Roman" w:eastAsia="Calibri" w:hAnsi="Times New Roman" w:cs="Times New Roman"/>
          <w:sz w:val="24"/>
          <w:szCs w:val="24"/>
        </w:rPr>
        <w:lastRenderedPageBreak/>
        <w:t>14.1.6. финансово-экономического обоснования размера взносов;</w:t>
      </w:r>
    </w:p>
    <w:p w:rsidR="00602C9B" w:rsidRPr="00602C9B" w:rsidRDefault="00602C9B" w:rsidP="00602C9B">
      <w:pPr>
        <w:spacing w:after="0"/>
        <w:jc w:val="both"/>
        <w:rPr>
          <w:rFonts w:ascii="Times New Roman" w:eastAsia="Calibri" w:hAnsi="Times New Roman" w:cs="Times New Roman"/>
          <w:sz w:val="24"/>
          <w:szCs w:val="24"/>
        </w:rPr>
      </w:pPr>
      <w:r w:rsidRPr="00602C9B">
        <w:rPr>
          <w:rFonts w:ascii="Times New Roman" w:eastAsia="Calibri" w:hAnsi="Times New Roman" w:cs="Times New Roman"/>
          <w:sz w:val="24"/>
          <w:szCs w:val="24"/>
        </w:rPr>
        <w:t>14.1.7. иных предусмотренных законодательством, настоящим Уставом и решениями общего собрания членов Товарищества внутренних документов Товарищества.</w:t>
      </w:r>
    </w:p>
    <w:p w:rsidR="00602C9B" w:rsidRPr="00602C9B" w:rsidRDefault="00602C9B" w:rsidP="00602C9B">
      <w:pPr>
        <w:spacing w:after="0"/>
        <w:jc w:val="both"/>
        <w:rPr>
          <w:rFonts w:ascii="Times New Roman" w:eastAsia="Calibri" w:hAnsi="Times New Roman" w:cs="Times New Roman"/>
          <w:color w:val="FF0000"/>
          <w:sz w:val="24"/>
          <w:szCs w:val="24"/>
        </w:rPr>
      </w:pPr>
      <w:r w:rsidRPr="00602C9B">
        <w:rPr>
          <w:rFonts w:ascii="Times New Roman" w:eastAsia="Calibri" w:hAnsi="Times New Roman" w:cs="Times New Roman"/>
          <w:color w:val="FF0000"/>
          <w:sz w:val="24"/>
          <w:szCs w:val="24"/>
        </w:rPr>
        <w:t xml:space="preserve">14.2. </w:t>
      </w:r>
      <w:r w:rsidRPr="00602C9B">
        <w:rPr>
          <w:rFonts w:ascii="Calibri" w:eastAsia="Calibri" w:hAnsi="Calibri" w:cs="Times New Roman"/>
          <w:color w:val="FF0000"/>
        </w:rPr>
        <w:t xml:space="preserve"> </w:t>
      </w:r>
      <w:r w:rsidRPr="00602C9B">
        <w:rPr>
          <w:rFonts w:ascii="Times New Roman" w:eastAsia="Calibri" w:hAnsi="Times New Roman" w:cs="Times New Roman"/>
          <w:color w:val="FF0000"/>
          <w:sz w:val="24"/>
          <w:szCs w:val="24"/>
        </w:rPr>
        <w:t xml:space="preserve">Если в заявлении о предоставлении копий не указано иное, копии предоставляются на бумажном носителе. При согласии члена Товарищества, копии документов могут быть переданы ему в электронном виде. </w:t>
      </w:r>
    </w:p>
    <w:p w:rsidR="00602C9B" w:rsidRPr="00602C9B" w:rsidRDefault="00602C9B" w:rsidP="00602C9B">
      <w:pPr>
        <w:spacing w:after="0"/>
        <w:jc w:val="both"/>
        <w:rPr>
          <w:rFonts w:ascii="Times New Roman" w:eastAsia="Calibri" w:hAnsi="Times New Roman" w:cs="Times New Roman"/>
          <w:color w:val="FF0000"/>
          <w:sz w:val="24"/>
          <w:szCs w:val="24"/>
        </w:rPr>
      </w:pPr>
      <w:r w:rsidRPr="00602C9B">
        <w:rPr>
          <w:rFonts w:ascii="Times New Roman" w:eastAsia="Calibri" w:hAnsi="Times New Roman" w:cs="Times New Roman"/>
          <w:color w:val="FF0000"/>
          <w:sz w:val="24"/>
          <w:szCs w:val="24"/>
        </w:rPr>
        <w:t>14.2.1. Расходы по изготовлению копий возлагаются на лицо, подавшее заявление о предоставлении копий, путем выставления счета на возмещение понесенных Товариществом расходов.</w:t>
      </w:r>
    </w:p>
    <w:p w:rsidR="00602C9B" w:rsidRPr="00602C9B" w:rsidRDefault="00602C9B" w:rsidP="00602C9B">
      <w:pPr>
        <w:spacing w:after="0"/>
        <w:jc w:val="both"/>
        <w:rPr>
          <w:rFonts w:ascii="Times New Roman" w:eastAsia="Calibri" w:hAnsi="Times New Roman" w:cs="Times New Roman"/>
          <w:color w:val="FF0000"/>
          <w:sz w:val="24"/>
          <w:szCs w:val="24"/>
        </w:rPr>
      </w:pPr>
    </w:p>
    <w:p w:rsidR="00602C9B" w:rsidRPr="00602C9B" w:rsidRDefault="00602C9B" w:rsidP="00602C9B">
      <w:pPr>
        <w:spacing w:after="0"/>
        <w:jc w:val="both"/>
        <w:rPr>
          <w:rFonts w:ascii="Times New Roman" w:eastAsia="Calibri" w:hAnsi="Times New Roman" w:cs="Times New Roman"/>
          <w:sz w:val="24"/>
          <w:szCs w:val="24"/>
        </w:rPr>
      </w:pPr>
    </w:p>
    <w:p w:rsidR="00602C9B" w:rsidRPr="00602C9B" w:rsidRDefault="00602C9B" w:rsidP="00602C9B">
      <w:pPr>
        <w:spacing w:after="0"/>
        <w:jc w:val="both"/>
        <w:rPr>
          <w:rFonts w:ascii="Times New Roman" w:eastAsia="Calibri" w:hAnsi="Times New Roman" w:cs="Times New Roman"/>
          <w:sz w:val="24"/>
          <w:szCs w:val="24"/>
        </w:rPr>
      </w:pPr>
      <w:r w:rsidRPr="00602C9B">
        <w:rPr>
          <w:rFonts w:ascii="Times New Roman" w:eastAsia="Calibri" w:hAnsi="Times New Roman" w:cs="Times New Roman"/>
          <w:sz w:val="24"/>
          <w:szCs w:val="24"/>
        </w:rPr>
        <w:t xml:space="preserve">14.2.2. Плата, взимаемая Товариществом за предоставление копий документов, указанных в подпунктах пункта 14.1. настоящего Устава, не может превышать затраты на их изготовление. Предоставление копий указанных документов ревизионной комиссии (ревизору), органу государственной власти субъекта Российской Федерации или органу местного самоуправления муниципального образования по месту нахождения территории </w:t>
      </w:r>
    </w:p>
    <w:p w:rsidR="00602C9B" w:rsidRPr="00602C9B" w:rsidRDefault="00602C9B" w:rsidP="00602C9B">
      <w:pPr>
        <w:spacing w:after="0"/>
        <w:jc w:val="both"/>
        <w:rPr>
          <w:rFonts w:ascii="Times New Roman" w:eastAsia="Calibri" w:hAnsi="Times New Roman" w:cs="Times New Roman"/>
          <w:sz w:val="24"/>
          <w:szCs w:val="24"/>
        </w:rPr>
      </w:pPr>
      <w:r w:rsidRPr="00602C9B">
        <w:rPr>
          <w:rFonts w:ascii="Times New Roman" w:eastAsia="Calibri" w:hAnsi="Times New Roman" w:cs="Times New Roman"/>
          <w:sz w:val="24"/>
          <w:szCs w:val="24"/>
        </w:rPr>
        <w:t>садоводства, судам и правоохранительным органам осуществляется бесплатно в соответствии с их запросами в письменной форме.</w:t>
      </w:r>
    </w:p>
    <w:p w:rsidR="00602C9B" w:rsidRPr="00602C9B" w:rsidRDefault="00602C9B" w:rsidP="00602C9B">
      <w:pPr>
        <w:tabs>
          <w:tab w:val="left" w:pos="1134"/>
        </w:tabs>
        <w:spacing w:after="0" w:line="240" w:lineRule="auto"/>
        <w:jc w:val="both"/>
        <w:rPr>
          <w:rFonts w:ascii="Times New Roman" w:eastAsia="Times New Roman" w:hAnsi="Times New Roman" w:cs="Times New Roman"/>
          <w:color w:val="FF0000"/>
          <w:sz w:val="24"/>
          <w:szCs w:val="24"/>
          <w:lang w:eastAsia="ru-RU"/>
        </w:rPr>
      </w:pPr>
      <w:r w:rsidRPr="00602C9B">
        <w:rPr>
          <w:rFonts w:ascii="Times New Roman" w:eastAsia="Times New Roman" w:hAnsi="Times New Roman" w:cs="Times New Roman"/>
          <w:color w:val="FF0000"/>
          <w:sz w:val="24"/>
          <w:szCs w:val="24"/>
          <w:lang w:eastAsia="ru-RU"/>
        </w:rPr>
        <w:t>14.3. Хранимые документы должны предоставляться для ознакомления членам Товарищества в части, их касающейся, в порядке и объеме, установленном законом, уставом и (или) внутренними документами Товарищества.</w:t>
      </w:r>
    </w:p>
    <w:p w:rsidR="00602C9B" w:rsidRPr="00602C9B" w:rsidRDefault="00602C9B" w:rsidP="00602C9B">
      <w:pPr>
        <w:tabs>
          <w:tab w:val="left" w:pos="1134"/>
        </w:tabs>
        <w:spacing w:after="0" w:line="240" w:lineRule="auto"/>
        <w:jc w:val="both"/>
        <w:rPr>
          <w:rFonts w:ascii="Times New Roman" w:eastAsia="Times New Roman" w:hAnsi="Times New Roman" w:cs="Times New Roman"/>
          <w:color w:val="FF0000"/>
          <w:sz w:val="24"/>
          <w:szCs w:val="24"/>
          <w:lang w:eastAsia="ru-RU"/>
        </w:rPr>
      </w:pPr>
      <w:r w:rsidRPr="00602C9B">
        <w:rPr>
          <w:rFonts w:ascii="Times New Roman" w:eastAsia="Times New Roman" w:hAnsi="Times New Roman" w:cs="Times New Roman"/>
          <w:color w:val="FF0000"/>
          <w:sz w:val="24"/>
          <w:szCs w:val="24"/>
          <w:lang w:eastAsia="ru-RU"/>
        </w:rPr>
        <w:t>14.4.   Устав Товарищества предоставляется для ознакомления любому заинтересованному лицу.</w:t>
      </w:r>
    </w:p>
    <w:p w:rsidR="00602C9B" w:rsidRPr="00602C9B" w:rsidRDefault="00602C9B" w:rsidP="00602C9B">
      <w:pPr>
        <w:tabs>
          <w:tab w:val="left" w:pos="1134"/>
        </w:tabs>
        <w:spacing w:after="0" w:line="240" w:lineRule="auto"/>
        <w:jc w:val="both"/>
        <w:rPr>
          <w:rFonts w:ascii="Times New Roman" w:eastAsia="Times New Roman" w:hAnsi="Times New Roman" w:cs="Times New Roman"/>
          <w:color w:val="FF0000"/>
          <w:sz w:val="24"/>
          <w:szCs w:val="24"/>
          <w:lang w:eastAsia="ru-RU"/>
        </w:rPr>
      </w:pPr>
      <w:r w:rsidRPr="00602C9B">
        <w:rPr>
          <w:rFonts w:ascii="Times New Roman" w:eastAsia="Times New Roman" w:hAnsi="Times New Roman" w:cs="Times New Roman"/>
          <w:color w:val="FF0000"/>
          <w:sz w:val="24"/>
          <w:szCs w:val="24"/>
          <w:lang w:eastAsia="ru-RU"/>
        </w:rPr>
        <w:t>14.5.  Общим собранием членов Товарищества может быть принято Положение о порядке предоставления информации о деятельности Товарищества, определяющее права и обязанности членов Товарищества на получение от органов управления Товарищества информации о деятельности Товарищества, порядок и объемы предоставления информации.</w:t>
      </w:r>
    </w:p>
    <w:p w:rsidR="00602C9B" w:rsidRPr="00602C9B" w:rsidRDefault="00602C9B" w:rsidP="00602C9B">
      <w:pPr>
        <w:spacing w:after="0"/>
        <w:jc w:val="both"/>
        <w:rPr>
          <w:rFonts w:ascii="Times New Roman" w:eastAsia="Calibri" w:hAnsi="Times New Roman" w:cs="Times New Roman"/>
          <w:sz w:val="24"/>
          <w:szCs w:val="24"/>
        </w:rPr>
      </w:pPr>
    </w:p>
    <w:p w:rsidR="00602C9B" w:rsidRPr="00602C9B" w:rsidRDefault="00602C9B" w:rsidP="00602C9B">
      <w:pPr>
        <w:spacing w:after="0"/>
        <w:jc w:val="both"/>
        <w:rPr>
          <w:rFonts w:ascii="Times New Roman" w:eastAsia="Calibri" w:hAnsi="Times New Roman" w:cs="Times New Roman"/>
          <w:sz w:val="24"/>
          <w:szCs w:val="24"/>
        </w:rPr>
      </w:pPr>
    </w:p>
    <w:p w:rsidR="00602C9B" w:rsidRPr="00602C9B" w:rsidRDefault="00602C9B" w:rsidP="00602C9B">
      <w:pPr>
        <w:spacing w:after="0"/>
        <w:jc w:val="both"/>
        <w:rPr>
          <w:rFonts w:ascii="Times New Roman" w:eastAsia="Calibri" w:hAnsi="Times New Roman" w:cs="Times New Roman"/>
          <w:sz w:val="24"/>
          <w:szCs w:val="24"/>
        </w:rPr>
      </w:pPr>
      <w:r w:rsidRPr="00602C9B">
        <w:rPr>
          <w:rFonts w:ascii="Times New Roman" w:eastAsia="Calibri" w:hAnsi="Times New Roman" w:cs="Times New Roman"/>
          <w:sz w:val="24"/>
          <w:szCs w:val="24"/>
        </w:rPr>
        <w:t>14.6. Члены Товарищества имеют право в течение тридцати дней с момента подачи заявления о предоставлении выписки из реестра членов Товарищества в правление Товарищества получать указанные выписки, заверенные в порядке, установленном настоящим Уставом.</w:t>
      </w:r>
    </w:p>
    <w:p w:rsidR="00602C9B" w:rsidRPr="00602C9B" w:rsidRDefault="00602C9B" w:rsidP="00602C9B">
      <w:pPr>
        <w:spacing w:after="0"/>
        <w:jc w:val="both"/>
        <w:rPr>
          <w:rFonts w:ascii="Times New Roman" w:eastAsia="Calibri" w:hAnsi="Times New Roman" w:cs="Times New Roman"/>
          <w:sz w:val="24"/>
          <w:szCs w:val="24"/>
        </w:rPr>
      </w:pPr>
    </w:p>
    <w:p w:rsidR="00602C9B" w:rsidRPr="00602C9B" w:rsidRDefault="00602C9B" w:rsidP="00602C9B">
      <w:pPr>
        <w:pBdr>
          <w:top w:val="single" w:sz="6" w:space="6" w:color="E2E2E2"/>
          <w:left w:val="single" w:sz="6" w:space="7" w:color="E2E2E2"/>
          <w:bottom w:val="single" w:sz="6" w:space="6" w:color="E2E2E2"/>
          <w:right w:val="single" w:sz="6" w:space="7" w:color="E2E2E2"/>
        </w:pBdr>
        <w:shd w:val="clear" w:color="auto" w:fill="F5F5F5"/>
        <w:spacing w:after="0" w:line="336" w:lineRule="atLeast"/>
        <w:jc w:val="center"/>
        <w:textAlignment w:val="baseline"/>
        <w:outlineLvl w:val="0"/>
        <w:rPr>
          <w:rFonts w:ascii="Times New Roman" w:eastAsia="Times New Roman" w:hAnsi="Times New Roman" w:cs="Times New Roman"/>
          <w:b/>
          <w:bCs/>
          <w:kern w:val="36"/>
          <w:sz w:val="24"/>
          <w:szCs w:val="24"/>
          <w:lang w:eastAsia="ru-RU"/>
        </w:rPr>
      </w:pPr>
      <w:r w:rsidRPr="00602C9B">
        <w:rPr>
          <w:rFonts w:ascii="Times New Roman" w:eastAsia="Times New Roman" w:hAnsi="Times New Roman" w:cs="Times New Roman"/>
          <w:b/>
          <w:bCs/>
          <w:kern w:val="36"/>
          <w:sz w:val="24"/>
          <w:szCs w:val="24"/>
          <w:lang w:eastAsia="ru-RU"/>
        </w:rPr>
        <w:t>15. Порядок взаимодействия с гражданами, ведущими садоводство на земельных участках, расположенных в границах территории садоводства, без участия в Товариществе</w:t>
      </w:r>
    </w:p>
    <w:p w:rsidR="00602C9B" w:rsidRPr="00602C9B" w:rsidRDefault="00602C9B" w:rsidP="00602C9B">
      <w:pPr>
        <w:spacing w:after="0"/>
        <w:jc w:val="both"/>
        <w:rPr>
          <w:rFonts w:ascii="Times New Roman" w:eastAsia="Calibri" w:hAnsi="Times New Roman" w:cs="Times New Roman"/>
          <w:sz w:val="24"/>
          <w:szCs w:val="24"/>
        </w:rPr>
      </w:pPr>
      <w:r w:rsidRPr="00602C9B">
        <w:rPr>
          <w:rFonts w:ascii="Times New Roman" w:eastAsia="Calibri" w:hAnsi="Times New Roman" w:cs="Times New Roman"/>
          <w:sz w:val="24"/>
          <w:szCs w:val="24"/>
        </w:rPr>
        <w:t xml:space="preserve">15.1. Ведение садоводства на садовых земельных участках, расположенных в границах территории Товарищества, без участия в товариществе может осуществляться собственниками или в случаях, если садовые земельные участки, находящиеся в государственной или муниципальной собственности и расположенные в границах территории садоводства, принадлежат гражданам на праве пожизненного наследуемого владения или постоянного (бессрочного) пользования либо эти земельные участки предоставлены гражданам в аренду, право участия в товариществе осуществляют данные землевладельцы, землепользователи и арендаторы земельных участков, правообладателями садовых земельных участков, не являющимися членами товарищества.. При этом для </w:t>
      </w:r>
      <w:r w:rsidRPr="00602C9B">
        <w:rPr>
          <w:rFonts w:ascii="Times New Roman" w:eastAsia="Calibri" w:hAnsi="Times New Roman" w:cs="Times New Roman"/>
          <w:sz w:val="24"/>
          <w:szCs w:val="24"/>
        </w:rPr>
        <w:lastRenderedPageBreak/>
        <w:t>приобретения такими гражданами членства в Товариществе принятие каких-либо решений органов государственной власти или органов местного самоуправления не требуется.</w:t>
      </w:r>
    </w:p>
    <w:p w:rsidR="00602C9B" w:rsidRPr="00602C9B" w:rsidRDefault="00602C9B" w:rsidP="00602C9B">
      <w:pPr>
        <w:spacing w:after="0"/>
        <w:jc w:val="both"/>
        <w:rPr>
          <w:rFonts w:ascii="Times New Roman" w:eastAsia="Calibri" w:hAnsi="Times New Roman" w:cs="Times New Roman"/>
          <w:sz w:val="24"/>
          <w:szCs w:val="24"/>
        </w:rPr>
      </w:pPr>
      <w:bookmarkStart w:id="211" w:name="dst100030"/>
      <w:bookmarkEnd w:id="211"/>
      <w:r w:rsidRPr="00602C9B">
        <w:rPr>
          <w:rFonts w:ascii="Times New Roman" w:eastAsia="Calibri" w:hAnsi="Times New Roman" w:cs="Times New Roman"/>
          <w:sz w:val="24"/>
          <w:szCs w:val="24"/>
        </w:rPr>
        <w:t xml:space="preserve">15.2. Лица, указанные в пункте 15.1. настоящего Устава, вправе использовать имущество общего пользования, расположенное в границах территории садоводства. </w:t>
      </w:r>
    </w:p>
    <w:p w:rsidR="00602C9B" w:rsidRPr="00602C9B" w:rsidRDefault="00602C9B" w:rsidP="00602C9B">
      <w:pPr>
        <w:spacing w:after="0"/>
        <w:jc w:val="both"/>
        <w:rPr>
          <w:rFonts w:ascii="Times New Roman" w:eastAsia="Calibri" w:hAnsi="Times New Roman" w:cs="Times New Roman"/>
          <w:sz w:val="24"/>
          <w:szCs w:val="24"/>
        </w:rPr>
      </w:pPr>
      <w:bookmarkStart w:id="212" w:name="dst100031"/>
      <w:bookmarkEnd w:id="212"/>
      <w:r w:rsidRPr="00602C9B">
        <w:rPr>
          <w:rFonts w:ascii="Times New Roman" w:eastAsia="Calibri" w:hAnsi="Times New Roman" w:cs="Times New Roman"/>
          <w:sz w:val="24"/>
          <w:szCs w:val="24"/>
        </w:rPr>
        <w:t>15.3. Лица, указанные в пункте 15.1. настоящего Устава, обязаны вносить плату за приобретение, создание, содержание имущества общего пользования, текущий и капитальный ремонт объектов капитального строительства, относящихся к имуществу общего пользования и расположенных в границах территории садоводства, за услуги и работы Товарищества по управлению таким имуществом в порядке, установленном настоящим Уставом для уплаты взносов членами Товарищества.</w:t>
      </w:r>
    </w:p>
    <w:p w:rsidR="00602C9B" w:rsidRPr="00602C9B" w:rsidRDefault="00602C9B" w:rsidP="00602C9B">
      <w:pPr>
        <w:spacing w:after="0"/>
        <w:jc w:val="both"/>
        <w:rPr>
          <w:rFonts w:ascii="Times New Roman" w:eastAsia="Calibri" w:hAnsi="Times New Roman" w:cs="Times New Roman"/>
          <w:sz w:val="24"/>
          <w:szCs w:val="24"/>
        </w:rPr>
      </w:pPr>
      <w:bookmarkStart w:id="213" w:name="dst100032"/>
      <w:bookmarkEnd w:id="213"/>
      <w:r w:rsidRPr="00602C9B">
        <w:rPr>
          <w:rFonts w:ascii="Times New Roman" w:eastAsia="Calibri" w:hAnsi="Times New Roman" w:cs="Times New Roman"/>
          <w:sz w:val="24"/>
          <w:szCs w:val="24"/>
        </w:rPr>
        <w:t>15.4. Суммарный ежегодный размер платы, предусмотренной пунктом 15.1. настоящего Устава, устанавливается в размере, равном суммарному ежегодному размеру целевых и членских взносов члена товарищества, рассчитанных в соответствии с настоящим Уставом Товарищества и законодательства.</w:t>
      </w:r>
    </w:p>
    <w:p w:rsidR="00602C9B" w:rsidRPr="00602C9B" w:rsidRDefault="00602C9B" w:rsidP="00602C9B">
      <w:pPr>
        <w:spacing w:after="0"/>
        <w:jc w:val="both"/>
        <w:rPr>
          <w:rFonts w:ascii="Times New Roman" w:eastAsia="Calibri" w:hAnsi="Times New Roman" w:cs="Times New Roman"/>
          <w:sz w:val="24"/>
          <w:szCs w:val="24"/>
        </w:rPr>
      </w:pPr>
      <w:bookmarkStart w:id="214" w:name="dst100033"/>
      <w:bookmarkEnd w:id="214"/>
      <w:r w:rsidRPr="00602C9B">
        <w:rPr>
          <w:rFonts w:ascii="Times New Roman" w:eastAsia="Calibri" w:hAnsi="Times New Roman" w:cs="Times New Roman"/>
          <w:sz w:val="24"/>
          <w:szCs w:val="24"/>
        </w:rPr>
        <w:t xml:space="preserve">15.5. В случае невнесения платы, предусмотренной </w:t>
      </w:r>
      <w:hyperlink r:id="rId53" w:anchor="dst100031" w:history="1">
        <w:r w:rsidRPr="00602C9B">
          <w:rPr>
            <w:rFonts w:ascii="Times New Roman" w:eastAsia="Calibri" w:hAnsi="Times New Roman" w:cs="Times New Roman"/>
            <w:sz w:val="24"/>
            <w:szCs w:val="24"/>
          </w:rPr>
          <w:t>пунктом</w:t>
        </w:r>
      </w:hyperlink>
      <w:r w:rsidRPr="00602C9B">
        <w:rPr>
          <w:rFonts w:ascii="Times New Roman" w:eastAsia="Calibri" w:hAnsi="Times New Roman" w:cs="Times New Roman"/>
          <w:sz w:val="24"/>
          <w:szCs w:val="24"/>
        </w:rPr>
        <w:t xml:space="preserve"> 15.3. настоящего Устава, данная плата взыскивается Товариществом в судебном порядке.</w:t>
      </w:r>
    </w:p>
    <w:p w:rsidR="00602C9B" w:rsidRPr="00602C9B" w:rsidRDefault="00602C9B" w:rsidP="00602C9B">
      <w:pPr>
        <w:spacing w:after="0"/>
        <w:jc w:val="both"/>
        <w:rPr>
          <w:rFonts w:ascii="Times New Roman" w:eastAsia="Calibri" w:hAnsi="Times New Roman" w:cs="Times New Roman"/>
          <w:sz w:val="24"/>
          <w:szCs w:val="24"/>
        </w:rPr>
      </w:pPr>
      <w:bookmarkStart w:id="215" w:name="dst100034"/>
      <w:bookmarkEnd w:id="215"/>
      <w:r w:rsidRPr="00602C9B">
        <w:rPr>
          <w:rFonts w:ascii="Times New Roman" w:eastAsia="Calibri" w:hAnsi="Times New Roman" w:cs="Times New Roman"/>
          <w:sz w:val="24"/>
          <w:szCs w:val="24"/>
        </w:rPr>
        <w:t>15.6. Лица, указанные в пункте 15.1. настоящего Устава, вправе принимать участие в общем собрании членов Товарищества. По вопросам, указанным в под</w:t>
      </w:r>
      <w:hyperlink r:id="rId54" w:anchor="dst100188" w:history="1">
        <w:r w:rsidRPr="00602C9B">
          <w:rPr>
            <w:rFonts w:ascii="Times New Roman" w:eastAsia="Calibri" w:hAnsi="Times New Roman" w:cs="Times New Roman"/>
            <w:sz w:val="24"/>
            <w:szCs w:val="24"/>
          </w:rPr>
          <w:t>пунктах 8.9.4</w:t>
        </w:r>
      </w:hyperlink>
      <w:r w:rsidRPr="00602C9B">
        <w:rPr>
          <w:rFonts w:ascii="Times New Roman" w:eastAsia="Calibri" w:hAnsi="Times New Roman" w:cs="Times New Roman"/>
          <w:sz w:val="24"/>
          <w:szCs w:val="24"/>
        </w:rPr>
        <w:t>. – 8.9.</w:t>
      </w:r>
      <w:hyperlink r:id="rId55" w:anchor="dst100190" w:history="1">
        <w:r w:rsidRPr="00602C9B">
          <w:rPr>
            <w:rFonts w:ascii="Times New Roman" w:eastAsia="Calibri" w:hAnsi="Times New Roman" w:cs="Times New Roman"/>
            <w:sz w:val="24"/>
            <w:szCs w:val="24"/>
          </w:rPr>
          <w:t>6</w:t>
        </w:r>
      </w:hyperlink>
      <w:r w:rsidRPr="00602C9B">
        <w:rPr>
          <w:rFonts w:ascii="Times New Roman" w:eastAsia="Calibri" w:hAnsi="Times New Roman" w:cs="Times New Roman"/>
          <w:sz w:val="24"/>
          <w:szCs w:val="24"/>
        </w:rPr>
        <w:t>., 8.9.</w:t>
      </w:r>
      <w:hyperlink r:id="rId56" w:anchor="dst100205" w:history="1">
        <w:r w:rsidRPr="00602C9B">
          <w:rPr>
            <w:rFonts w:ascii="Times New Roman" w:eastAsia="Calibri" w:hAnsi="Times New Roman" w:cs="Times New Roman"/>
            <w:sz w:val="24"/>
            <w:szCs w:val="24"/>
          </w:rPr>
          <w:t>21</w:t>
        </w:r>
      </w:hyperlink>
      <w:r w:rsidRPr="00602C9B">
        <w:rPr>
          <w:rFonts w:ascii="Times New Roman" w:eastAsia="Calibri" w:hAnsi="Times New Roman" w:cs="Times New Roman"/>
          <w:sz w:val="24"/>
          <w:szCs w:val="24"/>
        </w:rPr>
        <w:t>. и 8.9.</w:t>
      </w:r>
      <w:hyperlink r:id="rId57" w:anchor="dst100206" w:history="1">
        <w:r w:rsidRPr="00602C9B">
          <w:rPr>
            <w:rFonts w:ascii="Times New Roman" w:eastAsia="Calibri" w:hAnsi="Times New Roman" w:cs="Times New Roman"/>
            <w:sz w:val="24"/>
            <w:szCs w:val="24"/>
          </w:rPr>
          <w:t xml:space="preserve">22. </w:t>
        </w:r>
      </w:hyperlink>
      <w:r w:rsidRPr="00602C9B">
        <w:rPr>
          <w:rFonts w:ascii="Times New Roman" w:eastAsia="Calibri" w:hAnsi="Times New Roman" w:cs="Times New Roman"/>
          <w:sz w:val="24"/>
          <w:szCs w:val="24"/>
        </w:rPr>
        <w:t>настоящего Устава, лица, указанные в пункте 15.1. настоящего Устава, вправе принимать участие в голосовании при принятии по указанным вопросам решений общим собранием членов Товарищества. По иным вопросам повестки общего собрания членов товарищества лица, указанные пункте 15.1. настоящего Устава, в голосовании при принятии решения общим собранием членов Товарищества участия не принимают.</w:t>
      </w:r>
    </w:p>
    <w:p w:rsidR="00602C9B" w:rsidRPr="00602C9B" w:rsidRDefault="00602C9B" w:rsidP="00602C9B">
      <w:pPr>
        <w:spacing w:after="0"/>
        <w:jc w:val="both"/>
        <w:rPr>
          <w:rFonts w:ascii="Times New Roman" w:eastAsia="Calibri" w:hAnsi="Times New Roman" w:cs="Times New Roman"/>
          <w:sz w:val="24"/>
          <w:szCs w:val="24"/>
        </w:rPr>
      </w:pPr>
      <w:bookmarkStart w:id="216" w:name="dst100035"/>
      <w:bookmarkEnd w:id="216"/>
      <w:r w:rsidRPr="00602C9B">
        <w:rPr>
          <w:rFonts w:ascii="Times New Roman" w:eastAsia="Calibri" w:hAnsi="Times New Roman" w:cs="Times New Roman"/>
          <w:sz w:val="24"/>
          <w:szCs w:val="24"/>
        </w:rPr>
        <w:t>15.7. Лица, указанные в пункте 15.1. настоящего Устава, обладают правом знакомиться и по заявлению получать за плату, размер которой устанавливается решением общего собрания членов Товарищества, заверенные в порядке, установленном настоящим Уставом, копии:</w:t>
      </w:r>
    </w:p>
    <w:p w:rsidR="00602C9B" w:rsidRPr="00602C9B" w:rsidRDefault="00602C9B" w:rsidP="00602C9B">
      <w:pPr>
        <w:spacing w:after="0"/>
        <w:jc w:val="both"/>
        <w:rPr>
          <w:rFonts w:ascii="Times New Roman" w:eastAsia="Calibri" w:hAnsi="Times New Roman" w:cs="Times New Roman"/>
          <w:sz w:val="24"/>
          <w:szCs w:val="24"/>
        </w:rPr>
      </w:pPr>
      <w:r w:rsidRPr="00602C9B">
        <w:rPr>
          <w:rFonts w:ascii="Times New Roman" w:eastAsia="Calibri" w:hAnsi="Times New Roman" w:cs="Times New Roman"/>
          <w:sz w:val="24"/>
          <w:szCs w:val="24"/>
        </w:rPr>
        <w:t>15.7.1. устава Товарищества с внесенными в него изменениями, документа, подтверждающего факт внесения записи в единый государственный реестр юридических лиц;</w:t>
      </w:r>
    </w:p>
    <w:p w:rsidR="00602C9B" w:rsidRPr="00602C9B" w:rsidRDefault="00602C9B" w:rsidP="00602C9B">
      <w:pPr>
        <w:spacing w:after="0"/>
        <w:jc w:val="both"/>
        <w:rPr>
          <w:rFonts w:ascii="Times New Roman" w:eastAsia="Calibri" w:hAnsi="Times New Roman" w:cs="Times New Roman"/>
          <w:sz w:val="24"/>
          <w:szCs w:val="24"/>
        </w:rPr>
      </w:pPr>
      <w:r w:rsidRPr="00602C9B">
        <w:rPr>
          <w:rFonts w:ascii="Times New Roman" w:eastAsia="Calibri" w:hAnsi="Times New Roman" w:cs="Times New Roman"/>
          <w:sz w:val="24"/>
          <w:szCs w:val="24"/>
        </w:rPr>
        <w:t>15.7.2. бухгалтерской (финансовой) отчетности Товарищества, приходно-расходных смет Товарищества, отчетов об исполнении таких смет, аудиторских заключений (в случае проведения аудиторских проверок);</w:t>
      </w:r>
    </w:p>
    <w:p w:rsidR="00602C9B" w:rsidRPr="00602C9B" w:rsidRDefault="00602C9B" w:rsidP="00602C9B">
      <w:pPr>
        <w:spacing w:after="0"/>
        <w:jc w:val="both"/>
        <w:rPr>
          <w:rFonts w:ascii="Times New Roman" w:eastAsia="Calibri" w:hAnsi="Times New Roman" w:cs="Times New Roman"/>
          <w:color w:val="FF0000"/>
          <w:sz w:val="24"/>
          <w:szCs w:val="24"/>
        </w:rPr>
      </w:pPr>
      <w:r w:rsidRPr="00602C9B">
        <w:rPr>
          <w:rFonts w:ascii="Times New Roman" w:eastAsia="Calibri" w:hAnsi="Times New Roman" w:cs="Times New Roman"/>
          <w:color w:val="FF0000"/>
          <w:sz w:val="24"/>
          <w:szCs w:val="24"/>
        </w:rPr>
        <w:t>15.7.2.1. бухгалтерская отчетность - информация о финансовом положении Товарищества на отчетную дату, финансовом результате её деятельности и движении денежных средств за отчетный период. Первичные учетные документы не входят в бухгалтерскую отчетность и, соответственно, правом ознакомления с первичными документами бухгалтерского учета лица, указанные в пункте 15.1. настоящего Устава обладают только в части раскрытия информации, установленной действующим законодательством;</w:t>
      </w:r>
    </w:p>
    <w:p w:rsidR="00602C9B" w:rsidRPr="00602C9B" w:rsidRDefault="00602C9B" w:rsidP="00602C9B">
      <w:pPr>
        <w:spacing w:after="0"/>
        <w:jc w:val="both"/>
        <w:rPr>
          <w:rFonts w:ascii="Times New Roman" w:eastAsia="Calibri" w:hAnsi="Times New Roman" w:cs="Times New Roman"/>
          <w:sz w:val="24"/>
          <w:szCs w:val="24"/>
        </w:rPr>
      </w:pPr>
      <w:r w:rsidRPr="00602C9B">
        <w:rPr>
          <w:rFonts w:ascii="Times New Roman" w:eastAsia="Calibri" w:hAnsi="Times New Roman" w:cs="Times New Roman"/>
          <w:sz w:val="24"/>
          <w:szCs w:val="24"/>
        </w:rPr>
        <w:t>15.7.3. заключения ревизионной комиссии (ревизора) Товарищества;</w:t>
      </w:r>
    </w:p>
    <w:p w:rsidR="00602C9B" w:rsidRPr="00602C9B" w:rsidRDefault="00602C9B" w:rsidP="00602C9B">
      <w:pPr>
        <w:spacing w:after="0"/>
        <w:jc w:val="both"/>
        <w:rPr>
          <w:rFonts w:ascii="Times New Roman" w:eastAsia="Calibri" w:hAnsi="Times New Roman" w:cs="Times New Roman"/>
          <w:sz w:val="24"/>
          <w:szCs w:val="24"/>
        </w:rPr>
      </w:pPr>
      <w:r w:rsidRPr="00602C9B">
        <w:rPr>
          <w:rFonts w:ascii="Times New Roman" w:eastAsia="Calibri" w:hAnsi="Times New Roman" w:cs="Times New Roman"/>
          <w:sz w:val="24"/>
          <w:szCs w:val="24"/>
        </w:rPr>
        <w:t>15.7.4. документов, подтверждающих права товарищества на имущество, отражаемое на его балансе;</w:t>
      </w:r>
    </w:p>
    <w:p w:rsidR="00602C9B" w:rsidRPr="00602C9B" w:rsidRDefault="00602C9B" w:rsidP="00602C9B">
      <w:pPr>
        <w:spacing w:after="0"/>
        <w:jc w:val="both"/>
        <w:rPr>
          <w:rFonts w:ascii="Times New Roman" w:eastAsia="Calibri" w:hAnsi="Times New Roman" w:cs="Times New Roman"/>
          <w:sz w:val="24"/>
          <w:szCs w:val="24"/>
        </w:rPr>
      </w:pPr>
      <w:r w:rsidRPr="00602C9B">
        <w:rPr>
          <w:rFonts w:ascii="Times New Roman" w:eastAsia="Calibri" w:hAnsi="Times New Roman" w:cs="Times New Roman"/>
          <w:sz w:val="24"/>
          <w:szCs w:val="24"/>
        </w:rPr>
        <w:t>15.7.5. протокола собрания об учреждении товарищества, протоколов общих собраний членов Товарищества, заседаний правления Товарищества и ревизионной комиссии Товарищества;</w:t>
      </w:r>
    </w:p>
    <w:p w:rsidR="00602C9B" w:rsidRPr="00602C9B" w:rsidRDefault="00602C9B" w:rsidP="00602C9B">
      <w:pPr>
        <w:spacing w:after="0"/>
        <w:jc w:val="both"/>
        <w:rPr>
          <w:rFonts w:ascii="Times New Roman" w:eastAsia="Calibri" w:hAnsi="Times New Roman" w:cs="Times New Roman"/>
          <w:sz w:val="24"/>
          <w:szCs w:val="24"/>
        </w:rPr>
      </w:pPr>
      <w:r w:rsidRPr="00602C9B">
        <w:rPr>
          <w:rFonts w:ascii="Times New Roman" w:eastAsia="Calibri" w:hAnsi="Times New Roman" w:cs="Times New Roman"/>
          <w:sz w:val="24"/>
          <w:szCs w:val="24"/>
        </w:rPr>
        <w:t>15.7.6. финансово-экономического обоснования размера взносов и платы;</w:t>
      </w:r>
    </w:p>
    <w:p w:rsidR="00602C9B" w:rsidRPr="00602C9B" w:rsidRDefault="00602C9B" w:rsidP="00602C9B">
      <w:pPr>
        <w:spacing w:after="0"/>
        <w:jc w:val="both"/>
        <w:rPr>
          <w:rFonts w:ascii="Times New Roman" w:eastAsia="Calibri" w:hAnsi="Times New Roman" w:cs="Times New Roman"/>
          <w:sz w:val="24"/>
          <w:szCs w:val="24"/>
        </w:rPr>
      </w:pPr>
      <w:r w:rsidRPr="00602C9B">
        <w:rPr>
          <w:rFonts w:ascii="Times New Roman" w:eastAsia="Calibri" w:hAnsi="Times New Roman" w:cs="Times New Roman"/>
          <w:sz w:val="24"/>
          <w:szCs w:val="24"/>
        </w:rPr>
        <w:t>15.7.7. иных предусмотренных настоящим Федеральным законом, уставом Товарищества и решениями общего собрания членов Товарищества внутренних документов Товарищества.</w:t>
      </w:r>
    </w:p>
    <w:p w:rsidR="00602C9B" w:rsidRPr="00602C9B" w:rsidRDefault="00602C9B" w:rsidP="00602C9B">
      <w:pPr>
        <w:spacing w:after="0"/>
        <w:jc w:val="both"/>
        <w:rPr>
          <w:rFonts w:ascii="Times New Roman" w:eastAsia="Calibri" w:hAnsi="Times New Roman" w:cs="Times New Roman"/>
          <w:sz w:val="24"/>
          <w:szCs w:val="24"/>
        </w:rPr>
      </w:pPr>
      <w:bookmarkStart w:id="217" w:name="dst100036"/>
      <w:bookmarkEnd w:id="217"/>
      <w:r w:rsidRPr="00602C9B">
        <w:rPr>
          <w:rFonts w:ascii="Times New Roman" w:eastAsia="Calibri" w:hAnsi="Times New Roman" w:cs="Times New Roman"/>
          <w:sz w:val="24"/>
          <w:szCs w:val="24"/>
        </w:rPr>
        <w:lastRenderedPageBreak/>
        <w:t>15.8. Лица, указанные в пункте 15.1. настоящего Устава, обладают правом обжаловать решения органов Товарищества, влекущие для этих лиц гражданско-правовые последствия, в случаях и в порядке, которые предусмотрены федеральным законом.</w:t>
      </w:r>
    </w:p>
    <w:p w:rsidR="00602C9B" w:rsidRPr="00602C9B" w:rsidRDefault="00602C9B" w:rsidP="00602C9B">
      <w:pPr>
        <w:spacing w:after="0"/>
        <w:jc w:val="both"/>
        <w:rPr>
          <w:rFonts w:ascii="Times New Roman" w:eastAsia="Calibri" w:hAnsi="Times New Roman" w:cs="Times New Roman"/>
          <w:sz w:val="24"/>
          <w:szCs w:val="24"/>
        </w:rPr>
      </w:pPr>
    </w:p>
    <w:p w:rsidR="00602C9B" w:rsidRPr="00602C9B" w:rsidRDefault="00602C9B" w:rsidP="00602C9B">
      <w:pPr>
        <w:pBdr>
          <w:top w:val="single" w:sz="6" w:space="6" w:color="E2E2E2"/>
          <w:left w:val="single" w:sz="6" w:space="7" w:color="E2E2E2"/>
          <w:bottom w:val="single" w:sz="6" w:space="6" w:color="E2E2E2"/>
          <w:right w:val="single" w:sz="6" w:space="7" w:color="E2E2E2"/>
        </w:pBdr>
        <w:shd w:val="clear" w:color="auto" w:fill="F5F5F5"/>
        <w:spacing w:after="0" w:line="336" w:lineRule="atLeast"/>
        <w:jc w:val="center"/>
        <w:textAlignment w:val="baseline"/>
        <w:outlineLvl w:val="0"/>
        <w:rPr>
          <w:rFonts w:ascii="Times New Roman" w:eastAsia="Times New Roman" w:hAnsi="Times New Roman" w:cs="Times New Roman"/>
          <w:b/>
          <w:bCs/>
          <w:kern w:val="36"/>
          <w:sz w:val="24"/>
          <w:szCs w:val="24"/>
          <w:lang w:eastAsia="ru-RU"/>
        </w:rPr>
      </w:pPr>
      <w:r w:rsidRPr="00602C9B">
        <w:rPr>
          <w:rFonts w:ascii="Times New Roman" w:eastAsia="Times New Roman" w:hAnsi="Times New Roman" w:cs="Times New Roman"/>
          <w:b/>
          <w:bCs/>
          <w:kern w:val="36"/>
          <w:sz w:val="24"/>
          <w:szCs w:val="24"/>
          <w:lang w:eastAsia="ru-RU"/>
        </w:rPr>
        <w:t>16. Порядок приобретения и создания имущества общего пользования Товарищества</w:t>
      </w:r>
    </w:p>
    <w:p w:rsidR="0025642E" w:rsidRPr="0025642E" w:rsidRDefault="0025642E" w:rsidP="0025642E">
      <w:pPr>
        <w:spacing w:after="0"/>
        <w:jc w:val="both"/>
        <w:rPr>
          <w:rFonts w:ascii="Times New Roman" w:eastAsia="Calibri" w:hAnsi="Times New Roman" w:cs="Times New Roman"/>
          <w:sz w:val="24"/>
          <w:szCs w:val="24"/>
        </w:rPr>
      </w:pPr>
      <w:r w:rsidRPr="0025642E">
        <w:rPr>
          <w:rFonts w:ascii="Times New Roman" w:eastAsia="Calibri" w:hAnsi="Times New Roman" w:cs="Times New Roman"/>
          <w:sz w:val="24"/>
          <w:szCs w:val="24"/>
        </w:rPr>
        <w:t>16.1. Образование земельных участков общего назначения осуществляется в соответствии с утвержденным проектом межевания территории.</w:t>
      </w:r>
    </w:p>
    <w:p w:rsidR="0025642E" w:rsidRPr="0025642E" w:rsidRDefault="0025642E" w:rsidP="0025642E">
      <w:pPr>
        <w:spacing w:after="0"/>
        <w:jc w:val="both"/>
        <w:rPr>
          <w:rFonts w:ascii="Times New Roman" w:eastAsia="Calibri" w:hAnsi="Times New Roman" w:cs="Times New Roman"/>
          <w:sz w:val="24"/>
          <w:szCs w:val="24"/>
        </w:rPr>
      </w:pPr>
      <w:bookmarkStart w:id="218" w:name="dst100327"/>
      <w:bookmarkEnd w:id="218"/>
      <w:r w:rsidRPr="0025642E">
        <w:rPr>
          <w:rFonts w:ascii="Times New Roman" w:eastAsia="Calibri" w:hAnsi="Times New Roman" w:cs="Times New Roman"/>
          <w:sz w:val="24"/>
          <w:szCs w:val="24"/>
        </w:rPr>
        <w:t>16.2. Управление имуществом общего пользования в границах территории садоводства может осуществлять только одно Товарищество в соответствии с законодательством.</w:t>
      </w:r>
    </w:p>
    <w:p w:rsidR="0025642E" w:rsidRPr="0025642E" w:rsidRDefault="0025642E" w:rsidP="0025642E">
      <w:pPr>
        <w:spacing w:after="0"/>
        <w:jc w:val="both"/>
        <w:rPr>
          <w:rFonts w:ascii="Times New Roman" w:eastAsia="Calibri" w:hAnsi="Times New Roman" w:cs="Times New Roman"/>
          <w:sz w:val="24"/>
          <w:szCs w:val="24"/>
        </w:rPr>
      </w:pPr>
      <w:bookmarkStart w:id="219" w:name="dst100328"/>
      <w:bookmarkEnd w:id="219"/>
      <w:r w:rsidRPr="0025642E">
        <w:rPr>
          <w:rFonts w:ascii="Times New Roman" w:eastAsia="Calibri" w:hAnsi="Times New Roman" w:cs="Times New Roman"/>
          <w:sz w:val="24"/>
          <w:szCs w:val="24"/>
        </w:rPr>
        <w:t>16.3. Имущество общего пользования, расположенное в границах территории садоводства, может также принадлежать товариществу на праве собственности и ином праве, предусмотренном гражданским законодательством.</w:t>
      </w:r>
    </w:p>
    <w:p w:rsidR="0025642E" w:rsidRPr="0025642E" w:rsidRDefault="0025642E" w:rsidP="0025642E">
      <w:pPr>
        <w:spacing w:after="0"/>
        <w:jc w:val="both"/>
        <w:rPr>
          <w:rFonts w:ascii="Times New Roman" w:eastAsia="Calibri" w:hAnsi="Times New Roman" w:cs="Times New Roman"/>
          <w:sz w:val="24"/>
          <w:szCs w:val="24"/>
        </w:rPr>
      </w:pPr>
      <w:bookmarkStart w:id="220" w:name="dst100329"/>
      <w:bookmarkEnd w:id="220"/>
      <w:r w:rsidRPr="0025642E">
        <w:rPr>
          <w:rFonts w:ascii="Times New Roman" w:eastAsia="Calibri" w:hAnsi="Times New Roman" w:cs="Times New Roman"/>
          <w:sz w:val="24"/>
          <w:szCs w:val="24"/>
        </w:rPr>
        <w:t>16.4. Земельный участок общего назначения, находящийся в государственной или муниципальной собственности и расположенный в границах территории садоводства, подлежит предоставлению в общую долевую собственность лиц, являющихся собственниками земельных участков, расположенных в границах территории садоводства, пропорционально площади этих участков. Предоставление земельного участка общего назначения в указанном случае может осуществляться по заявлению лица, уполномоченного на подачу соответствующего заявления решением общего собрания членов Товарищества.</w:t>
      </w:r>
    </w:p>
    <w:p w:rsidR="0025642E" w:rsidRPr="0025642E" w:rsidRDefault="0025642E" w:rsidP="0025642E">
      <w:pPr>
        <w:spacing w:after="0"/>
        <w:jc w:val="both"/>
        <w:rPr>
          <w:rFonts w:ascii="Times New Roman" w:eastAsia="Calibri" w:hAnsi="Times New Roman" w:cs="Times New Roman"/>
          <w:sz w:val="24"/>
          <w:szCs w:val="24"/>
        </w:rPr>
      </w:pPr>
      <w:bookmarkStart w:id="221" w:name="dst100330"/>
      <w:bookmarkEnd w:id="221"/>
      <w:r w:rsidRPr="0025642E">
        <w:rPr>
          <w:rFonts w:ascii="Times New Roman" w:eastAsia="Calibri" w:hAnsi="Times New Roman" w:cs="Times New Roman"/>
          <w:sz w:val="24"/>
          <w:szCs w:val="24"/>
        </w:rPr>
        <w:t>16.5. Правообладатели земельных участков, расположенных в границах территории садоводства, вправе использовать земельные участки общего назначения в границах такой территории для прохода и проезда к своим земельным участкам свободно и без взимания платы. Никто не вправе ограничивать доступ правообладателей земельных участков, расположенных в границах территории садоводства, к таким земельным участкам.</w:t>
      </w:r>
    </w:p>
    <w:p w:rsidR="0025642E" w:rsidRPr="0025642E" w:rsidRDefault="0025642E" w:rsidP="0025642E">
      <w:pPr>
        <w:spacing w:after="0"/>
        <w:jc w:val="both"/>
        <w:rPr>
          <w:rFonts w:ascii="Times New Roman" w:eastAsia="Calibri" w:hAnsi="Times New Roman" w:cs="Times New Roman"/>
          <w:sz w:val="24"/>
          <w:szCs w:val="24"/>
        </w:rPr>
      </w:pPr>
      <w:r w:rsidRPr="0025642E">
        <w:rPr>
          <w:rFonts w:ascii="Times New Roman" w:eastAsia="Calibri" w:hAnsi="Times New Roman" w:cs="Times New Roman"/>
          <w:sz w:val="24"/>
          <w:szCs w:val="24"/>
        </w:rPr>
        <w:t>16.6. Имущество общего пользования, расположенное в границах территории садоводства, являющееся недвижимым имуществом, созданное (создаваемое), приобретенное после дня вступления в силу Федерального закона РФ от 29 июля 2017 года № 217-ФЗ "О ведении гражданами садоводства для собственных нужд и о внесении изменений в отдельные законодательные акты Российской Федерации", принадлежит на праве общей долевой собственности лицам, являющимся собственниками земельных участков, расположенных в границах территории садоводства, пропорционально площади этих участков.</w:t>
      </w:r>
    </w:p>
    <w:p w:rsidR="0025642E" w:rsidRPr="0025642E" w:rsidRDefault="0025642E" w:rsidP="0025642E">
      <w:pPr>
        <w:spacing w:after="0"/>
        <w:jc w:val="both"/>
        <w:rPr>
          <w:rFonts w:ascii="Times New Roman" w:eastAsia="Calibri" w:hAnsi="Times New Roman" w:cs="Times New Roman"/>
          <w:sz w:val="24"/>
          <w:szCs w:val="24"/>
        </w:rPr>
      </w:pPr>
      <w:bookmarkStart w:id="222" w:name="dst100333"/>
      <w:bookmarkEnd w:id="222"/>
      <w:r w:rsidRPr="0025642E">
        <w:rPr>
          <w:rFonts w:ascii="Times New Roman" w:eastAsia="Calibri" w:hAnsi="Times New Roman" w:cs="Times New Roman"/>
          <w:sz w:val="24"/>
          <w:szCs w:val="24"/>
        </w:rPr>
        <w:t xml:space="preserve">16.7. Право собственности на недвижимое имущество, входящее в состав имущества общего пользования, возникает с момента государственной регистрации такого права в соответствии с Федеральным </w:t>
      </w:r>
      <w:hyperlink r:id="rId58" w:anchor="dst0" w:history="1">
        <w:r w:rsidRPr="0025642E">
          <w:rPr>
            <w:rFonts w:ascii="Times New Roman" w:eastAsia="Calibri" w:hAnsi="Times New Roman" w:cs="Times New Roman"/>
            <w:sz w:val="24"/>
            <w:szCs w:val="24"/>
          </w:rPr>
          <w:t>законом</w:t>
        </w:r>
      </w:hyperlink>
      <w:r w:rsidRPr="0025642E">
        <w:rPr>
          <w:rFonts w:ascii="Times New Roman" w:eastAsia="Calibri" w:hAnsi="Times New Roman" w:cs="Times New Roman"/>
          <w:sz w:val="24"/>
          <w:szCs w:val="24"/>
        </w:rPr>
        <w:t xml:space="preserve"> от 13 июля 2015 года N 218-ФЗ "О государственной регистрации недвижимости".</w:t>
      </w:r>
    </w:p>
    <w:p w:rsidR="0025642E" w:rsidRPr="0025642E" w:rsidRDefault="0025642E" w:rsidP="0025642E">
      <w:pPr>
        <w:spacing w:after="0"/>
        <w:jc w:val="both"/>
        <w:rPr>
          <w:rFonts w:ascii="Times New Roman" w:eastAsia="Calibri" w:hAnsi="Times New Roman" w:cs="Times New Roman"/>
          <w:sz w:val="24"/>
          <w:szCs w:val="24"/>
        </w:rPr>
      </w:pPr>
      <w:bookmarkStart w:id="223" w:name="dst100334"/>
      <w:bookmarkEnd w:id="223"/>
      <w:r w:rsidRPr="0025642E">
        <w:rPr>
          <w:rFonts w:ascii="Times New Roman" w:eastAsia="Calibri" w:hAnsi="Times New Roman" w:cs="Times New Roman"/>
          <w:sz w:val="24"/>
          <w:szCs w:val="24"/>
        </w:rPr>
        <w:t>16.</w:t>
      </w:r>
      <w:proofErr w:type="gramStart"/>
      <w:r w:rsidRPr="0025642E">
        <w:rPr>
          <w:rFonts w:ascii="Times New Roman" w:eastAsia="Calibri" w:hAnsi="Times New Roman" w:cs="Times New Roman"/>
          <w:sz w:val="24"/>
          <w:szCs w:val="24"/>
        </w:rPr>
        <w:t>8..</w:t>
      </w:r>
      <w:proofErr w:type="gramEnd"/>
      <w:r w:rsidRPr="0025642E">
        <w:rPr>
          <w:rFonts w:ascii="Times New Roman" w:eastAsia="Calibri" w:hAnsi="Times New Roman" w:cs="Times New Roman"/>
          <w:sz w:val="24"/>
          <w:szCs w:val="24"/>
        </w:rPr>
        <w:t xml:space="preserve"> В соответствии с решением общего собрания членов Товарищества недвижимое имущество общего пользования, расположенное в границах территории садоводства, принадлежащее Товариществу на праве собственности, может быть передано безвозмездно в общую долевую собственность лиц, являющихся собственниками земельных участков, расположенных в границах территории садоводства, пропорционально площади этих участков при условии, что все собственники земельных участков, расположенных в границах территории садоводства, выразили согласие на приобретение соответствующей доли в праве общей собственности на такое имущество. Передача указанного имущества в соответствии с настоящей частью не является дарением.</w:t>
      </w:r>
    </w:p>
    <w:p w:rsidR="0025642E" w:rsidRPr="0025642E" w:rsidRDefault="0025642E" w:rsidP="0025642E">
      <w:pPr>
        <w:spacing w:after="0"/>
        <w:jc w:val="both"/>
        <w:rPr>
          <w:rFonts w:ascii="Times New Roman" w:eastAsia="Calibri" w:hAnsi="Times New Roman" w:cs="Times New Roman"/>
          <w:sz w:val="24"/>
          <w:szCs w:val="24"/>
        </w:rPr>
      </w:pPr>
      <w:bookmarkStart w:id="224" w:name="dst100335"/>
      <w:bookmarkEnd w:id="224"/>
      <w:r w:rsidRPr="0025642E">
        <w:rPr>
          <w:rFonts w:ascii="Times New Roman" w:eastAsia="Calibri" w:hAnsi="Times New Roman" w:cs="Times New Roman"/>
          <w:sz w:val="24"/>
          <w:szCs w:val="24"/>
        </w:rPr>
        <w:lastRenderedPageBreak/>
        <w:t>16.9. Доля в праве общей собственности на имущество общего пользования собственника садового земельного участка, расположенного в границах территории садоводства, следует судьбе права собственности на такой садовый земельный участок.</w:t>
      </w:r>
    </w:p>
    <w:p w:rsidR="0025642E" w:rsidRPr="0025642E" w:rsidRDefault="0025642E" w:rsidP="0025642E">
      <w:pPr>
        <w:spacing w:after="0"/>
        <w:jc w:val="both"/>
        <w:rPr>
          <w:rFonts w:ascii="Times New Roman" w:eastAsia="Calibri" w:hAnsi="Times New Roman" w:cs="Times New Roman"/>
          <w:sz w:val="24"/>
          <w:szCs w:val="24"/>
        </w:rPr>
      </w:pPr>
      <w:bookmarkStart w:id="225" w:name="dst100336"/>
      <w:bookmarkEnd w:id="225"/>
      <w:r w:rsidRPr="0025642E">
        <w:rPr>
          <w:rFonts w:ascii="Times New Roman" w:eastAsia="Calibri" w:hAnsi="Times New Roman" w:cs="Times New Roman"/>
          <w:sz w:val="24"/>
          <w:szCs w:val="24"/>
        </w:rPr>
        <w:t>16.10. При переходе права собственности на садовый земельный участок, расположенный в границах территории садоводства, доля в праве общей собственности на имущество общего пользования нового собственника такого земельного участка равна доле в праве общей собственности на указанное имущество общего пользования предыдущего собственника такого земельного участка.</w:t>
      </w:r>
    </w:p>
    <w:p w:rsidR="0025642E" w:rsidRPr="0025642E" w:rsidRDefault="0025642E" w:rsidP="0025642E">
      <w:pPr>
        <w:spacing w:after="0"/>
        <w:jc w:val="both"/>
        <w:rPr>
          <w:rFonts w:ascii="Times New Roman" w:eastAsia="Calibri" w:hAnsi="Times New Roman" w:cs="Times New Roman"/>
          <w:sz w:val="24"/>
          <w:szCs w:val="24"/>
        </w:rPr>
      </w:pPr>
      <w:bookmarkStart w:id="226" w:name="dst100337"/>
      <w:bookmarkEnd w:id="226"/>
      <w:r w:rsidRPr="0025642E">
        <w:rPr>
          <w:rFonts w:ascii="Times New Roman" w:eastAsia="Calibri" w:hAnsi="Times New Roman" w:cs="Times New Roman"/>
          <w:sz w:val="24"/>
          <w:szCs w:val="24"/>
        </w:rPr>
        <w:t>16.11. Собственник садового земельного участка, расположенного в границах территории садоводства, не вправе:</w:t>
      </w:r>
    </w:p>
    <w:p w:rsidR="0025642E" w:rsidRPr="0025642E" w:rsidRDefault="0025642E" w:rsidP="0025642E">
      <w:pPr>
        <w:spacing w:after="0"/>
        <w:jc w:val="both"/>
        <w:rPr>
          <w:rFonts w:ascii="Times New Roman" w:eastAsia="Calibri" w:hAnsi="Times New Roman" w:cs="Times New Roman"/>
          <w:sz w:val="24"/>
          <w:szCs w:val="24"/>
        </w:rPr>
      </w:pPr>
      <w:bookmarkStart w:id="227" w:name="dst100338"/>
      <w:bookmarkEnd w:id="227"/>
      <w:r w:rsidRPr="0025642E">
        <w:rPr>
          <w:rFonts w:ascii="Times New Roman" w:eastAsia="Calibri" w:hAnsi="Times New Roman" w:cs="Times New Roman"/>
          <w:sz w:val="24"/>
          <w:szCs w:val="24"/>
        </w:rPr>
        <w:t>16.11.1. осуществлять выдел в натуре своей доли в праве общей собственности на имущество общего пользования;</w:t>
      </w:r>
    </w:p>
    <w:p w:rsidR="0025642E" w:rsidRPr="0025642E" w:rsidRDefault="0025642E" w:rsidP="0025642E">
      <w:pPr>
        <w:spacing w:after="0"/>
        <w:jc w:val="both"/>
        <w:rPr>
          <w:rFonts w:ascii="Times New Roman" w:eastAsia="Calibri" w:hAnsi="Times New Roman" w:cs="Times New Roman"/>
          <w:sz w:val="24"/>
          <w:szCs w:val="24"/>
        </w:rPr>
      </w:pPr>
      <w:bookmarkStart w:id="228" w:name="dst100339"/>
      <w:bookmarkEnd w:id="228"/>
      <w:r w:rsidRPr="0025642E">
        <w:rPr>
          <w:rFonts w:ascii="Times New Roman" w:eastAsia="Calibri" w:hAnsi="Times New Roman" w:cs="Times New Roman"/>
          <w:sz w:val="24"/>
          <w:szCs w:val="24"/>
        </w:rPr>
        <w:t>16..11.2. отчуждать свою долю в праве общей собственности на имущество общего пользования, а также совершать иные действия, влекущие за собой передачу этой доли отдельно от права собственности на указанный участок.</w:t>
      </w:r>
    </w:p>
    <w:p w:rsidR="0025642E" w:rsidRPr="0025642E" w:rsidRDefault="0025642E" w:rsidP="0025642E">
      <w:pPr>
        <w:spacing w:after="0"/>
        <w:jc w:val="both"/>
        <w:rPr>
          <w:rFonts w:ascii="Times New Roman" w:eastAsia="Calibri" w:hAnsi="Times New Roman" w:cs="Times New Roman"/>
          <w:sz w:val="24"/>
          <w:szCs w:val="24"/>
        </w:rPr>
      </w:pPr>
      <w:bookmarkStart w:id="229" w:name="dst100340"/>
      <w:bookmarkEnd w:id="229"/>
      <w:r w:rsidRPr="0025642E">
        <w:rPr>
          <w:rFonts w:ascii="Times New Roman" w:eastAsia="Calibri" w:hAnsi="Times New Roman" w:cs="Times New Roman"/>
          <w:sz w:val="24"/>
          <w:szCs w:val="24"/>
        </w:rPr>
        <w:t>16.12. Условия договора, в соответствии с которыми переход права собственности на садовый земельный участок не сопровождается переходом доли в праве общей собственности на имущество общего пользования, являются ничтожными (в случае, если собственнику садового принадлежит такая доля).</w:t>
      </w:r>
    </w:p>
    <w:p w:rsidR="0025642E" w:rsidRPr="0025642E" w:rsidRDefault="0025642E" w:rsidP="0025642E">
      <w:pPr>
        <w:spacing w:after="0"/>
        <w:jc w:val="both"/>
        <w:rPr>
          <w:rFonts w:ascii="Times New Roman" w:eastAsia="Calibri" w:hAnsi="Times New Roman" w:cs="Times New Roman"/>
          <w:sz w:val="24"/>
          <w:szCs w:val="24"/>
        </w:rPr>
      </w:pPr>
      <w:bookmarkStart w:id="230" w:name="dst100341"/>
      <w:bookmarkEnd w:id="230"/>
      <w:r w:rsidRPr="0025642E">
        <w:rPr>
          <w:rFonts w:ascii="Times New Roman" w:eastAsia="Calibri" w:hAnsi="Times New Roman" w:cs="Times New Roman"/>
          <w:sz w:val="24"/>
          <w:szCs w:val="24"/>
        </w:rPr>
        <w:t>16.13. Имущество общего пользования, по заявлению Товарищества или участников общей долевой собственности на имущество общего пользования, расположенное в границах территории садоводства, может быть безвозмездно приобретено в государственную собственность субъекта Российской Федерации или муниципальную собственность такое имущество общего пользования (автомобильные дороги, объекты электросетевого хозяйства, водоснабжения, связи и другие объекты) в случае, если такое имущество в соответствии с федеральным законом может находиться в государственной или муниципальной собственности, в случае одновременного соблюдения следующих условий:</w:t>
      </w:r>
    </w:p>
    <w:p w:rsidR="0025642E" w:rsidRPr="0025642E" w:rsidRDefault="0025642E" w:rsidP="0025642E">
      <w:pPr>
        <w:spacing w:after="0"/>
        <w:jc w:val="both"/>
        <w:rPr>
          <w:rFonts w:ascii="Times New Roman" w:eastAsia="Calibri" w:hAnsi="Times New Roman" w:cs="Times New Roman"/>
          <w:sz w:val="24"/>
          <w:szCs w:val="24"/>
        </w:rPr>
      </w:pPr>
      <w:bookmarkStart w:id="231" w:name="dst100342"/>
      <w:bookmarkEnd w:id="231"/>
      <w:r w:rsidRPr="0025642E">
        <w:rPr>
          <w:rFonts w:ascii="Times New Roman" w:eastAsia="Calibri" w:hAnsi="Times New Roman" w:cs="Times New Roman"/>
          <w:sz w:val="24"/>
          <w:szCs w:val="24"/>
        </w:rPr>
        <w:t>16.13.1. решение о передаче указанного имущества принято общим собранием членов Товарищества;</w:t>
      </w:r>
    </w:p>
    <w:p w:rsidR="0025642E" w:rsidRPr="0025642E" w:rsidRDefault="0025642E" w:rsidP="0025642E">
      <w:pPr>
        <w:spacing w:after="0"/>
        <w:jc w:val="both"/>
        <w:rPr>
          <w:rFonts w:ascii="Times New Roman" w:eastAsia="Calibri" w:hAnsi="Times New Roman" w:cs="Times New Roman"/>
          <w:sz w:val="24"/>
          <w:szCs w:val="24"/>
        </w:rPr>
      </w:pPr>
      <w:bookmarkStart w:id="232" w:name="dst100343"/>
      <w:bookmarkEnd w:id="232"/>
      <w:r w:rsidRPr="0025642E">
        <w:rPr>
          <w:rFonts w:ascii="Times New Roman" w:eastAsia="Calibri" w:hAnsi="Times New Roman" w:cs="Times New Roman"/>
          <w:sz w:val="24"/>
          <w:szCs w:val="24"/>
        </w:rPr>
        <w:t>16.13.2. в соответствии с федеральным законом указанное имущество может находиться в государственной или муниципальной собственности;</w:t>
      </w:r>
    </w:p>
    <w:p w:rsidR="0025642E" w:rsidRPr="0025642E" w:rsidRDefault="0025642E" w:rsidP="0025642E">
      <w:pPr>
        <w:spacing w:after="0"/>
        <w:jc w:val="both"/>
        <w:rPr>
          <w:rFonts w:ascii="Times New Roman" w:eastAsia="Calibri" w:hAnsi="Times New Roman" w:cs="Times New Roman"/>
          <w:sz w:val="24"/>
          <w:szCs w:val="24"/>
        </w:rPr>
      </w:pPr>
      <w:bookmarkStart w:id="233" w:name="dst100344"/>
      <w:bookmarkEnd w:id="233"/>
      <w:r w:rsidRPr="0025642E">
        <w:rPr>
          <w:rFonts w:ascii="Times New Roman" w:eastAsia="Calibri" w:hAnsi="Times New Roman" w:cs="Times New Roman"/>
          <w:sz w:val="24"/>
          <w:szCs w:val="24"/>
        </w:rPr>
        <w:t>16.13.3. в случае, если указанное имущество на праве общей долевой собственности принадлежит лицам, являющимся собственниками земельных участков, расположенных в границах территории садоводства, получено согласие таких лиц на осуществление указанной передачи.</w:t>
      </w:r>
    </w:p>
    <w:p w:rsidR="0025642E" w:rsidRPr="0025642E" w:rsidRDefault="0025642E" w:rsidP="0025642E">
      <w:pPr>
        <w:spacing w:after="0"/>
        <w:jc w:val="both"/>
        <w:rPr>
          <w:rFonts w:ascii="Times New Roman" w:eastAsia="Calibri" w:hAnsi="Times New Roman" w:cs="Times New Roman"/>
          <w:sz w:val="24"/>
          <w:szCs w:val="24"/>
        </w:rPr>
      </w:pPr>
    </w:p>
    <w:p w:rsidR="0025642E" w:rsidRPr="0025642E" w:rsidRDefault="0025642E" w:rsidP="0025642E">
      <w:pPr>
        <w:pBdr>
          <w:top w:val="single" w:sz="6" w:space="6" w:color="E2E2E2"/>
          <w:left w:val="single" w:sz="6" w:space="7" w:color="E2E2E2"/>
          <w:bottom w:val="single" w:sz="6" w:space="6" w:color="E2E2E2"/>
          <w:right w:val="single" w:sz="6" w:space="7" w:color="E2E2E2"/>
        </w:pBdr>
        <w:shd w:val="clear" w:color="auto" w:fill="F5F5F5"/>
        <w:spacing w:after="0" w:line="336" w:lineRule="atLeast"/>
        <w:jc w:val="center"/>
        <w:textAlignment w:val="baseline"/>
        <w:outlineLvl w:val="0"/>
        <w:rPr>
          <w:rFonts w:ascii="Times New Roman" w:eastAsia="Times New Roman" w:hAnsi="Times New Roman" w:cs="Times New Roman"/>
          <w:b/>
          <w:bCs/>
          <w:kern w:val="36"/>
          <w:sz w:val="24"/>
          <w:szCs w:val="24"/>
          <w:lang w:eastAsia="ru-RU"/>
        </w:rPr>
      </w:pPr>
      <w:r w:rsidRPr="0025642E">
        <w:rPr>
          <w:rFonts w:ascii="Times New Roman" w:eastAsia="Times New Roman" w:hAnsi="Times New Roman" w:cs="Times New Roman"/>
          <w:b/>
          <w:bCs/>
          <w:kern w:val="36"/>
          <w:sz w:val="24"/>
          <w:szCs w:val="24"/>
          <w:lang w:eastAsia="ru-RU"/>
        </w:rPr>
        <w:t>17. Порядок изменения Устава Товарищества</w:t>
      </w:r>
    </w:p>
    <w:p w:rsidR="0025642E" w:rsidRPr="0025642E" w:rsidRDefault="0025642E" w:rsidP="0025642E">
      <w:pPr>
        <w:spacing w:after="0"/>
        <w:jc w:val="both"/>
        <w:rPr>
          <w:rFonts w:ascii="Times New Roman" w:eastAsia="Calibri" w:hAnsi="Times New Roman" w:cs="Times New Roman"/>
          <w:sz w:val="24"/>
          <w:szCs w:val="24"/>
        </w:rPr>
      </w:pPr>
      <w:r w:rsidRPr="0025642E">
        <w:rPr>
          <w:rFonts w:ascii="Times New Roman" w:eastAsia="Calibri" w:hAnsi="Times New Roman" w:cs="Times New Roman"/>
          <w:sz w:val="24"/>
          <w:szCs w:val="24"/>
        </w:rPr>
        <w:t>17.1. Любые изменения, дополнения к Уставу Товарищества, а также новая редакция Устава, обсуждается и принимается правомочным общим собранием членов Товарищества, большинством 2/3 голосов, и представляются в регистрирующий орган по месту регистрации Товарищества. Любые изменения, дополнения к Уставу Товарищества, а также Устав в новой редакции, оформляются в письменной форме. Ответственным за регистрацию изменений, дополнений к Уставу Товарищества, а также Устава в новой редакции, является председатель Товарищества.</w:t>
      </w:r>
    </w:p>
    <w:p w:rsidR="0025642E" w:rsidRPr="0025642E" w:rsidRDefault="0025642E" w:rsidP="0025642E">
      <w:pPr>
        <w:spacing w:after="0"/>
        <w:jc w:val="both"/>
        <w:rPr>
          <w:rFonts w:ascii="Times New Roman" w:eastAsia="Calibri" w:hAnsi="Times New Roman" w:cs="Times New Roman"/>
          <w:sz w:val="24"/>
          <w:szCs w:val="24"/>
        </w:rPr>
      </w:pPr>
      <w:r w:rsidRPr="0025642E">
        <w:rPr>
          <w:rFonts w:ascii="Times New Roman" w:eastAsia="Calibri" w:hAnsi="Times New Roman" w:cs="Times New Roman"/>
          <w:sz w:val="24"/>
          <w:szCs w:val="24"/>
        </w:rPr>
        <w:t xml:space="preserve">17.2. Проект вносимых изменений, дополнений или новая редакция Устава, предоставляется всем членам Товарищества, посредствам рассылки на электронную почту, почтовый адрес, лично в руки, не позднее чем за четырнадцать дней до проведения общего </w:t>
      </w:r>
      <w:r w:rsidRPr="0025642E">
        <w:rPr>
          <w:rFonts w:ascii="Times New Roman" w:eastAsia="Calibri" w:hAnsi="Times New Roman" w:cs="Times New Roman"/>
          <w:sz w:val="24"/>
          <w:szCs w:val="24"/>
        </w:rPr>
        <w:lastRenderedPageBreak/>
        <w:t>собрания членов Товарищества, на котором будет рассматриваться вопрос по внесению изменений, дополнений к Уставу Товарищества, а также Устава в новой редакции</w:t>
      </w:r>
    </w:p>
    <w:p w:rsidR="0025642E" w:rsidRPr="0025642E" w:rsidRDefault="0025642E" w:rsidP="0025642E">
      <w:pPr>
        <w:tabs>
          <w:tab w:val="left" w:pos="1134"/>
        </w:tabs>
        <w:spacing w:after="0" w:line="240" w:lineRule="auto"/>
        <w:ind w:right="3"/>
        <w:jc w:val="both"/>
        <w:rPr>
          <w:rFonts w:ascii="Times New Roman" w:eastAsia="Times New Roman" w:hAnsi="Times New Roman" w:cs="Times New Roman"/>
          <w:color w:val="FF0000"/>
          <w:sz w:val="24"/>
          <w:szCs w:val="24"/>
          <w:lang w:eastAsia="ru-RU"/>
        </w:rPr>
      </w:pPr>
      <w:r w:rsidRPr="0025642E">
        <w:rPr>
          <w:rFonts w:ascii="Times New Roman" w:eastAsia="Times New Roman" w:hAnsi="Times New Roman" w:cs="Times New Roman"/>
          <w:color w:val="FF0000"/>
          <w:sz w:val="24"/>
          <w:szCs w:val="24"/>
          <w:lang w:eastAsia="ru-RU"/>
        </w:rPr>
        <w:t xml:space="preserve">17.3. Принятые изменения и дополнения регистрируются в порядке и сроки, предусмотренные действующим законодательством. </w:t>
      </w:r>
    </w:p>
    <w:p w:rsidR="0025642E" w:rsidRPr="0025642E" w:rsidRDefault="0025642E" w:rsidP="0025642E">
      <w:pPr>
        <w:tabs>
          <w:tab w:val="left" w:pos="567"/>
          <w:tab w:val="left" w:pos="1134"/>
        </w:tabs>
        <w:spacing w:after="0" w:line="240" w:lineRule="auto"/>
        <w:ind w:right="3"/>
        <w:jc w:val="both"/>
        <w:rPr>
          <w:rFonts w:ascii="Times New Roman" w:eastAsia="Times New Roman" w:hAnsi="Times New Roman" w:cs="Times New Roman"/>
          <w:color w:val="FF0000"/>
          <w:sz w:val="24"/>
          <w:szCs w:val="24"/>
          <w:lang w:eastAsia="ru-RU"/>
        </w:rPr>
      </w:pPr>
      <w:r w:rsidRPr="0025642E">
        <w:rPr>
          <w:rFonts w:ascii="Times New Roman" w:eastAsia="Times New Roman" w:hAnsi="Times New Roman" w:cs="Times New Roman"/>
          <w:color w:val="FF0000"/>
          <w:sz w:val="24"/>
          <w:szCs w:val="24"/>
          <w:lang w:eastAsia="ru-RU"/>
        </w:rPr>
        <w:t>17.4.  Изменения и дополнения в настоящий Устав приобретают юридическую силу с момента их государственной регистрации.</w:t>
      </w:r>
    </w:p>
    <w:p w:rsidR="0025642E" w:rsidRPr="0025642E" w:rsidRDefault="0025642E" w:rsidP="0025642E">
      <w:pPr>
        <w:spacing w:after="0"/>
        <w:jc w:val="both"/>
        <w:rPr>
          <w:rFonts w:ascii="Times New Roman" w:eastAsia="Calibri" w:hAnsi="Times New Roman" w:cs="Times New Roman"/>
          <w:sz w:val="24"/>
          <w:szCs w:val="24"/>
        </w:rPr>
      </w:pPr>
    </w:p>
    <w:p w:rsidR="0025642E" w:rsidRPr="0025642E" w:rsidRDefault="0025642E" w:rsidP="0025642E">
      <w:pPr>
        <w:spacing w:after="0"/>
        <w:jc w:val="both"/>
        <w:rPr>
          <w:rFonts w:ascii="Times New Roman" w:eastAsia="Calibri" w:hAnsi="Times New Roman" w:cs="Times New Roman"/>
          <w:sz w:val="24"/>
          <w:szCs w:val="24"/>
        </w:rPr>
      </w:pPr>
      <w:r w:rsidRPr="0025642E">
        <w:rPr>
          <w:rFonts w:ascii="Times New Roman" w:eastAsia="Calibri" w:hAnsi="Times New Roman" w:cs="Times New Roman"/>
          <w:sz w:val="24"/>
          <w:szCs w:val="24"/>
        </w:rPr>
        <w:t>17.5. Положения Устава Товарищества не могут противоречить действующему Законодательству.</w:t>
      </w:r>
    </w:p>
    <w:p w:rsidR="0025642E" w:rsidRPr="0025642E" w:rsidRDefault="0025642E" w:rsidP="0025642E">
      <w:pPr>
        <w:spacing w:after="0"/>
        <w:jc w:val="both"/>
        <w:rPr>
          <w:rFonts w:ascii="Times New Roman" w:eastAsia="Calibri" w:hAnsi="Times New Roman" w:cs="Times New Roman"/>
          <w:sz w:val="24"/>
          <w:szCs w:val="24"/>
        </w:rPr>
      </w:pPr>
    </w:p>
    <w:p w:rsidR="0025642E" w:rsidRPr="0025642E" w:rsidRDefault="0025642E" w:rsidP="0025642E">
      <w:pPr>
        <w:spacing w:after="0"/>
        <w:jc w:val="center"/>
        <w:rPr>
          <w:rFonts w:ascii="Times New Roman" w:eastAsia="Calibri" w:hAnsi="Times New Roman" w:cs="Times New Roman"/>
          <w:color w:val="FF0000"/>
          <w:sz w:val="24"/>
          <w:szCs w:val="24"/>
        </w:rPr>
      </w:pPr>
      <w:r w:rsidRPr="0025642E">
        <w:rPr>
          <w:rFonts w:ascii="Times New Roman" w:eastAsia="Calibri" w:hAnsi="Times New Roman" w:cs="Times New Roman"/>
          <w:color w:val="FF0000"/>
          <w:sz w:val="24"/>
          <w:szCs w:val="24"/>
        </w:rPr>
        <w:t>18. Основные правила и направления внутреннего распорядка Товарищества</w:t>
      </w:r>
    </w:p>
    <w:p w:rsidR="0025642E" w:rsidRPr="0025642E" w:rsidRDefault="0025642E" w:rsidP="0025642E">
      <w:pPr>
        <w:spacing w:after="0"/>
        <w:jc w:val="center"/>
        <w:rPr>
          <w:rFonts w:ascii="Times New Roman" w:eastAsia="Calibri" w:hAnsi="Times New Roman" w:cs="Times New Roman"/>
          <w:color w:val="FF0000"/>
          <w:sz w:val="24"/>
          <w:szCs w:val="24"/>
        </w:rPr>
      </w:pPr>
    </w:p>
    <w:p w:rsidR="0025642E" w:rsidRPr="0025642E" w:rsidRDefault="0025642E" w:rsidP="0025642E">
      <w:pPr>
        <w:spacing w:after="0"/>
        <w:jc w:val="both"/>
        <w:rPr>
          <w:rFonts w:ascii="Times New Roman" w:eastAsia="Calibri" w:hAnsi="Times New Roman" w:cs="Times New Roman"/>
          <w:color w:val="FF0000"/>
          <w:sz w:val="24"/>
          <w:szCs w:val="24"/>
        </w:rPr>
      </w:pPr>
      <w:r w:rsidRPr="0025642E">
        <w:rPr>
          <w:rFonts w:ascii="Times New Roman" w:eastAsia="Calibri" w:hAnsi="Times New Roman" w:cs="Times New Roman"/>
          <w:color w:val="FF0000"/>
          <w:sz w:val="24"/>
          <w:szCs w:val="24"/>
        </w:rPr>
        <w:t xml:space="preserve">18.1. Взаимоотношения между членами Товарищества, членами их семей и всеми лицами, находящимися на территории Товарищества, строятся на основе вежливого и культурного общения, взаимной помощи друг другу. </w:t>
      </w:r>
    </w:p>
    <w:p w:rsidR="0025642E" w:rsidRPr="0025642E" w:rsidRDefault="0025642E" w:rsidP="0025642E">
      <w:pPr>
        <w:spacing w:after="0"/>
        <w:jc w:val="both"/>
        <w:rPr>
          <w:rFonts w:ascii="Times New Roman" w:eastAsia="Calibri" w:hAnsi="Times New Roman" w:cs="Times New Roman"/>
          <w:color w:val="FF0000"/>
          <w:sz w:val="24"/>
          <w:szCs w:val="24"/>
        </w:rPr>
      </w:pPr>
      <w:r w:rsidRPr="0025642E">
        <w:rPr>
          <w:rFonts w:ascii="Times New Roman" w:eastAsia="Calibri" w:hAnsi="Times New Roman" w:cs="Times New Roman"/>
          <w:color w:val="FF0000"/>
          <w:sz w:val="24"/>
          <w:szCs w:val="24"/>
        </w:rPr>
        <w:t>18.2. Члены Товарищества  и не являющиеся членами граждане, ведущие садоводство на земельных участках, расположенных в границах территории Товарищества, без участия в Товариществе не вправе и не должны направлять, руководить  или пытаться установить какой-либо другой способ контроля над наемными работниками Товарищества, над председателем Товарищества или над членами правления, если такие действия превышают права, установленные уставом Товарищества, а также требовать от вышеназванных лиц выполнения работ (оказания услуг),  не входящих в их  трудовые, должностные (функциональные) обязанности.</w:t>
      </w:r>
    </w:p>
    <w:p w:rsidR="0025642E" w:rsidRPr="0025642E" w:rsidRDefault="0025642E" w:rsidP="0025642E">
      <w:pPr>
        <w:spacing w:after="0"/>
        <w:jc w:val="both"/>
        <w:rPr>
          <w:rFonts w:ascii="Times New Roman" w:eastAsia="Calibri" w:hAnsi="Times New Roman" w:cs="Times New Roman"/>
          <w:color w:val="FF0000"/>
          <w:sz w:val="24"/>
          <w:szCs w:val="24"/>
        </w:rPr>
      </w:pPr>
      <w:r w:rsidRPr="0025642E">
        <w:rPr>
          <w:rFonts w:ascii="Times New Roman" w:eastAsia="Calibri" w:hAnsi="Times New Roman" w:cs="Times New Roman"/>
          <w:color w:val="FF0000"/>
          <w:sz w:val="24"/>
          <w:szCs w:val="24"/>
        </w:rPr>
        <w:t>18.3. Жилой дом   и   другие сооружения возводятся членом Товарищества на выделенном ему земельном участке в местах, определенных генеральным планом организации территории Товарищества в соответствие с Уставом Товарищества.  Эти участки могут ограничиваться в натуре изгородями, отвечающими эстетическим требованиям. Земельный участок используется по целевому назначению для возделывания плодово-ягодных и овощных культур. Разработка земельного участка ведется в пределах границ отведенного земельного участка.</w:t>
      </w:r>
    </w:p>
    <w:p w:rsidR="0025642E" w:rsidRPr="0025642E" w:rsidRDefault="0025642E" w:rsidP="0025642E">
      <w:pPr>
        <w:spacing w:after="0"/>
        <w:jc w:val="both"/>
        <w:rPr>
          <w:rFonts w:ascii="Times New Roman" w:eastAsia="Calibri" w:hAnsi="Times New Roman" w:cs="Times New Roman"/>
          <w:color w:val="FF0000"/>
          <w:sz w:val="24"/>
          <w:szCs w:val="24"/>
        </w:rPr>
      </w:pPr>
      <w:r w:rsidRPr="0025642E">
        <w:rPr>
          <w:rFonts w:ascii="Times New Roman" w:eastAsia="Calibri" w:hAnsi="Times New Roman" w:cs="Times New Roman"/>
          <w:color w:val="FF0000"/>
          <w:sz w:val="24"/>
          <w:szCs w:val="24"/>
        </w:rPr>
        <w:t>18.4. В соответствии с планом агротехнических мероприятий, с учетом микроклиматических условий, особенностей почвы степени пораженности территории Товарищества вредителями и болезнями плодово-ягодных и овощных культур  члены Товарищества и не</w:t>
      </w:r>
      <w:r w:rsidRPr="0025642E">
        <w:rPr>
          <w:rFonts w:ascii="Calibri" w:eastAsia="Calibri" w:hAnsi="Calibri" w:cs="Times New Roman"/>
        </w:rPr>
        <w:t xml:space="preserve"> </w:t>
      </w:r>
      <w:r w:rsidRPr="0025642E">
        <w:rPr>
          <w:rFonts w:ascii="Times New Roman" w:eastAsia="Calibri" w:hAnsi="Times New Roman" w:cs="Times New Roman"/>
          <w:color w:val="FF0000"/>
          <w:sz w:val="24"/>
          <w:szCs w:val="24"/>
        </w:rPr>
        <w:t xml:space="preserve"> являющиеся членами граждане, ведущие садоводство на земельных участках, расположенных в границах территории Товарищества, без участия в Товариществе должны: сохранять и улучшать плодородие почвы;  содержать дачный участок в ухоженном и необходимом санитарном состоянии; проводить обработку почвы и борьбу с сорной растительностью на территории собственного садового участка; постоянно следить за состоянием земельного участка, своевременно проводить профилактическую его обработку по предупреждению появления вредителей и болезней, уничтожению вредных насекомых и грызунов.</w:t>
      </w:r>
    </w:p>
    <w:p w:rsidR="0025642E" w:rsidRPr="0025642E" w:rsidRDefault="0025642E" w:rsidP="0025642E">
      <w:pPr>
        <w:spacing w:after="0"/>
        <w:jc w:val="both"/>
        <w:rPr>
          <w:rFonts w:ascii="Times New Roman" w:eastAsia="Calibri" w:hAnsi="Times New Roman" w:cs="Times New Roman"/>
          <w:color w:val="FF0000"/>
          <w:sz w:val="24"/>
          <w:szCs w:val="24"/>
        </w:rPr>
      </w:pPr>
      <w:r w:rsidRPr="0025642E">
        <w:rPr>
          <w:rFonts w:ascii="Times New Roman" w:eastAsia="Calibri" w:hAnsi="Times New Roman" w:cs="Times New Roman"/>
          <w:color w:val="FF0000"/>
          <w:sz w:val="24"/>
          <w:szCs w:val="24"/>
        </w:rPr>
        <w:t xml:space="preserve">18.5. Дороги в Товариществе должны быть от трассированными в соответствие с проектом Товарищества.  Ширина проезжей части дорог должна обеспечивать проезд в одну сторону крупногабаритных пожарных автомобилей к каждому участку.   Движение всех видов автотранспорта по территории Товарищества без особой надобности ограничивается скоростью 15 км в час. </w:t>
      </w:r>
    </w:p>
    <w:p w:rsidR="0025642E" w:rsidRPr="0025642E" w:rsidRDefault="0025642E" w:rsidP="0025642E">
      <w:pPr>
        <w:spacing w:after="0"/>
        <w:jc w:val="both"/>
        <w:rPr>
          <w:rFonts w:ascii="Times New Roman" w:eastAsia="Calibri" w:hAnsi="Times New Roman" w:cs="Times New Roman"/>
          <w:color w:val="FF0000"/>
          <w:sz w:val="24"/>
          <w:szCs w:val="24"/>
        </w:rPr>
      </w:pPr>
      <w:r w:rsidRPr="0025642E">
        <w:rPr>
          <w:rFonts w:ascii="Times New Roman" w:eastAsia="Calibri" w:hAnsi="Times New Roman" w:cs="Times New Roman"/>
          <w:color w:val="FF0000"/>
          <w:sz w:val="24"/>
          <w:szCs w:val="24"/>
        </w:rPr>
        <w:t>Оставлять, ремонтировать, мыть автомашины на дорогах не разрешается.</w:t>
      </w:r>
    </w:p>
    <w:p w:rsidR="0025642E" w:rsidRPr="0025642E" w:rsidRDefault="0025642E" w:rsidP="0025642E">
      <w:pPr>
        <w:spacing w:after="0"/>
        <w:jc w:val="both"/>
        <w:rPr>
          <w:rFonts w:ascii="Times New Roman" w:eastAsia="Calibri" w:hAnsi="Times New Roman" w:cs="Times New Roman"/>
          <w:color w:val="FF0000"/>
          <w:sz w:val="24"/>
          <w:szCs w:val="24"/>
        </w:rPr>
      </w:pPr>
      <w:r w:rsidRPr="0025642E">
        <w:rPr>
          <w:rFonts w:ascii="Times New Roman" w:eastAsia="Calibri" w:hAnsi="Times New Roman" w:cs="Times New Roman"/>
          <w:color w:val="FF0000"/>
          <w:sz w:val="24"/>
          <w:szCs w:val="24"/>
        </w:rPr>
        <w:lastRenderedPageBreak/>
        <w:t xml:space="preserve">18.6. Садовод содержит в порядке и должном санитарно-гигиеническом и техническом состоянии имеющиеся на его участке </w:t>
      </w:r>
      <w:proofErr w:type="spellStart"/>
      <w:r w:rsidRPr="0025642E">
        <w:rPr>
          <w:rFonts w:ascii="Times New Roman" w:eastAsia="Calibri" w:hAnsi="Times New Roman" w:cs="Times New Roman"/>
          <w:color w:val="FF0000"/>
          <w:sz w:val="24"/>
          <w:szCs w:val="24"/>
        </w:rPr>
        <w:t>водоисточники</w:t>
      </w:r>
      <w:proofErr w:type="spellEnd"/>
      <w:r w:rsidRPr="0025642E">
        <w:rPr>
          <w:rFonts w:ascii="Times New Roman" w:eastAsia="Calibri" w:hAnsi="Times New Roman" w:cs="Times New Roman"/>
          <w:color w:val="FF0000"/>
          <w:sz w:val="24"/>
          <w:szCs w:val="24"/>
        </w:rPr>
        <w:t>: водопровод, колодец, скважину, родник и т.п.</w:t>
      </w:r>
    </w:p>
    <w:p w:rsidR="0025642E" w:rsidRPr="0025642E" w:rsidRDefault="0025642E" w:rsidP="0025642E">
      <w:pPr>
        <w:spacing w:after="0"/>
        <w:jc w:val="both"/>
        <w:rPr>
          <w:rFonts w:ascii="Times New Roman" w:eastAsia="Calibri" w:hAnsi="Times New Roman" w:cs="Times New Roman"/>
          <w:color w:val="FF0000"/>
          <w:sz w:val="24"/>
          <w:szCs w:val="24"/>
        </w:rPr>
      </w:pPr>
      <w:r w:rsidRPr="0025642E">
        <w:rPr>
          <w:rFonts w:ascii="Times New Roman" w:eastAsia="Calibri" w:hAnsi="Times New Roman" w:cs="Times New Roman"/>
          <w:color w:val="FF0000"/>
          <w:sz w:val="24"/>
          <w:szCs w:val="24"/>
        </w:rPr>
        <w:t xml:space="preserve">18.7. На садовом участке обеспечивается чистота и прядок.  Все отходы, пригодные для удобрения компостируются. Металлические, острые, стеклянные, пластиковые и др. трудно разлагающиеся отходы выносятся с участка в определенное для этой цели место, откуда регулярно должно вывозятся.  </w:t>
      </w:r>
    </w:p>
    <w:p w:rsidR="0025642E" w:rsidRPr="0025642E" w:rsidRDefault="0025642E" w:rsidP="0025642E">
      <w:pPr>
        <w:spacing w:after="0"/>
        <w:jc w:val="both"/>
        <w:rPr>
          <w:rFonts w:ascii="Times New Roman" w:eastAsia="Calibri" w:hAnsi="Times New Roman" w:cs="Times New Roman"/>
          <w:color w:val="FF0000"/>
          <w:sz w:val="24"/>
          <w:szCs w:val="24"/>
        </w:rPr>
      </w:pPr>
      <w:r w:rsidRPr="0025642E">
        <w:rPr>
          <w:rFonts w:ascii="Times New Roman" w:eastAsia="Calibri" w:hAnsi="Times New Roman" w:cs="Times New Roman"/>
          <w:color w:val="FF0000"/>
          <w:sz w:val="24"/>
          <w:szCs w:val="24"/>
        </w:rPr>
        <w:t>18.8. Загрязнение, засорение мусором близлежащих лесов, полей, нейтральных зон, вырубка леса, обрубка еловых ветвей для личных нужд садоводства не допускается.</w:t>
      </w:r>
    </w:p>
    <w:p w:rsidR="0025642E" w:rsidRPr="0025642E" w:rsidRDefault="0025642E" w:rsidP="0025642E">
      <w:pPr>
        <w:spacing w:after="0"/>
        <w:jc w:val="both"/>
        <w:rPr>
          <w:rFonts w:ascii="Times New Roman" w:eastAsia="Calibri" w:hAnsi="Times New Roman" w:cs="Times New Roman"/>
          <w:color w:val="FF0000"/>
          <w:sz w:val="24"/>
          <w:szCs w:val="24"/>
        </w:rPr>
      </w:pPr>
      <w:r w:rsidRPr="0025642E">
        <w:rPr>
          <w:rFonts w:ascii="Times New Roman" w:eastAsia="Calibri" w:hAnsi="Times New Roman" w:cs="Times New Roman"/>
          <w:color w:val="FF0000"/>
          <w:sz w:val="24"/>
          <w:szCs w:val="24"/>
        </w:rPr>
        <w:t>18.9. Туалетные ямы закрываются крышками и регулярно хлорируются. По заполнении засыпаются толстым слоем глины или земли (не менее 0,5 м) и туалет переносится на другое место.</w:t>
      </w:r>
    </w:p>
    <w:p w:rsidR="0025642E" w:rsidRPr="0025642E" w:rsidRDefault="0025642E" w:rsidP="0025642E">
      <w:pPr>
        <w:spacing w:after="0"/>
        <w:jc w:val="both"/>
        <w:rPr>
          <w:rFonts w:ascii="Times New Roman" w:eastAsia="Calibri" w:hAnsi="Times New Roman" w:cs="Times New Roman"/>
          <w:color w:val="FF0000"/>
          <w:sz w:val="24"/>
          <w:szCs w:val="24"/>
        </w:rPr>
      </w:pPr>
      <w:r w:rsidRPr="0025642E">
        <w:rPr>
          <w:rFonts w:ascii="Times New Roman" w:eastAsia="Calibri" w:hAnsi="Times New Roman" w:cs="Times New Roman"/>
          <w:color w:val="FF0000"/>
          <w:sz w:val="24"/>
          <w:szCs w:val="24"/>
        </w:rPr>
        <w:t xml:space="preserve">18.10. Каждый член Товарищества, его гости или родственники должны соблюдать требования ночного времени, установленного правилами и нормами: с </w:t>
      </w:r>
      <w:del w:id="234" w:author="Пользователь" w:date="2019-03-22T19:53:00Z">
        <w:r w:rsidRPr="0025642E">
          <w:rPr>
            <w:rFonts w:ascii="Times New Roman" w:eastAsia="Calibri" w:hAnsi="Times New Roman" w:cs="Times New Roman"/>
            <w:color w:val="FF0000"/>
            <w:sz w:val="24"/>
            <w:szCs w:val="24"/>
          </w:rPr>
          <w:delText xml:space="preserve"> </w:delText>
        </w:r>
      </w:del>
      <w:r w:rsidRPr="0025642E">
        <w:rPr>
          <w:rFonts w:ascii="Times New Roman" w:eastAsia="Calibri" w:hAnsi="Times New Roman" w:cs="Times New Roman"/>
          <w:color w:val="FF0000"/>
          <w:sz w:val="24"/>
          <w:szCs w:val="24"/>
        </w:rPr>
        <w:t>23-00  до 8-00  часов утра.  В это время не допускается громкая музыка, шумная игра или работа.   В остальное время поведение каждого не должно являться помехой для нормального отдыха или работы окружающих.  Детям до 16 лет не разрешается безнадзорное гуляние по территории Товарищества и в местах общего пользования в ночное время.</w:t>
      </w:r>
    </w:p>
    <w:p w:rsidR="0025642E" w:rsidRPr="0025642E" w:rsidRDefault="0025642E" w:rsidP="0025642E">
      <w:pPr>
        <w:spacing w:after="0"/>
        <w:jc w:val="both"/>
        <w:rPr>
          <w:rFonts w:ascii="Times New Roman" w:eastAsia="Calibri" w:hAnsi="Times New Roman" w:cs="Times New Roman"/>
          <w:color w:val="FF0000"/>
          <w:sz w:val="24"/>
          <w:szCs w:val="24"/>
        </w:rPr>
      </w:pPr>
      <w:r w:rsidRPr="0025642E">
        <w:rPr>
          <w:rFonts w:ascii="Times New Roman" w:eastAsia="Calibri" w:hAnsi="Times New Roman" w:cs="Times New Roman"/>
          <w:color w:val="FF0000"/>
          <w:sz w:val="24"/>
          <w:szCs w:val="24"/>
        </w:rPr>
        <w:t>18.11. Не допускается выгул собак на территории Товарищества. Водить собак следует на коротком поводке. Собаки, представляющие угрозу для окружающих, должны быть кроме того в наморднике.</w:t>
      </w:r>
    </w:p>
    <w:p w:rsidR="0025642E" w:rsidRPr="0025642E" w:rsidRDefault="0025642E" w:rsidP="0025642E">
      <w:pPr>
        <w:spacing w:after="0"/>
        <w:jc w:val="both"/>
        <w:rPr>
          <w:rFonts w:ascii="Times New Roman" w:eastAsia="Calibri" w:hAnsi="Times New Roman" w:cs="Times New Roman"/>
          <w:color w:val="FF0000"/>
          <w:sz w:val="24"/>
          <w:szCs w:val="24"/>
        </w:rPr>
      </w:pPr>
      <w:r w:rsidRPr="0025642E">
        <w:rPr>
          <w:rFonts w:ascii="Times New Roman" w:eastAsia="Calibri" w:hAnsi="Times New Roman" w:cs="Times New Roman"/>
          <w:color w:val="FF0000"/>
          <w:sz w:val="24"/>
          <w:szCs w:val="24"/>
        </w:rPr>
        <w:t xml:space="preserve">18.12. Каждый должен сделать все возможное, для того, чтобы члены его семьи строго соблюдали правила пожарной безопасности и знали, что следует делать, если пожар возник.  </w:t>
      </w:r>
    </w:p>
    <w:p w:rsidR="0025642E" w:rsidRPr="0025642E" w:rsidRDefault="0025642E" w:rsidP="0025642E">
      <w:pPr>
        <w:spacing w:after="0"/>
        <w:jc w:val="both"/>
        <w:rPr>
          <w:rFonts w:ascii="Times New Roman" w:eastAsia="Calibri" w:hAnsi="Times New Roman" w:cs="Times New Roman"/>
          <w:color w:val="FF0000"/>
          <w:sz w:val="24"/>
          <w:szCs w:val="24"/>
        </w:rPr>
      </w:pPr>
      <w:r w:rsidRPr="0025642E">
        <w:rPr>
          <w:rFonts w:ascii="Times New Roman" w:eastAsia="Calibri" w:hAnsi="Times New Roman" w:cs="Times New Roman"/>
          <w:color w:val="FF0000"/>
          <w:sz w:val="24"/>
          <w:szCs w:val="24"/>
        </w:rPr>
        <w:t>Ответственность за противопожарную безопасность на территории Товарищества, в зданиях и сооружениях общего пользования возлагается на председателя правления, а на садовых участках с находящимися на них постройками – на правообладателей участков. Лица, виновные в нарушении правил пожарной безопасности, несут ответственность в соответствии с действующим законодательством</w:t>
      </w:r>
    </w:p>
    <w:p w:rsidR="0025642E" w:rsidRPr="0025642E" w:rsidRDefault="0025642E" w:rsidP="0025642E">
      <w:pPr>
        <w:spacing w:after="0"/>
        <w:jc w:val="both"/>
        <w:rPr>
          <w:rFonts w:ascii="Times New Roman" w:eastAsia="Calibri" w:hAnsi="Times New Roman" w:cs="Times New Roman"/>
          <w:color w:val="FF0000"/>
          <w:sz w:val="24"/>
          <w:szCs w:val="24"/>
        </w:rPr>
      </w:pPr>
      <w:r w:rsidRPr="0025642E">
        <w:rPr>
          <w:rFonts w:ascii="Times New Roman" w:eastAsia="Calibri" w:hAnsi="Times New Roman" w:cs="Times New Roman"/>
          <w:color w:val="FF0000"/>
          <w:sz w:val="24"/>
          <w:szCs w:val="24"/>
        </w:rPr>
        <w:t xml:space="preserve"> 18.13. Садоводы обязаны: соблюдать все зоотехнические и санитарные правила содержания на садовом участке домашней птицы, кроликов, нутрий и пр. домашняя птица, кролики, нутрии содержатся в клетках, которые размещаются в специально предусмотренных для этих целей помещениях в хозяйственном блоке.</w:t>
      </w:r>
    </w:p>
    <w:p w:rsidR="0025642E" w:rsidRPr="0025642E" w:rsidRDefault="0025642E" w:rsidP="0025642E">
      <w:pPr>
        <w:spacing w:after="0"/>
        <w:jc w:val="both"/>
        <w:rPr>
          <w:rFonts w:ascii="Times New Roman" w:eastAsia="Calibri" w:hAnsi="Times New Roman" w:cs="Times New Roman"/>
          <w:color w:val="FF0000"/>
          <w:sz w:val="24"/>
          <w:szCs w:val="24"/>
        </w:rPr>
      </w:pPr>
      <w:r w:rsidRPr="0025642E">
        <w:rPr>
          <w:rFonts w:ascii="Times New Roman" w:eastAsia="Calibri" w:hAnsi="Times New Roman" w:cs="Times New Roman"/>
          <w:color w:val="FF0000"/>
          <w:sz w:val="24"/>
          <w:szCs w:val="24"/>
        </w:rPr>
        <w:t xml:space="preserve"> </w:t>
      </w:r>
    </w:p>
    <w:p w:rsidR="0025642E" w:rsidRPr="0025642E" w:rsidRDefault="0025642E" w:rsidP="0025642E">
      <w:pPr>
        <w:spacing w:after="0"/>
        <w:jc w:val="both"/>
        <w:rPr>
          <w:rFonts w:ascii="Times New Roman" w:eastAsia="Calibri" w:hAnsi="Times New Roman" w:cs="Times New Roman"/>
          <w:color w:val="FF0000"/>
          <w:sz w:val="24"/>
          <w:szCs w:val="24"/>
        </w:rPr>
      </w:pPr>
    </w:p>
    <w:p w:rsidR="0025642E" w:rsidRPr="0025642E" w:rsidRDefault="0025642E" w:rsidP="0025642E">
      <w:pPr>
        <w:spacing w:after="0"/>
        <w:jc w:val="both"/>
        <w:rPr>
          <w:rFonts w:ascii="Times New Roman" w:eastAsia="Calibri" w:hAnsi="Times New Roman" w:cs="Times New Roman"/>
          <w:color w:val="FF0000"/>
          <w:sz w:val="24"/>
          <w:szCs w:val="24"/>
        </w:rPr>
      </w:pPr>
      <w:bookmarkStart w:id="235" w:name="_GoBack"/>
      <w:bookmarkEnd w:id="235"/>
    </w:p>
    <w:p w:rsidR="0025642E" w:rsidRPr="0025642E" w:rsidRDefault="0025642E" w:rsidP="0025642E">
      <w:pPr>
        <w:spacing w:after="0"/>
        <w:jc w:val="both"/>
        <w:rPr>
          <w:rFonts w:ascii="Times New Roman" w:eastAsia="Calibri" w:hAnsi="Times New Roman" w:cs="Times New Roman"/>
          <w:color w:val="FF0000"/>
          <w:sz w:val="24"/>
          <w:szCs w:val="24"/>
        </w:rPr>
      </w:pPr>
    </w:p>
    <w:p w:rsidR="0025642E" w:rsidRPr="0025642E" w:rsidRDefault="002B61BF" w:rsidP="0025642E">
      <w:pPr>
        <w:spacing w:after="0"/>
        <w:jc w:val="center"/>
        <w:rPr>
          <w:rFonts w:ascii="Times New Roman" w:eastAsia="Calibri" w:hAnsi="Times New Roman" w:cs="Times New Roman"/>
          <w:b/>
          <w:color w:val="FF0000"/>
          <w:sz w:val="24"/>
          <w:szCs w:val="24"/>
        </w:rPr>
      </w:pPr>
      <w:r>
        <w:rPr>
          <w:rFonts w:ascii="Times New Roman" w:eastAsia="Calibri" w:hAnsi="Times New Roman" w:cs="Times New Roman"/>
          <w:b/>
          <w:color w:val="FF0000"/>
          <w:sz w:val="24"/>
          <w:szCs w:val="24"/>
        </w:rPr>
        <w:t>19</w:t>
      </w:r>
      <w:r w:rsidR="0025642E" w:rsidRPr="0025642E">
        <w:rPr>
          <w:rFonts w:ascii="Times New Roman" w:eastAsia="Calibri" w:hAnsi="Times New Roman" w:cs="Times New Roman"/>
          <w:b/>
          <w:color w:val="FF0000"/>
          <w:sz w:val="24"/>
          <w:szCs w:val="24"/>
        </w:rPr>
        <w:t>. Заключительные положения</w:t>
      </w:r>
    </w:p>
    <w:p w:rsidR="0025642E" w:rsidRPr="0025642E" w:rsidRDefault="0025642E" w:rsidP="0025642E">
      <w:pPr>
        <w:spacing w:after="0"/>
        <w:jc w:val="both"/>
        <w:rPr>
          <w:rFonts w:ascii="Times New Roman" w:eastAsia="Calibri" w:hAnsi="Times New Roman" w:cs="Times New Roman"/>
          <w:b/>
          <w:color w:val="FF0000"/>
          <w:sz w:val="24"/>
          <w:szCs w:val="24"/>
        </w:rPr>
      </w:pPr>
    </w:p>
    <w:p w:rsidR="0025642E" w:rsidRPr="0025642E" w:rsidRDefault="002B61BF" w:rsidP="0025642E">
      <w:pPr>
        <w:spacing w:after="0"/>
        <w:jc w:val="both"/>
        <w:rPr>
          <w:rFonts w:ascii="Times New Roman" w:eastAsia="Calibri" w:hAnsi="Times New Roman" w:cs="Times New Roman"/>
          <w:color w:val="FF0000"/>
          <w:sz w:val="24"/>
          <w:szCs w:val="24"/>
        </w:rPr>
      </w:pPr>
      <w:r>
        <w:rPr>
          <w:rFonts w:ascii="Times New Roman" w:eastAsia="Calibri" w:hAnsi="Times New Roman" w:cs="Times New Roman"/>
          <w:color w:val="FF0000"/>
          <w:sz w:val="24"/>
          <w:szCs w:val="24"/>
        </w:rPr>
        <w:t>19</w:t>
      </w:r>
      <w:r w:rsidR="0025642E" w:rsidRPr="0025642E">
        <w:rPr>
          <w:rFonts w:ascii="Times New Roman" w:eastAsia="Calibri" w:hAnsi="Times New Roman" w:cs="Times New Roman"/>
          <w:color w:val="FF0000"/>
          <w:sz w:val="24"/>
          <w:szCs w:val="24"/>
        </w:rPr>
        <w:t>.1.  По всем возникающим текущим вопросам уставной деятельности Товарищества обращаться в правление Товарищества или непосредственно к председателю Товарищества.</w:t>
      </w:r>
    </w:p>
    <w:p w:rsidR="0025642E" w:rsidRPr="0025642E" w:rsidRDefault="002B61BF" w:rsidP="0025642E">
      <w:pPr>
        <w:spacing w:after="0"/>
        <w:jc w:val="both"/>
        <w:rPr>
          <w:rFonts w:ascii="Times New Roman" w:eastAsia="Calibri" w:hAnsi="Times New Roman" w:cs="Times New Roman"/>
          <w:color w:val="FF0000"/>
          <w:sz w:val="24"/>
          <w:szCs w:val="24"/>
        </w:rPr>
      </w:pPr>
      <w:r>
        <w:rPr>
          <w:rFonts w:ascii="Times New Roman" w:eastAsia="Calibri" w:hAnsi="Times New Roman" w:cs="Times New Roman"/>
          <w:color w:val="FF0000"/>
          <w:sz w:val="24"/>
          <w:szCs w:val="24"/>
        </w:rPr>
        <w:t>19</w:t>
      </w:r>
      <w:r w:rsidR="0025642E" w:rsidRPr="0025642E">
        <w:rPr>
          <w:rFonts w:ascii="Times New Roman" w:eastAsia="Calibri" w:hAnsi="Times New Roman" w:cs="Times New Roman"/>
          <w:color w:val="FF0000"/>
          <w:sz w:val="24"/>
          <w:szCs w:val="24"/>
        </w:rPr>
        <w:t>.2. По вопросам, не нашедшим своего отражения в положениях настоящего Устава, но прямо или косвенно вытекающим из характера деятельности Товарищества, его отношений с членами Товарищества и третьими лицами и могущими иметь принципиальное значение для Товарищества и его членов с точки зрения необходимости защиты имущественных и моральных, охраняемых законом прав и интересов Товарищества, члены будут руководствоваться положениями действующего законодательства и иных действующих нормативных актов.</w:t>
      </w:r>
    </w:p>
    <w:p w:rsidR="0025642E" w:rsidRPr="0025642E" w:rsidRDefault="002B61BF" w:rsidP="0025642E">
      <w:pPr>
        <w:spacing w:after="0"/>
        <w:jc w:val="both"/>
        <w:rPr>
          <w:rFonts w:ascii="Times New Roman" w:eastAsia="Calibri" w:hAnsi="Times New Roman" w:cs="Times New Roman"/>
          <w:color w:val="FF0000"/>
          <w:sz w:val="24"/>
          <w:szCs w:val="24"/>
        </w:rPr>
      </w:pPr>
      <w:r>
        <w:rPr>
          <w:rFonts w:ascii="Times New Roman" w:eastAsia="Calibri" w:hAnsi="Times New Roman" w:cs="Times New Roman"/>
          <w:color w:val="FF0000"/>
          <w:sz w:val="24"/>
          <w:szCs w:val="24"/>
        </w:rPr>
        <w:lastRenderedPageBreak/>
        <w:t>19</w:t>
      </w:r>
      <w:r w:rsidR="0025642E" w:rsidRPr="0025642E">
        <w:rPr>
          <w:rFonts w:ascii="Times New Roman" w:eastAsia="Calibri" w:hAnsi="Times New Roman" w:cs="Times New Roman"/>
          <w:color w:val="FF0000"/>
          <w:sz w:val="24"/>
          <w:szCs w:val="24"/>
        </w:rPr>
        <w:t>.3. Если в результате изменения законодательства и нормативных актов отдельные статьи настоящего Устава вступают в противоречие с ними, указанные статьи утрачивают силу и до момента внесения изменений в Устав Товарищества руководствуется действующим законодательством и нормативными актами Российской Федерации с момента их вступления в силу</w:t>
      </w:r>
    </w:p>
    <w:p w:rsidR="0025642E" w:rsidRPr="0025642E" w:rsidRDefault="0025642E" w:rsidP="0025642E">
      <w:pPr>
        <w:spacing w:after="0"/>
        <w:jc w:val="both"/>
        <w:rPr>
          <w:rFonts w:ascii="Times New Roman" w:eastAsia="Calibri" w:hAnsi="Times New Roman" w:cs="Times New Roman"/>
          <w:sz w:val="24"/>
          <w:szCs w:val="24"/>
        </w:rPr>
      </w:pPr>
    </w:p>
    <w:p w:rsidR="0080236C" w:rsidRDefault="0080236C"/>
    <w:sectPr w:rsidR="0080236C">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AFF" w:usb1="C0007841" w:usb2="00000009" w:usb3="00000000" w:csb0="000001FF" w:csb1="00000000"/>
  </w:font>
  <w:font w:name="Courier New">
    <w:panose1 w:val="02070309020205020404"/>
    <w:charset w:val="CC"/>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00002FF" w:usb1="4000ACFF" w:usb2="00000001" w:usb3="00000000" w:csb0="0000019F" w:csb1="00000000"/>
  </w:font>
  <w:font w:name="Calibri Light">
    <w:panose1 w:val="020F0302020204030204"/>
    <w:charset w:val="CC"/>
    <w:family w:val="swiss"/>
    <w:pitch w:val="variable"/>
    <w:sig w:usb0="A00002EF" w:usb1="4000207B" w:usb2="00000000" w:usb3="00000000" w:csb0="0000019F" w:csb1="00000000"/>
  </w:font>
  <w:font w:name="Segoe UI">
    <w:panose1 w:val="020B0502040204020203"/>
    <w:charset w:val="CC"/>
    <w:family w:val="swiss"/>
    <w:pitch w:val="variable"/>
    <w:sig w:usb0="E10022FF" w:usb1="C000E47F" w:usb2="00000029" w:usb3="00000000" w:csb0="000001DF" w:csb1="00000000"/>
  </w:font>
  <w:font w:name="Arial">
    <w:panose1 w:val="020B0604020202020204"/>
    <w:charset w:val="CC"/>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8744B9C"/>
    <w:multiLevelType w:val="hybridMultilevel"/>
    <w:tmpl w:val="EB2821C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 w15:restartNumberingAfterBreak="0">
    <w:nsid w:val="35360735"/>
    <w:multiLevelType w:val="hybridMultilevel"/>
    <w:tmpl w:val="768C60B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B1A8A"/>
    <w:rsid w:val="0000136E"/>
    <w:rsid w:val="00035652"/>
    <w:rsid w:val="00100889"/>
    <w:rsid w:val="0025642E"/>
    <w:rsid w:val="00287B15"/>
    <w:rsid w:val="002B61BF"/>
    <w:rsid w:val="00602C9B"/>
    <w:rsid w:val="006835BC"/>
    <w:rsid w:val="00724ECE"/>
    <w:rsid w:val="0080236C"/>
    <w:rsid w:val="00A32173"/>
    <w:rsid w:val="00AE5355"/>
    <w:rsid w:val="00B53BBD"/>
    <w:rsid w:val="00CB1360"/>
    <w:rsid w:val="00D17B9D"/>
    <w:rsid w:val="00EB1A8A"/>
    <w:rsid w:val="00F506A3"/>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30A352"/>
  <w15:chartTrackingRefBased/>
  <w15:docId w15:val="{DF791DFB-878C-42DD-B3F9-A35C50BC3E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1">
    <w:name w:val="heading 1"/>
    <w:basedOn w:val="a"/>
    <w:link w:val="10"/>
    <w:uiPriority w:val="9"/>
    <w:qFormat/>
    <w:rsid w:val="00EB1A8A"/>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ru-RU"/>
    </w:rPr>
  </w:style>
  <w:style w:type="paragraph" w:styleId="8">
    <w:name w:val="heading 8"/>
    <w:basedOn w:val="a"/>
    <w:next w:val="a"/>
    <w:link w:val="80"/>
    <w:uiPriority w:val="9"/>
    <w:semiHidden/>
    <w:unhideWhenUsed/>
    <w:qFormat/>
    <w:rsid w:val="00EB1A8A"/>
    <w:pPr>
      <w:keepNext/>
      <w:keepLines/>
      <w:spacing w:before="40" w:after="0"/>
      <w:outlineLvl w:val="7"/>
    </w:pPr>
    <w:rPr>
      <w:rFonts w:ascii="Calibri Light" w:eastAsia="Times New Roman" w:hAnsi="Calibri Light" w:cs="Times New Roman"/>
      <w:color w:val="272727"/>
      <w:sz w:val="21"/>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EB1A8A"/>
    <w:rPr>
      <w:rFonts w:ascii="Times New Roman" w:eastAsia="Times New Roman" w:hAnsi="Times New Roman" w:cs="Times New Roman"/>
      <w:b/>
      <w:bCs/>
      <w:kern w:val="36"/>
      <w:sz w:val="48"/>
      <w:szCs w:val="48"/>
      <w:lang w:eastAsia="ru-RU"/>
    </w:rPr>
  </w:style>
  <w:style w:type="character" w:customStyle="1" w:styleId="80">
    <w:name w:val="Заголовок 8 Знак"/>
    <w:basedOn w:val="a0"/>
    <w:link w:val="8"/>
    <w:uiPriority w:val="9"/>
    <w:semiHidden/>
    <w:rsid w:val="00EB1A8A"/>
    <w:rPr>
      <w:rFonts w:ascii="Calibri Light" w:eastAsia="Times New Roman" w:hAnsi="Calibri Light" w:cs="Times New Roman"/>
      <w:color w:val="272727"/>
      <w:sz w:val="21"/>
      <w:szCs w:val="21"/>
    </w:rPr>
  </w:style>
  <w:style w:type="paragraph" w:customStyle="1" w:styleId="81">
    <w:name w:val="Заголовок 81"/>
    <w:basedOn w:val="a"/>
    <w:next w:val="a"/>
    <w:uiPriority w:val="9"/>
    <w:semiHidden/>
    <w:unhideWhenUsed/>
    <w:qFormat/>
    <w:rsid w:val="00EB1A8A"/>
    <w:pPr>
      <w:keepNext/>
      <w:keepLines/>
      <w:spacing w:before="40" w:after="0"/>
      <w:outlineLvl w:val="7"/>
    </w:pPr>
    <w:rPr>
      <w:rFonts w:ascii="Calibri Light" w:eastAsia="Times New Roman" w:hAnsi="Calibri Light" w:cs="Times New Roman"/>
      <w:color w:val="272727"/>
      <w:sz w:val="21"/>
      <w:szCs w:val="21"/>
    </w:rPr>
  </w:style>
  <w:style w:type="paragraph" w:styleId="a3">
    <w:name w:val="Normal (Web)"/>
    <w:basedOn w:val="a"/>
    <w:uiPriority w:val="99"/>
    <w:unhideWhenUsed/>
    <w:rsid w:val="00EB1A8A"/>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4">
    <w:name w:val="Strong"/>
    <w:basedOn w:val="a0"/>
    <w:uiPriority w:val="22"/>
    <w:qFormat/>
    <w:rsid w:val="00EB1A8A"/>
    <w:rPr>
      <w:b/>
      <w:bCs/>
    </w:rPr>
  </w:style>
  <w:style w:type="character" w:styleId="a5">
    <w:name w:val="Emphasis"/>
    <w:basedOn w:val="a0"/>
    <w:uiPriority w:val="20"/>
    <w:qFormat/>
    <w:rsid w:val="00EB1A8A"/>
    <w:rPr>
      <w:i/>
      <w:iCs/>
    </w:rPr>
  </w:style>
  <w:style w:type="character" w:styleId="a6">
    <w:name w:val="Hyperlink"/>
    <w:basedOn w:val="a0"/>
    <w:uiPriority w:val="99"/>
    <w:unhideWhenUsed/>
    <w:rsid w:val="00EB1A8A"/>
    <w:rPr>
      <w:color w:val="0000FF"/>
      <w:u w:val="single"/>
    </w:rPr>
  </w:style>
  <w:style w:type="paragraph" w:customStyle="1" w:styleId="11">
    <w:name w:val="Абзац списка1"/>
    <w:basedOn w:val="a"/>
    <w:next w:val="a7"/>
    <w:uiPriority w:val="34"/>
    <w:qFormat/>
    <w:rsid w:val="00EB1A8A"/>
    <w:pPr>
      <w:ind w:left="720"/>
      <w:contextualSpacing/>
    </w:pPr>
  </w:style>
  <w:style w:type="paragraph" w:styleId="a7">
    <w:name w:val="List Paragraph"/>
    <w:basedOn w:val="a"/>
    <w:uiPriority w:val="34"/>
    <w:qFormat/>
    <w:rsid w:val="00EB1A8A"/>
    <w:pPr>
      <w:ind w:left="720"/>
      <w:contextualSpacing/>
    </w:pPr>
  </w:style>
  <w:style w:type="character" w:customStyle="1" w:styleId="blk">
    <w:name w:val="blk"/>
    <w:basedOn w:val="a0"/>
    <w:rsid w:val="00EB1A8A"/>
  </w:style>
  <w:style w:type="character" w:customStyle="1" w:styleId="nobr">
    <w:name w:val="nobr"/>
    <w:basedOn w:val="a0"/>
    <w:rsid w:val="00EB1A8A"/>
  </w:style>
  <w:style w:type="character" w:customStyle="1" w:styleId="hl">
    <w:name w:val="hl"/>
    <w:basedOn w:val="a0"/>
    <w:rsid w:val="00EB1A8A"/>
  </w:style>
  <w:style w:type="paragraph" w:customStyle="1" w:styleId="12">
    <w:name w:val="Текст выноски1"/>
    <w:basedOn w:val="a"/>
    <w:next w:val="a8"/>
    <w:link w:val="a9"/>
    <w:uiPriority w:val="99"/>
    <w:semiHidden/>
    <w:unhideWhenUsed/>
    <w:rsid w:val="00EB1A8A"/>
    <w:pPr>
      <w:spacing w:after="0" w:line="240" w:lineRule="auto"/>
    </w:pPr>
    <w:rPr>
      <w:rFonts w:ascii="Segoe UI" w:hAnsi="Segoe UI" w:cs="Segoe UI"/>
      <w:sz w:val="18"/>
      <w:szCs w:val="18"/>
    </w:rPr>
  </w:style>
  <w:style w:type="paragraph" w:styleId="a8">
    <w:name w:val="Balloon Text"/>
    <w:basedOn w:val="a"/>
    <w:link w:val="13"/>
    <w:uiPriority w:val="99"/>
    <w:semiHidden/>
    <w:unhideWhenUsed/>
    <w:rsid w:val="00EB1A8A"/>
    <w:pPr>
      <w:spacing w:after="0" w:line="240" w:lineRule="auto"/>
    </w:pPr>
    <w:rPr>
      <w:rFonts w:ascii="Segoe UI" w:hAnsi="Segoe UI" w:cs="Segoe UI"/>
      <w:sz w:val="18"/>
      <w:szCs w:val="18"/>
    </w:rPr>
  </w:style>
  <w:style w:type="character" w:customStyle="1" w:styleId="13">
    <w:name w:val="Текст выноски Знак1"/>
    <w:basedOn w:val="a0"/>
    <w:link w:val="a8"/>
    <w:uiPriority w:val="99"/>
    <w:semiHidden/>
    <w:rsid w:val="00EB1A8A"/>
    <w:rPr>
      <w:rFonts w:ascii="Segoe UI" w:hAnsi="Segoe UI" w:cs="Segoe UI"/>
      <w:sz w:val="18"/>
      <w:szCs w:val="18"/>
    </w:rPr>
  </w:style>
  <w:style w:type="character" w:customStyle="1" w:styleId="a9">
    <w:name w:val="Текст выноски Знак"/>
    <w:basedOn w:val="a0"/>
    <w:link w:val="12"/>
    <w:uiPriority w:val="99"/>
    <w:semiHidden/>
    <w:rsid w:val="00EB1A8A"/>
    <w:rPr>
      <w:rFonts w:ascii="Segoe UI" w:hAnsi="Segoe UI" w:cs="Segoe UI"/>
      <w:sz w:val="18"/>
      <w:szCs w:val="18"/>
    </w:rPr>
  </w:style>
  <w:style w:type="character" w:customStyle="1" w:styleId="810">
    <w:name w:val="Заголовок 8 Знак1"/>
    <w:basedOn w:val="a0"/>
    <w:uiPriority w:val="9"/>
    <w:semiHidden/>
    <w:rsid w:val="00EB1A8A"/>
    <w:rPr>
      <w:rFonts w:asciiTheme="majorHAnsi" w:eastAsiaTheme="majorEastAsia" w:hAnsiTheme="majorHAnsi" w:cstheme="majorBidi"/>
      <w:color w:val="272727" w:themeColor="text1" w:themeTint="D8"/>
      <w:sz w:val="21"/>
      <w:szCs w:val="21"/>
    </w:rPr>
  </w:style>
  <w:style w:type="paragraph" w:styleId="aa">
    <w:name w:val="Revision"/>
    <w:hidden/>
    <w:uiPriority w:val="99"/>
    <w:semiHidden/>
    <w:rsid w:val="00EB1A8A"/>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27680701">
      <w:bodyDiv w:val="1"/>
      <w:marLeft w:val="0"/>
      <w:marRight w:val="0"/>
      <w:marTop w:val="0"/>
      <w:marBottom w:val="0"/>
      <w:divBdr>
        <w:top w:val="none" w:sz="0" w:space="0" w:color="auto"/>
        <w:left w:val="none" w:sz="0" w:space="0" w:color="auto"/>
        <w:bottom w:val="none" w:sz="0" w:space="0" w:color="auto"/>
        <w:right w:val="none" w:sz="0" w:space="0" w:color="auto"/>
      </w:divBdr>
    </w:div>
    <w:div w:id="2128113160">
      <w:bodyDiv w:val="1"/>
      <w:marLeft w:val="0"/>
      <w:marRight w:val="0"/>
      <w:marTop w:val="0"/>
      <w:marBottom w:val="0"/>
      <w:divBdr>
        <w:top w:val="none" w:sz="0" w:space="0" w:color="auto"/>
        <w:left w:val="none" w:sz="0" w:space="0" w:color="auto"/>
        <w:bottom w:val="none" w:sz="0" w:space="0" w:color="auto"/>
        <w:right w:val="none" w:sz="0" w:space="0" w:color="auto"/>
      </w:divBdr>
      <w:divsChild>
        <w:div w:id="1554997211">
          <w:marLeft w:val="0"/>
          <w:marRight w:val="0"/>
          <w:marTop w:val="0"/>
          <w:marBottom w:val="0"/>
          <w:divBdr>
            <w:top w:val="none" w:sz="0" w:space="0" w:color="auto"/>
            <w:left w:val="none" w:sz="0" w:space="0" w:color="auto"/>
            <w:bottom w:val="none" w:sz="0" w:space="0" w:color="auto"/>
            <w:right w:val="none" w:sz="0" w:space="0" w:color="auto"/>
          </w:divBdr>
          <w:divsChild>
            <w:div w:id="477573473">
              <w:marLeft w:val="0"/>
              <w:marRight w:val="0"/>
              <w:marTop w:val="0"/>
              <w:marBottom w:val="0"/>
              <w:divBdr>
                <w:top w:val="none" w:sz="0" w:space="0" w:color="auto"/>
                <w:left w:val="none" w:sz="0" w:space="0" w:color="auto"/>
                <w:bottom w:val="none" w:sz="0" w:space="0" w:color="auto"/>
                <w:right w:val="none" w:sz="0" w:space="0" w:color="auto"/>
              </w:divBdr>
            </w:div>
          </w:divsChild>
        </w:div>
        <w:div w:id="1797259437">
          <w:marLeft w:val="0"/>
          <w:marRight w:val="0"/>
          <w:marTop w:val="0"/>
          <w:marBottom w:val="0"/>
          <w:divBdr>
            <w:top w:val="none" w:sz="0" w:space="0" w:color="auto"/>
            <w:left w:val="none" w:sz="0" w:space="0" w:color="auto"/>
            <w:bottom w:val="none" w:sz="0" w:space="0" w:color="auto"/>
            <w:right w:val="none" w:sz="0" w:space="0" w:color="auto"/>
          </w:divBdr>
          <w:divsChild>
            <w:div w:id="1902983315">
              <w:marLeft w:val="0"/>
              <w:marRight w:val="0"/>
              <w:marTop w:val="0"/>
              <w:marBottom w:val="0"/>
              <w:divBdr>
                <w:top w:val="none" w:sz="0" w:space="0" w:color="auto"/>
                <w:left w:val="none" w:sz="0" w:space="0" w:color="auto"/>
                <w:bottom w:val="none" w:sz="0" w:space="0" w:color="auto"/>
                <w:right w:val="none" w:sz="0" w:space="0" w:color="auto"/>
              </w:divBdr>
              <w:divsChild>
                <w:div w:id="1115245693">
                  <w:marLeft w:val="0"/>
                  <w:marRight w:val="0"/>
                  <w:marTop w:val="0"/>
                  <w:marBottom w:val="0"/>
                  <w:divBdr>
                    <w:top w:val="none" w:sz="0" w:space="0" w:color="auto"/>
                    <w:left w:val="none" w:sz="0" w:space="0" w:color="auto"/>
                    <w:bottom w:val="none" w:sz="0" w:space="0" w:color="auto"/>
                    <w:right w:val="none" w:sz="0" w:space="0" w:color="auto"/>
                  </w:divBdr>
                  <w:divsChild>
                    <w:div w:id="1988242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www.consultant.ru/document/cons_doc_LAW_304241/30055b8a10b81f4fc78c964ba5f0d43f4e711d3e/" TargetMode="External"/><Relationship Id="rId18" Type="http://schemas.openxmlformats.org/officeDocument/2006/relationships/hyperlink" Target="http://www.consultant.ru/document/cons_doc_LAW_304241/30055b8a10b81f4fc78c964ba5f0d43f4e711d3e/" TargetMode="External"/><Relationship Id="rId26" Type="http://schemas.openxmlformats.org/officeDocument/2006/relationships/hyperlink" Target="http://www.consultant.ru/document/cons_doc_LAW_304241/30055b8a10b81f4fc78c964ba5f0d43f4e711d3e/" TargetMode="External"/><Relationship Id="rId39" Type="http://schemas.openxmlformats.org/officeDocument/2006/relationships/hyperlink" Target="http://www.consultant.ru/document/cons_doc_LAW_304241/30055b8a10b81f4fc78c964ba5f0d43f4e711d3e/" TargetMode="External"/><Relationship Id="rId21" Type="http://schemas.openxmlformats.org/officeDocument/2006/relationships/hyperlink" Target="http://www.consultant.ru/document/cons_doc_LAW_304241/30055b8a10b81f4fc78c964ba5f0d43f4e711d3e/" TargetMode="External"/><Relationship Id="rId34" Type="http://schemas.openxmlformats.org/officeDocument/2006/relationships/hyperlink" Target="http://www.consultant.ru/document/cons_doc_LAW_304241/30055b8a10b81f4fc78c964ba5f0d43f4e711d3e/" TargetMode="External"/><Relationship Id="rId42" Type="http://schemas.openxmlformats.org/officeDocument/2006/relationships/hyperlink" Target="http://www.consultant.ru/document/cons_doc_LAW_304241/30055b8a10b81f4fc78c964ba5f0d43f4e711d3e/" TargetMode="External"/><Relationship Id="rId47" Type="http://schemas.openxmlformats.org/officeDocument/2006/relationships/hyperlink" Target="http://www.consultant.ru/document/cons_doc_LAW_304241/30055b8a10b81f4fc78c964ba5f0d43f4e711d3e/" TargetMode="External"/><Relationship Id="rId50" Type="http://schemas.openxmlformats.org/officeDocument/2006/relationships/hyperlink" Target="http://www.consultant.ru/document/cons_doc_LAW_304241/30055b8a10b81f4fc78c964ba5f0d43f4e711d3e/" TargetMode="External"/><Relationship Id="rId55" Type="http://schemas.openxmlformats.org/officeDocument/2006/relationships/hyperlink" Target="http://www.consultant.ru/document/cons_doc_LAW_304241/30055b8a10b81f4fc78c964ba5f0d43f4e711d3e/" TargetMode="External"/><Relationship Id="rId7" Type="http://schemas.openxmlformats.org/officeDocument/2006/relationships/hyperlink" Target="http://www.consultant.ru/document/cons_doc_LAW_301443/" TargetMode="External"/><Relationship Id="rId12" Type="http://schemas.openxmlformats.org/officeDocument/2006/relationships/hyperlink" Target="http://www.consultant.ru/document/cons_doc_LAW_304241/30055b8a10b81f4fc78c964ba5f0d43f4e711d3e/" TargetMode="External"/><Relationship Id="rId17" Type="http://schemas.openxmlformats.org/officeDocument/2006/relationships/hyperlink" Target="http://www.consultant.ru/document/cons_doc_LAW_304241/30055b8a10b81f4fc78c964ba5f0d43f4e711d3e/" TargetMode="External"/><Relationship Id="rId25" Type="http://schemas.openxmlformats.org/officeDocument/2006/relationships/hyperlink" Target="http://www.consultant.ru/document/cons_doc_LAW_304241/30055b8a10b81f4fc78c964ba5f0d43f4e711d3e/" TargetMode="External"/><Relationship Id="rId33" Type="http://schemas.openxmlformats.org/officeDocument/2006/relationships/hyperlink" Target="http://www.consultant.ru/document/cons_doc_LAW_304241/30055b8a10b81f4fc78c964ba5f0d43f4e711d3e/" TargetMode="External"/><Relationship Id="rId38" Type="http://schemas.openxmlformats.org/officeDocument/2006/relationships/hyperlink" Target="http://www.consultant.ru/document/cons_doc_LAW_304241/30055b8a10b81f4fc78c964ba5f0d43f4e711d3e/" TargetMode="External"/><Relationship Id="rId46" Type="http://schemas.openxmlformats.org/officeDocument/2006/relationships/hyperlink" Target="http://www.consultant.ru/document/cons_doc_LAW_304241/372364a2321cd41cb476eff9856061881c0ce462/" TargetMode="External"/><Relationship Id="rId59"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www.consultant.ru/document/cons_doc_LAW_304241/30055b8a10b81f4fc78c964ba5f0d43f4e711d3e/" TargetMode="External"/><Relationship Id="rId20" Type="http://schemas.openxmlformats.org/officeDocument/2006/relationships/hyperlink" Target="http://www.consultant.ru/document/cons_doc_LAW_304241/30055b8a10b81f4fc78c964ba5f0d43f4e711d3e/" TargetMode="External"/><Relationship Id="rId29" Type="http://schemas.openxmlformats.org/officeDocument/2006/relationships/hyperlink" Target="http://www.consultant.ru/document/cons_doc_LAW_304241/30055b8a10b81f4fc78c964ba5f0d43f4e711d3e/" TargetMode="External"/><Relationship Id="rId41" Type="http://schemas.openxmlformats.org/officeDocument/2006/relationships/hyperlink" Target="http://www.consultant.ru/document/cons_doc_LAW_304241/30055b8a10b81f4fc78c964ba5f0d43f4e711d3e/" TargetMode="External"/><Relationship Id="rId54" Type="http://schemas.openxmlformats.org/officeDocument/2006/relationships/hyperlink" Target="http://www.consultant.ru/document/cons_doc_LAW_304241/30055b8a10b81f4fc78c964ba5f0d43f4e711d3e/" TargetMode="External"/><Relationship Id="rId1" Type="http://schemas.openxmlformats.org/officeDocument/2006/relationships/numbering" Target="numbering.xml"/><Relationship Id="rId6" Type="http://schemas.openxmlformats.org/officeDocument/2006/relationships/hyperlink" Target="http://www.consultant.ru/document/cons_doc_LAW_294692/" TargetMode="External"/><Relationship Id="rId11" Type="http://schemas.openxmlformats.org/officeDocument/2006/relationships/hyperlink" Target="http://www.consultant.ru/document/cons_doc_LAW_304241/30055b8a10b81f4fc78c964ba5f0d43f4e711d3e/" TargetMode="External"/><Relationship Id="rId24" Type="http://schemas.openxmlformats.org/officeDocument/2006/relationships/hyperlink" Target="http://www.consultant.ru/document/cons_doc_LAW_304241/30055b8a10b81f4fc78c964ba5f0d43f4e711d3e/" TargetMode="External"/><Relationship Id="rId32" Type="http://schemas.openxmlformats.org/officeDocument/2006/relationships/hyperlink" Target="http://www.consultant.ru/document/cons_doc_LAW_304241/30055b8a10b81f4fc78c964ba5f0d43f4e711d3e/" TargetMode="External"/><Relationship Id="rId37" Type="http://schemas.openxmlformats.org/officeDocument/2006/relationships/hyperlink" Target="http://www.consultant.ru/document/cons_doc_LAW_304241/30055b8a10b81f4fc78c964ba5f0d43f4e711d3e/" TargetMode="External"/><Relationship Id="rId40" Type="http://schemas.openxmlformats.org/officeDocument/2006/relationships/hyperlink" Target="http://www.consultant.ru/document/cons_doc_LAW_304241/30055b8a10b81f4fc78c964ba5f0d43f4e711d3e/" TargetMode="External"/><Relationship Id="rId45" Type="http://schemas.openxmlformats.org/officeDocument/2006/relationships/hyperlink" Target="http://www.consultant.ru/document/cons_doc_LAW_304241/372364a2321cd41cb476eff9856061881c0ce462/" TargetMode="External"/><Relationship Id="rId53" Type="http://schemas.openxmlformats.org/officeDocument/2006/relationships/hyperlink" Target="http://www.consultant.ru/document/cons_doc_LAW_304241/e9971511d19a7999a6ee41be8aa69fb43016a8d2/" TargetMode="External"/><Relationship Id="rId58" Type="http://schemas.openxmlformats.org/officeDocument/2006/relationships/hyperlink" Target="http://www.consultant.ru/document/cons_doc_LAW_301436/" TargetMode="External"/><Relationship Id="rId5" Type="http://schemas.openxmlformats.org/officeDocument/2006/relationships/hyperlink" Target="http://cnt-pischevik.ru/ustav-tcn.html" TargetMode="External"/><Relationship Id="rId15" Type="http://schemas.openxmlformats.org/officeDocument/2006/relationships/hyperlink" Target="http://www.consultant.ru/document/cons_doc_LAW_304241/30055b8a10b81f4fc78c964ba5f0d43f4e711d3e/" TargetMode="External"/><Relationship Id="rId23" Type="http://schemas.openxmlformats.org/officeDocument/2006/relationships/hyperlink" Target="http://www.consultant.ru/document/cons_doc_LAW_304241/30055b8a10b81f4fc78c964ba5f0d43f4e711d3e/" TargetMode="External"/><Relationship Id="rId28" Type="http://schemas.openxmlformats.org/officeDocument/2006/relationships/hyperlink" Target="http://www.consultant.ru/document/cons_doc_LAW_304241/30055b8a10b81f4fc78c964ba5f0d43f4e711d3e/" TargetMode="External"/><Relationship Id="rId36" Type="http://schemas.openxmlformats.org/officeDocument/2006/relationships/hyperlink" Target="http://www.consultant.ru/document/cons_doc_LAW_304241/30055b8a10b81f4fc78c964ba5f0d43f4e711d3e/" TargetMode="External"/><Relationship Id="rId49" Type="http://schemas.openxmlformats.org/officeDocument/2006/relationships/hyperlink" Target="http://www.consultant.ru/document/cons_doc_LAW_304241/30055b8a10b81f4fc78c964ba5f0d43f4e711d3e/" TargetMode="External"/><Relationship Id="rId57" Type="http://schemas.openxmlformats.org/officeDocument/2006/relationships/hyperlink" Target="http://www.consultant.ru/document/cons_doc_LAW_304241/30055b8a10b81f4fc78c964ba5f0d43f4e711d3e/" TargetMode="External"/><Relationship Id="rId10" Type="http://schemas.openxmlformats.org/officeDocument/2006/relationships/hyperlink" Target="http://www.consultant.ru/document/cons_doc_LAW_304241/30055b8a10b81f4fc78c964ba5f0d43f4e711d3e/" TargetMode="External"/><Relationship Id="rId19" Type="http://schemas.openxmlformats.org/officeDocument/2006/relationships/hyperlink" Target="http://www.consultant.ru/document/cons_doc_LAW_304241/30055b8a10b81f4fc78c964ba5f0d43f4e711d3e/" TargetMode="External"/><Relationship Id="rId31" Type="http://schemas.openxmlformats.org/officeDocument/2006/relationships/hyperlink" Target="http://www.consultant.ru/document/cons_doc_LAW_304241/30055b8a10b81f4fc78c964ba5f0d43f4e711d3e/" TargetMode="External"/><Relationship Id="rId44" Type="http://schemas.openxmlformats.org/officeDocument/2006/relationships/hyperlink" Target="http://www.consultant.ru/document/cons_doc_LAW_304241/372364a2321cd41cb476eff9856061881c0ce462/" TargetMode="External"/><Relationship Id="rId52" Type="http://schemas.openxmlformats.org/officeDocument/2006/relationships/hyperlink" Target="http://www.consultant.ru/document/cons_doc_LAW_312201/9dfd36b6ecfa3c97f3929a2f92f0f740fd222dfa/" TargetMode="External"/><Relationship Id="rId6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www.consultant.ru/document/cons_doc_LAW_304241/30055b8a10b81f4fc78c964ba5f0d43f4e711d3e/" TargetMode="External"/><Relationship Id="rId14" Type="http://schemas.openxmlformats.org/officeDocument/2006/relationships/hyperlink" Target="http://www.consultant.ru/document/cons_doc_LAW_304241/30055b8a10b81f4fc78c964ba5f0d43f4e711d3e/" TargetMode="External"/><Relationship Id="rId22" Type="http://schemas.openxmlformats.org/officeDocument/2006/relationships/hyperlink" Target="http://www.consultant.ru/document/cons_doc_LAW_304241/30055b8a10b81f4fc78c964ba5f0d43f4e711d3e/" TargetMode="External"/><Relationship Id="rId27" Type="http://schemas.openxmlformats.org/officeDocument/2006/relationships/hyperlink" Target="http://www.consultant.ru/document/cons_doc_LAW_304241/30055b8a10b81f4fc78c964ba5f0d43f4e711d3e/" TargetMode="External"/><Relationship Id="rId30" Type="http://schemas.openxmlformats.org/officeDocument/2006/relationships/hyperlink" Target="http://www.consultant.ru/document/cons_doc_LAW_304241/30055b8a10b81f4fc78c964ba5f0d43f4e711d3e/" TargetMode="External"/><Relationship Id="rId35" Type="http://schemas.openxmlformats.org/officeDocument/2006/relationships/hyperlink" Target="http://www.consultant.ru/document/cons_doc_LAW_304241/30055b8a10b81f4fc78c964ba5f0d43f4e711d3e/" TargetMode="External"/><Relationship Id="rId43" Type="http://schemas.openxmlformats.org/officeDocument/2006/relationships/hyperlink" Target="http://www.consultant.ru/document/cons_doc_LAW_304241/30055b8a10b81f4fc78c964ba5f0d43f4e711d3e/" TargetMode="External"/><Relationship Id="rId48" Type="http://schemas.openxmlformats.org/officeDocument/2006/relationships/hyperlink" Target="http://www.consultant.ru/document/cons_doc_LAW_304241/30055b8a10b81f4fc78c964ba5f0d43f4e711d3e/" TargetMode="External"/><Relationship Id="rId56" Type="http://schemas.openxmlformats.org/officeDocument/2006/relationships/hyperlink" Target="http://www.consultant.ru/document/cons_doc_LAW_304241/30055b8a10b81f4fc78c964ba5f0d43f4e711d3e/" TargetMode="External"/><Relationship Id="rId8" Type="http://schemas.openxmlformats.org/officeDocument/2006/relationships/hyperlink" Target="http://www.consultant.ru/document/cons_doc_LAW_304241/30055b8a10b81f4fc78c964ba5f0d43f4e711d3e/" TargetMode="External"/><Relationship Id="rId51" Type="http://schemas.openxmlformats.org/officeDocument/2006/relationships/hyperlink" Target="http://www.consultant.ru/document/cons_doc_LAW_294692/547853a8b8f0a1d9e817c3c15ad9fa61a1c2a9fc/" TargetMode="External"/><Relationship Id="rId3" Type="http://schemas.openxmlformats.org/officeDocument/2006/relationships/settings" Target="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81</TotalTime>
  <Pages>35</Pages>
  <Words>16151</Words>
  <Characters>92065</Characters>
  <Application>Microsoft Office Word</Application>
  <DocSecurity>0</DocSecurity>
  <Lines>767</Lines>
  <Paragraphs>215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108001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Пользователь</dc:creator>
  <cp:keywords/>
  <dc:description/>
  <cp:lastModifiedBy>Пользователь</cp:lastModifiedBy>
  <cp:revision>12</cp:revision>
  <dcterms:created xsi:type="dcterms:W3CDTF">2019-03-25T17:51:00Z</dcterms:created>
  <dcterms:modified xsi:type="dcterms:W3CDTF">2019-03-28T14:37:00Z</dcterms:modified>
</cp:coreProperties>
</file>